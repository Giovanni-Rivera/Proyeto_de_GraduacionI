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Extensible.xml" ContentType="application/vnd.openxmlformats-officedocument.wordprocessingml.commentsExtensible+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CD7A1" w14:textId="2F85CC4D" w:rsidR="006F383E" w:rsidRPr="006F383E" w:rsidRDefault="006F383E" w:rsidP="006F383E">
      <w:pPr>
        <w:ind w:left="0" w:firstLine="0"/>
        <w:jc w:val="center"/>
        <w:rPr>
          <w:rFonts w:ascii="Arial" w:eastAsia="SimSun" w:hAnsi="Arial" w:cs="Arial"/>
          <w:lang w:eastAsia="zh-CN"/>
        </w:rPr>
      </w:pPr>
      <w:bookmarkStart w:id="4" w:name="_Hlk36861669"/>
      <w:r w:rsidRPr="006F383E">
        <w:rPr>
          <w:rFonts w:ascii="Arial" w:eastAsia="SimSun" w:hAnsi="Arial" w:cs="Arial"/>
          <w:lang w:eastAsia="zh-CN"/>
        </w:rPr>
        <w:t>UNIVERSIDAD MARIANO GÁLVEZ DE GUATEMALA</w:t>
      </w:r>
    </w:p>
    <w:p w14:paraId="4DD908E4"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1A36DEA8"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4608A5FA"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4D4449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6E57DD0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3BC7014D"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C89C3CF"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2C29B81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7870BD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72DD07C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24800F4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FD6A9E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940C29B" w14:textId="77777777" w:rsidR="006F383E" w:rsidRPr="006F383E" w:rsidRDefault="006F383E" w:rsidP="006F383E">
      <w:pPr>
        <w:spacing w:line="259" w:lineRule="auto"/>
        <w:ind w:left="0" w:firstLine="0"/>
        <w:jc w:val="center"/>
        <w:rPr>
          <w:rFonts w:ascii="Arial" w:eastAsia="SimSun" w:hAnsi="Arial" w:cs="Arial"/>
          <w:b/>
          <w:bCs/>
          <w:lang w:eastAsia="zh-CN"/>
        </w:rPr>
      </w:pPr>
    </w:p>
    <w:p w14:paraId="54769D48" w14:textId="22F7F1D0" w:rsidR="006F383E" w:rsidRPr="006F383E" w:rsidRDefault="006F383E" w:rsidP="006F383E">
      <w:pPr>
        <w:spacing w:after="0" w:line="259" w:lineRule="auto"/>
        <w:ind w:left="0" w:firstLine="0"/>
        <w:jc w:val="center"/>
        <w:rPr>
          <w:rFonts w:ascii="Arial" w:eastAsia="SimSun" w:hAnsi="Arial" w:cs="Arial"/>
          <w:b/>
          <w:bCs/>
          <w:caps/>
          <w:lang w:eastAsia="zh-CN"/>
        </w:rPr>
      </w:pPr>
      <w:commentRangeStart w:id="5"/>
      <w:commentRangeStart w:id="6"/>
      <w:r w:rsidRPr="006F383E">
        <w:rPr>
          <w:rFonts w:ascii="Arial" w:eastAsia="SimSun" w:hAnsi="Arial" w:cs="Arial"/>
          <w:b/>
          <w:bCs/>
          <w:caps/>
          <w:lang w:eastAsia="zh-CN"/>
        </w:rPr>
        <w:t xml:space="preserve">Elaboración e implementación de un sistema informático de Inventario para la mejora de procesos </w:t>
      </w:r>
      <w:del w:id="7" w:author="RENOVATIO" w:date="2020-05-30T10:17:00Z">
        <w:r w:rsidRPr="006F383E" w:rsidDel="00932B07">
          <w:rPr>
            <w:rFonts w:ascii="Arial" w:eastAsia="SimSun" w:hAnsi="Arial" w:cs="Arial"/>
            <w:b/>
            <w:bCs/>
            <w:caps/>
            <w:lang w:eastAsia="zh-CN"/>
          </w:rPr>
          <w:delText xml:space="preserve">afines a la gestión </w:delText>
        </w:r>
      </w:del>
      <w:r w:rsidRPr="006F383E">
        <w:rPr>
          <w:rFonts w:ascii="Arial" w:eastAsia="SimSun" w:hAnsi="Arial" w:cs="Arial"/>
          <w:b/>
          <w:bCs/>
          <w:caps/>
          <w:lang w:eastAsia="zh-CN"/>
        </w:rPr>
        <w:t xml:space="preserve">de </w:t>
      </w:r>
      <w:ins w:id="8" w:author="RENOVATIO" w:date="2020-05-30T10:17:00Z">
        <w:r w:rsidR="00932B07">
          <w:rPr>
            <w:rFonts w:ascii="Arial" w:eastAsia="SimSun" w:hAnsi="Arial" w:cs="Arial"/>
            <w:b/>
            <w:bCs/>
            <w:caps/>
            <w:lang w:eastAsia="zh-CN"/>
          </w:rPr>
          <w:t xml:space="preserve">APROVISIONAMIENTO </w:t>
        </w:r>
      </w:ins>
      <w:del w:id="9" w:author="RENOVATIO" w:date="2020-05-30T10:18:00Z">
        <w:r w:rsidRPr="006F383E" w:rsidDel="00932B07">
          <w:rPr>
            <w:rFonts w:ascii="Arial" w:eastAsia="SimSun" w:hAnsi="Arial" w:cs="Arial"/>
            <w:b/>
            <w:bCs/>
            <w:caps/>
            <w:lang w:eastAsia="zh-CN"/>
          </w:rPr>
          <w:delText xml:space="preserve">los suministros </w:delText>
        </w:r>
      </w:del>
      <w:r w:rsidRPr="006F383E">
        <w:rPr>
          <w:rFonts w:ascii="Arial" w:eastAsia="SimSun" w:hAnsi="Arial" w:cs="Arial"/>
          <w:b/>
          <w:bCs/>
          <w:caps/>
          <w:lang w:eastAsia="zh-CN"/>
        </w:rPr>
        <w:t>en la subsección de almacén, Unidad de Tanatología Forense Metropolitana, del Instituto Nacional de Ciencias Forenses de Guatemala</w:t>
      </w:r>
      <w:commentRangeEnd w:id="5"/>
      <w:r w:rsidR="00932B07">
        <w:rPr>
          <w:rStyle w:val="Refdecomentario"/>
        </w:rPr>
        <w:commentReference w:id="5"/>
      </w:r>
      <w:commentRangeEnd w:id="6"/>
      <w:r w:rsidR="00932B07">
        <w:rPr>
          <w:rStyle w:val="Refdecomentario"/>
        </w:rPr>
        <w:commentReference w:id="6"/>
      </w:r>
    </w:p>
    <w:p w14:paraId="657CBF5A" w14:textId="77777777"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 -INACIF-</w:t>
      </w:r>
      <w:r w:rsidRPr="006F383E">
        <w:rPr>
          <w:rFonts w:ascii="Arial" w:eastAsia="SimSun" w:hAnsi="Arial" w:cs="Arial"/>
          <w:b/>
          <w:bCs/>
          <w:caps/>
          <w:lang w:eastAsia="zh-CN"/>
        </w:rPr>
        <w:cr/>
      </w:r>
    </w:p>
    <w:p w14:paraId="7DC5C49F"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2714FB4E"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6AF9966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40C0108" w14:textId="77777777" w:rsidR="006F383E" w:rsidRPr="006F383E" w:rsidRDefault="006F383E" w:rsidP="006F383E">
      <w:pPr>
        <w:spacing w:line="259" w:lineRule="auto"/>
        <w:ind w:left="0" w:firstLine="0"/>
        <w:jc w:val="center"/>
        <w:rPr>
          <w:rFonts w:ascii="Arial" w:eastAsia="SimSun" w:hAnsi="Arial" w:cs="Arial"/>
          <w:lang w:eastAsia="zh-CN"/>
        </w:rPr>
      </w:pPr>
    </w:p>
    <w:p w14:paraId="5B903D16" w14:textId="77777777" w:rsidR="006F383E" w:rsidRPr="006F383E" w:rsidRDefault="006F383E" w:rsidP="006F383E">
      <w:pPr>
        <w:spacing w:line="259" w:lineRule="auto"/>
        <w:ind w:left="0" w:firstLine="0"/>
        <w:jc w:val="left"/>
        <w:rPr>
          <w:rFonts w:ascii="Arial" w:eastAsia="SimSun" w:hAnsi="Arial" w:cs="Arial"/>
          <w:lang w:eastAsia="zh-CN"/>
        </w:rPr>
      </w:pPr>
    </w:p>
    <w:p w14:paraId="47846323" w14:textId="77777777" w:rsidR="006F383E" w:rsidRPr="006F383E" w:rsidRDefault="006F383E" w:rsidP="006F383E">
      <w:pPr>
        <w:spacing w:line="259" w:lineRule="auto"/>
        <w:ind w:left="0" w:firstLine="0"/>
        <w:jc w:val="center"/>
        <w:rPr>
          <w:rFonts w:ascii="Arial" w:eastAsia="SimSun" w:hAnsi="Arial" w:cs="Arial"/>
          <w:lang w:eastAsia="zh-CN"/>
        </w:rPr>
      </w:pPr>
    </w:p>
    <w:p w14:paraId="3CDC1001" w14:textId="77777777" w:rsidR="006F383E" w:rsidRPr="006F383E" w:rsidRDefault="006F383E" w:rsidP="006F383E">
      <w:pPr>
        <w:spacing w:line="259" w:lineRule="auto"/>
        <w:ind w:left="0" w:firstLine="0"/>
        <w:jc w:val="center"/>
        <w:rPr>
          <w:rFonts w:ascii="Arial" w:eastAsia="SimSun" w:hAnsi="Arial" w:cs="Arial"/>
          <w:lang w:eastAsia="zh-CN"/>
        </w:rPr>
      </w:pPr>
    </w:p>
    <w:p w14:paraId="615ECB7B" w14:textId="77777777" w:rsidR="006F383E" w:rsidRPr="006F383E" w:rsidRDefault="006F383E" w:rsidP="006F383E">
      <w:pPr>
        <w:spacing w:line="259" w:lineRule="auto"/>
        <w:ind w:left="0" w:firstLine="0"/>
        <w:jc w:val="center"/>
        <w:rPr>
          <w:rFonts w:ascii="Arial" w:eastAsia="SimSun" w:hAnsi="Arial" w:cs="Arial"/>
          <w:lang w:eastAsia="zh-CN"/>
        </w:rPr>
      </w:pPr>
    </w:p>
    <w:p w14:paraId="0CB114B7"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t>WALTER GIOVANNI RIVERA LÓPEZ</w:t>
      </w:r>
    </w:p>
    <w:p w14:paraId="00745A9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AC42FD8" w14:textId="77777777" w:rsidR="006F383E" w:rsidRPr="006F383E" w:rsidRDefault="006F383E" w:rsidP="006F383E">
      <w:pPr>
        <w:spacing w:line="259" w:lineRule="auto"/>
        <w:ind w:left="0" w:firstLine="0"/>
        <w:jc w:val="left"/>
        <w:rPr>
          <w:rFonts w:ascii="Arial" w:eastAsia="SimSun" w:hAnsi="Arial" w:cs="Arial"/>
          <w:b/>
          <w:bCs/>
          <w:lang w:eastAsia="zh-CN"/>
        </w:rPr>
      </w:pPr>
    </w:p>
    <w:p w14:paraId="236C34E8" w14:textId="11852B15" w:rsidR="006F383E" w:rsidRPr="006F383E" w:rsidRDefault="006F383E" w:rsidP="006F383E">
      <w:pPr>
        <w:spacing w:line="259"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2,020</w:t>
      </w:r>
    </w:p>
    <w:p w14:paraId="0936798B"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br w:type="page"/>
      </w:r>
      <w:r w:rsidRPr="006F383E">
        <w:rPr>
          <w:rFonts w:ascii="Arial" w:eastAsia="SimSun" w:hAnsi="Arial" w:cs="Arial"/>
          <w:lang w:eastAsia="zh-CN"/>
        </w:rPr>
        <w:lastRenderedPageBreak/>
        <w:t>UNIVERSIDAD MARIANO GÁLVEZ DE GUATEMALA</w:t>
      </w:r>
    </w:p>
    <w:p w14:paraId="09E18FBF"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2D543DBC"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13D11EFE"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89EAF41" w14:textId="26BD5F7B" w:rsidR="006F383E" w:rsidRPr="006F383E" w:rsidDel="00932B07" w:rsidRDefault="006F383E" w:rsidP="006F383E">
      <w:pPr>
        <w:spacing w:after="0" w:line="259" w:lineRule="auto"/>
        <w:ind w:left="0" w:firstLine="0"/>
        <w:jc w:val="center"/>
        <w:rPr>
          <w:del w:id="10" w:author="RENOVATIO" w:date="2020-05-30T10:18:00Z"/>
          <w:rFonts w:ascii="Arial" w:eastAsia="SimSun" w:hAnsi="Arial" w:cs="Arial"/>
          <w:b/>
          <w:bCs/>
          <w:caps/>
          <w:lang w:eastAsia="zh-CN"/>
        </w:rPr>
      </w:pPr>
      <w:del w:id="11" w:author="RENOVATIO" w:date="2020-05-30T10:18:00Z">
        <w:r w:rsidRPr="006F383E" w:rsidDel="00932B07">
          <w:rPr>
            <w:rFonts w:ascii="Arial" w:eastAsia="SimSun" w:hAnsi="Arial" w:cs="Arial"/>
            <w:b/>
            <w:bCs/>
            <w:caps/>
            <w:lang w:eastAsia="zh-CN"/>
          </w:rPr>
          <w:delText>Elaboración e implementación de un sistema informático de Inventario para la mejora de procesos afines a la gestión de los suministros en la subsección de almacén, Unidad de Tanatología Forense Metropolitana, del Instituto Nacional de Ciencias Forenses de Guatemala</w:delText>
        </w:r>
      </w:del>
    </w:p>
    <w:p w14:paraId="4A951985" w14:textId="77777777" w:rsidR="00932B07" w:rsidRPr="006F383E" w:rsidRDefault="006F383E" w:rsidP="00932B07">
      <w:pPr>
        <w:spacing w:after="0" w:line="259" w:lineRule="auto"/>
        <w:ind w:left="0" w:firstLine="0"/>
        <w:jc w:val="center"/>
        <w:rPr>
          <w:ins w:id="12" w:author="RENOVATIO" w:date="2020-05-30T10:19:00Z"/>
          <w:rFonts w:ascii="Arial" w:eastAsia="SimSun" w:hAnsi="Arial" w:cs="Arial"/>
          <w:b/>
          <w:bCs/>
          <w:caps/>
          <w:lang w:eastAsia="zh-CN"/>
        </w:rPr>
      </w:pPr>
      <w:del w:id="13" w:author="RENOVATIO" w:date="2020-05-30T10:18:00Z">
        <w:r w:rsidRPr="006F383E" w:rsidDel="00932B07">
          <w:rPr>
            <w:rFonts w:ascii="Arial" w:eastAsia="SimSun" w:hAnsi="Arial" w:cs="Arial"/>
            <w:b/>
            <w:bCs/>
            <w:caps/>
            <w:lang w:eastAsia="zh-CN"/>
          </w:rPr>
          <w:delText xml:space="preserve"> </w:delText>
        </w:r>
      </w:del>
      <w:commentRangeStart w:id="14"/>
      <w:commentRangeStart w:id="15"/>
      <w:ins w:id="16" w:author="RENOVATIO" w:date="2020-05-30T10:19:00Z">
        <w:r w:rsidR="00932B07" w:rsidRPr="006F383E">
          <w:rPr>
            <w:rFonts w:ascii="Arial" w:eastAsia="SimSun" w:hAnsi="Arial" w:cs="Arial"/>
            <w:b/>
            <w:bCs/>
            <w:caps/>
            <w:lang w:eastAsia="zh-CN"/>
          </w:rPr>
          <w:t xml:space="preserve">Elaboración e implementación de un sistema informático de Inventario para la mejora de procesos de </w:t>
        </w:r>
        <w:r w:rsidR="00932B07">
          <w:rPr>
            <w:rFonts w:ascii="Arial" w:eastAsia="SimSun" w:hAnsi="Arial" w:cs="Arial"/>
            <w:b/>
            <w:bCs/>
            <w:caps/>
            <w:lang w:eastAsia="zh-CN"/>
          </w:rPr>
          <w:t xml:space="preserve">APROVISIONAMIENTO </w:t>
        </w:r>
        <w:r w:rsidR="00932B07" w:rsidRPr="006F383E">
          <w:rPr>
            <w:rFonts w:ascii="Arial" w:eastAsia="SimSun" w:hAnsi="Arial" w:cs="Arial"/>
            <w:b/>
            <w:bCs/>
            <w:caps/>
            <w:lang w:eastAsia="zh-CN"/>
          </w:rPr>
          <w:t>en la subsección de almacén, Unidad de Tanatología Forense Metropolitana, del Instituto Nacional de Ciencias Forenses de Guatemala</w:t>
        </w:r>
        <w:commentRangeEnd w:id="14"/>
        <w:r w:rsidR="00932B07">
          <w:rPr>
            <w:rStyle w:val="Refdecomentario"/>
          </w:rPr>
          <w:commentReference w:id="14"/>
        </w:r>
        <w:commentRangeEnd w:id="15"/>
        <w:r w:rsidR="00932B07">
          <w:rPr>
            <w:rStyle w:val="Refdecomentario"/>
          </w:rPr>
          <w:commentReference w:id="15"/>
        </w:r>
      </w:ins>
    </w:p>
    <w:p w14:paraId="5AB642EA" w14:textId="6DAEE7D2" w:rsidR="006F383E" w:rsidRPr="006F383E" w:rsidDel="00932B07" w:rsidRDefault="006F383E" w:rsidP="006F383E">
      <w:pPr>
        <w:spacing w:after="0" w:line="259" w:lineRule="auto"/>
        <w:ind w:left="0" w:firstLine="0"/>
        <w:jc w:val="center"/>
        <w:rPr>
          <w:del w:id="17" w:author="RENOVATIO" w:date="2020-05-30T10:19:00Z"/>
          <w:rFonts w:ascii="Arial" w:eastAsia="SimSun" w:hAnsi="Arial" w:cs="Arial"/>
          <w:b/>
          <w:bCs/>
          <w:caps/>
          <w:lang w:eastAsia="zh-CN"/>
        </w:rPr>
      </w:pPr>
      <w:r w:rsidRPr="006F383E">
        <w:rPr>
          <w:rFonts w:ascii="Arial" w:eastAsia="SimSun" w:hAnsi="Arial" w:cs="Arial"/>
          <w:b/>
          <w:bCs/>
          <w:caps/>
          <w:lang w:eastAsia="zh-CN"/>
        </w:rPr>
        <w:t>-INACIF-</w:t>
      </w:r>
      <w:r w:rsidRPr="006F383E">
        <w:rPr>
          <w:rFonts w:ascii="Arial" w:eastAsia="SimSun" w:hAnsi="Arial" w:cs="Arial"/>
          <w:b/>
          <w:bCs/>
          <w:caps/>
          <w:lang w:eastAsia="zh-CN"/>
        </w:rPr>
        <w:cr/>
      </w:r>
    </w:p>
    <w:p w14:paraId="1D31FB8D" w14:textId="033FA730" w:rsidR="006F383E" w:rsidRPr="006F383E" w:rsidDel="00932B07" w:rsidRDefault="006F383E">
      <w:pPr>
        <w:spacing w:after="0" w:line="259" w:lineRule="auto"/>
        <w:ind w:left="0" w:firstLine="0"/>
        <w:jc w:val="center"/>
        <w:rPr>
          <w:del w:id="18" w:author="RENOVATIO" w:date="2020-05-30T10:19:00Z"/>
          <w:rFonts w:ascii="Arial" w:eastAsia="SimSun" w:hAnsi="Arial" w:cs="Arial"/>
          <w:b/>
          <w:bCs/>
          <w:sz w:val="20"/>
          <w:szCs w:val="20"/>
          <w:lang w:eastAsia="zh-CN"/>
        </w:rPr>
        <w:pPrChange w:id="19" w:author="RENOVATIO" w:date="2020-05-30T10:19:00Z">
          <w:pPr>
            <w:spacing w:line="259" w:lineRule="auto"/>
            <w:ind w:left="0" w:firstLine="0"/>
            <w:jc w:val="left"/>
          </w:pPr>
        </w:pPrChange>
      </w:pPr>
    </w:p>
    <w:p w14:paraId="218C2352"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1833C520" w14:textId="77777777" w:rsidR="006F383E" w:rsidRPr="006F383E" w:rsidRDefault="006F383E" w:rsidP="006F383E">
      <w:pPr>
        <w:ind w:left="0" w:firstLine="0"/>
        <w:jc w:val="center"/>
        <w:rPr>
          <w:rFonts w:ascii="Arial" w:eastAsia="SimSun" w:hAnsi="Arial" w:cs="Arial"/>
          <w:sz w:val="24"/>
          <w:szCs w:val="24"/>
          <w:lang w:eastAsia="zh-CN"/>
        </w:rPr>
      </w:pPr>
    </w:p>
    <w:p w14:paraId="151E2948" w14:textId="77777777" w:rsidR="006F383E" w:rsidRPr="006F383E" w:rsidRDefault="006F383E" w:rsidP="006F383E">
      <w:pPr>
        <w:spacing w:line="60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Proyecto de Graduación presentado por:</w:t>
      </w:r>
    </w:p>
    <w:p w14:paraId="41225BAA"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WALTER GIOVANNI RIVERA LÓPEZ</w:t>
      </w:r>
    </w:p>
    <w:p w14:paraId="5E235E8D" w14:textId="77777777" w:rsidR="006F383E" w:rsidRPr="006F383E" w:rsidRDefault="006F383E" w:rsidP="006F383E">
      <w:pPr>
        <w:spacing w:line="276"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Previo a Optar el Grado Académico de</w:t>
      </w:r>
    </w:p>
    <w:p w14:paraId="0DEF203E" w14:textId="77777777" w:rsidR="006F383E" w:rsidRPr="006F383E" w:rsidRDefault="006F383E" w:rsidP="006F383E">
      <w:pPr>
        <w:spacing w:line="600" w:lineRule="auto"/>
        <w:ind w:left="0" w:firstLine="0"/>
        <w:jc w:val="center"/>
        <w:rPr>
          <w:rFonts w:ascii="Arial" w:eastAsia="SimSun" w:hAnsi="Arial" w:cs="Arial"/>
          <w:lang w:eastAsia="zh-CN"/>
        </w:rPr>
      </w:pPr>
      <w:r w:rsidRPr="006F383E">
        <w:rPr>
          <w:rFonts w:ascii="Arial" w:eastAsia="SimSun" w:hAnsi="Arial" w:cs="Arial"/>
          <w:b/>
          <w:bCs/>
          <w:lang w:eastAsia="zh-CN"/>
        </w:rPr>
        <w:t>LICENCIADO</w:t>
      </w:r>
    </w:p>
    <w:p w14:paraId="29B495E9" w14:textId="77777777" w:rsidR="006F383E" w:rsidRPr="006F383E" w:rsidRDefault="006F383E" w:rsidP="006F383E">
      <w:pPr>
        <w:spacing w:line="36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y el Título Profesional de</w:t>
      </w:r>
    </w:p>
    <w:p w14:paraId="0FE7C5A4"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INGENIERO EN SISTEMAS DE INFORMACIÓN Y CIENCIAS DE LA COMPUTACIÓN</w:t>
      </w:r>
    </w:p>
    <w:p w14:paraId="4995EEAF" w14:textId="77777777" w:rsidR="006F383E" w:rsidRPr="006F383E" w:rsidRDefault="006F383E" w:rsidP="006F383E">
      <w:pPr>
        <w:spacing w:line="259" w:lineRule="auto"/>
        <w:ind w:left="0" w:firstLine="0"/>
        <w:jc w:val="center"/>
        <w:rPr>
          <w:rFonts w:ascii="Arial" w:eastAsia="SimSun" w:hAnsi="Arial" w:cs="Arial"/>
          <w:b/>
          <w:bCs/>
          <w:lang w:eastAsia="zh-CN"/>
        </w:rPr>
      </w:pPr>
    </w:p>
    <w:p w14:paraId="17F27BB4" w14:textId="77777777" w:rsidR="006F383E" w:rsidRPr="006F383E" w:rsidRDefault="006F383E" w:rsidP="006F383E">
      <w:pPr>
        <w:spacing w:line="259" w:lineRule="auto"/>
        <w:ind w:left="0" w:firstLine="0"/>
        <w:jc w:val="center"/>
        <w:rPr>
          <w:rFonts w:ascii="Arial" w:eastAsia="SimSun" w:hAnsi="Arial" w:cs="Arial"/>
          <w:b/>
          <w:bCs/>
          <w:lang w:eastAsia="zh-CN"/>
        </w:rPr>
      </w:pPr>
    </w:p>
    <w:p w14:paraId="4C8070D9" w14:textId="77777777" w:rsidR="006F383E" w:rsidRPr="006F383E" w:rsidRDefault="006F383E" w:rsidP="006F383E">
      <w:pPr>
        <w:spacing w:line="259" w:lineRule="auto"/>
        <w:ind w:left="0" w:firstLine="0"/>
        <w:jc w:val="center"/>
        <w:rPr>
          <w:rFonts w:ascii="Arial" w:eastAsia="SimSun" w:hAnsi="Arial" w:cs="Arial"/>
          <w:b/>
          <w:bCs/>
          <w:lang w:eastAsia="zh-CN"/>
        </w:rPr>
      </w:pPr>
    </w:p>
    <w:p w14:paraId="7676011B" w14:textId="77777777" w:rsidR="006F383E" w:rsidRPr="006F383E" w:rsidRDefault="006F383E" w:rsidP="006F383E">
      <w:pPr>
        <w:spacing w:line="259" w:lineRule="auto"/>
        <w:ind w:left="0" w:firstLine="0"/>
        <w:rPr>
          <w:rFonts w:ascii="Arial" w:eastAsia="SimSun" w:hAnsi="Arial" w:cs="Arial"/>
          <w:b/>
          <w:bCs/>
          <w:lang w:eastAsia="zh-CN"/>
        </w:rPr>
      </w:pPr>
    </w:p>
    <w:p w14:paraId="28156591" w14:textId="77777777" w:rsidR="006F383E" w:rsidRPr="006F383E" w:rsidRDefault="006F383E" w:rsidP="006F383E">
      <w:pPr>
        <w:spacing w:line="259" w:lineRule="auto"/>
        <w:ind w:left="0" w:firstLine="0"/>
        <w:rPr>
          <w:rFonts w:ascii="Arial" w:eastAsia="SimSun" w:hAnsi="Arial" w:cs="Arial"/>
          <w:b/>
          <w:bCs/>
          <w:lang w:eastAsia="zh-CN"/>
        </w:rPr>
      </w:pPr>
    </w:p>
    <w:p w14:paraId="57E62FC9" w14:textId="77777777" w:rsidR="006F383E" w:rsidRPr="006F383E" w:rsidRDefault="006F383E" w:rsidP="006F383E">
      <w:pPr>
        <w:spacing w:line="259" w:lineRule="auto"/>
        <w:ind w:left="0" w:firstLine="0"/>
        <w:rPr>
          <w:rFonts w:ascii="Arial" w:eastAsia="SimSun" w:hAnsi="Arial" w:cs="Arial"/>
          <w:b/>
          <w:bCs/>
          <w:lang w:eastAsia="zh-CN"/>
        </w:rPr>
      </w:pPr>
    </w:p>
    <w:p w14:paraId="34C41021" w14:textId="77777777" w:rsidR="006F383E" w:rsidRPr="006F383E" w:rsidRDefault="006F383E" w:rsidP="006F383E">
      <w:pPr>
        <w:spacing w:line="259" w:lineRule="auto"/>
        <w:ind w:left="0" w:firstLine="0"/>
        <w:jc w:val="center"/>
        <w:rPr>
          <w:rFonts w:ascii="Arial" w:eastAsia="SimSun" w:hAnsi="Arial" w:cs="Arial"/>
          <w:b/>
          <w:bCs/>
          <w:lang w:eastAsia="zh-CN"/>
        </w:rPr>
      </w:pPr>
    </w:p>
    <w:p w14:paraId="60ABA13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3354DC61" w14:textId="388AF8E6" w:rsidR="006F383E" w:rsidRPr="006F383E" w:rsidRDefault="006F383E" w:rsidP="006F383E">
      <w:pPr>
        <w:spacing w:line="259" w:lineRule="auto"/>
        <w:ind w:left="0" w:firstLine="0"/>
        <w:jc w:val="center"/>
        <w:rPr>
          <w:rFonts w:ascii="Arial" w:eastAsia="SimSun" w:hAnsi="Arial" w:cs="Arial"/>
          <w:sz w:val="24"/>
          <w:szCs w:val="24"/>
          <w:lang w:eastAsia="zh-CN"/>
        </w:rPr>
        <w:sectPr w:rsidR="006F383E" w:rsidRPr="006F383E">
          <w:headerReference w:type="even" r:id="rId11"/>
          <w:headerReference w:type="default" r:id="rId12"/>
          <w:footerReference w:type="default" r:id="rId13"/>
          <w:headerReference w:type="first" r:id="rId14"/>
          <w:footerReference w:type="first" r:id="rId15"/>
          <w:pgSz w:w="12191" w:h="15819"/>
          <w:pgMar w:top="1417" w:right="1417" w:bottom="1417" w:left="1984" w:header="720" w:footer="720" w:gutter="0"/>
          <w:cols w:space="720"/>
          <w:docGrid w:linePitch="360"/>
        </w:sect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2,020</w:t>
      </w:r>
      <w:r w:rsidR="00DF4580">
        <w:rPr>
          <w:rFonts w:ascii="Arial" w:eastAsia="SimSun" w:hAnsi="Arial" w:cs="Arial"/>
          <w:sz w:val="24"/>
          <w:szCs w:val="24"/>
          <w:lang w:eastAsia="zh-CN"/>
        </w:rPr>
        <w:t>.</w:t>
      </w:r>
    </w:p>
    <w:p w14:paraId="59973274" w14:textId="77777777" w:rsidR="006F383E" w:rsidRPr="006F383E" w:rsidRDefault="006F383E" w:rsidP="006F383E">
      <w:pPr>
        <w:autoSpaceDE w:val="0"/>
        <w:autoSpaceDN w:val="0"/>
        <w:adjustRightInd w:val="0"/>
        <w:spacing w:after="0" w:line="240" w:lineRule="auto"/>
        <w:ind w:left="0" w:firstLine="0"/>
        <w:jc w:val="center"/>
        <w:rPr>
          <w:rFonts w:ascii="Arial" w:eastAsia="SimSun" w:hAnsi="Arial" w:cs="Arial"/>
          <w:sz w:val="24"/>
          <w:szCs w:val="24"/>
          <w:lang w:eastAsia="es-ES"/>
        </w:rPr>
      </w:pPr>
      <w:r w:rsidRPr="006F383E">
        <w:rPr>
          <w:rFonts w:ascii="Arial" w:eastAsia="SimSun" w:hAnsi="Arial" w:cs="Arial"/>
          <w:sz w:val="24"/>
          <w:szCs w:val="24"/>
          <w:lang w:eastAsia="es-ES"/>
        </w:rPr>
        <w:lastRenderedPageBreak/>
        <w:t>AUTORIDADES</w:t>
      </w:r>
    </w:p>
    <w:p w14:paraId="18777558"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39DD6558"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7D85B988"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0E2B8B13"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37830456"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sectPr w:rsidR="006F383E" w:rsidRPr="006F383E" w:rsidSect="006F383E">
          <w:headerReference w:type="default" r:id="rId16"/>
          <w:headerReference w:type="first" r:id="rId17"/>
          <w:pgSz w:w="12242" w:h="16342"/>
          <w:pgMar w:top="561" w:right="885" w:bottom="953" w:left="1741" w:header="720" w:footer="720" w:gutter="0"/>
          <w:pgNumType w:fmt="lowerRoman" w:start="3"/>
          <w:cols w:space="720"/>
          <w:vAlign w:val="center"/>
          <w:noEndnote/>
          <w:titlePg/>
          <w:docGrid w:linePitch="272"/>
        </w:sectPr>
      </w:pPr>
    </w:p>
    <w:p w14:paraId="384A2611" w14:textId="5F96CE6D" w:rsidR="006F383E" w:rsidRPr="006F383E" w:rsidRDefault="00CF40F2" w:rsidP="006F383E">
      <w:pPr>
        <w:autoSpaceDE w:val="0"/>
        <w:autoSpaceDN w:val="0"/>
        <w:adjustRightInd w:val="0"/>
        <w:spacing w:after="0" w:line="240" w:lineRule="auto"/>
        <w:ind w:left="0" w:firstLine="0"/>
        <w:jc w:val="left"/>
        <w:rPr>
          <w:rFonts w:ascii="Arial" w:eastAsia="SimSun" w:hAnsi="Arial" w:cs="Arial"/>
          <w:sz w:val="24"/>
          <w:szCs w:val="24"/>
          <w:lang w:eastAsia="es-ES"/>
        </w:rPr>
      </w:pPr>
      <w:r w:rsidRPr="006F383E">
        <w:rPr>
          <w:rFonts w:ascii="Arial" w:eastAsia="SimSun" w:hAnsi="Arial" w:cs="Arial"/>
          <w:sz w:val="24"/>
          <w:szCs w:val="24"/>
          <w:lang w:eastAsia="es-ES"/>
        </w:rPr>
        <w:t>DECANO DE</w:t>
      </w:r>
      <w:r w:rsidR="006F383E" w:rsidRPr="006F383E">
        <w:rPr>
          <w:rFonts w:ascii="Arial" w:eastAsia="SimSun" w:hAnsi="Arial" w:cs="Arial"/>
          <w:sz w:val="24"/>
          <w:szCs w:val="24"/>
          <w:lang w:eastAsia="es-ES"/>
        </w:rPr>
        <w:t xml:space="preserve"> LA FACULTAD DE INGENIERÍA EN SISTEMAS Y </w:t>
      </w:r>
      <w:r w:rsidR="00962F35" w:rsidRPr="006F383E">
        <w:rPr>
          <w:rFonts w:ascii="Arial" w:eastAsia="SimSun" w:hAnsi="Arial" w:cs="Arial"/>
          <w:sz w:val="24"/>
          <w:szCs w:val="24"/>
          <w:lang w:eastAsia="es-ES"/>
        </w:rPr>
        <w:t>CIENCIAS DE</w:t>
      </w:r>
      <w:r w:rsidR="006F383E" w:rsidRPr="006F383E">
        <w:rPr>
          <w:rFonts w:ascii="Arial" w:eastAsia="SimSun" w:hAnsi="Arial" w:cs="Arial"/>
          <w:sz w:val="24"/>
          <w:szCs w:val="24"/>
          <w:lang w:eastAsia="es-ES"/>
        </w:rPr>
        <w:t xml:space="preserve"> LA COMPUTACIÓN.</w:t>
      </w:r>
    </w:p>
    <w:p w14:paraId="0FA33751" w14:textId="5FF2E290"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sectPr w:rsidR="006F383E" w:rsidRPr="006F383E" w:rsidSect="006F383E">
          <w:type w:val="continuous"/>
          <w:pgSz w:w="12242" w:h="16342"/>
          <w:pgMar w:top="561" w:right="885" w:bottom="953" w:left="1741" w:header="720" w:footer="720" w:gutter="0"/>
          <w:cols w:num="2" w:space="720"/>
          <w:vAlign w:val="center"/>
          <w:noEndnote/>
        </w:sectPr>
      </w:pPr>
      <w:r w:rsidRPr="006F383E">
        <w:rPr>
          <w:rFonts w:ascii="Arial" w:eastAsia="SimSun" w:hAnsi="Arial" w:cs="Arial"/>
          <w:sz w:val="24"/>
          <w:szCs w:val="24"/>
          <w:lang w:eastAsia="es-ES"/>
        </w:rPr>
        <w:t xml:space="preserve">Ing. Jorge Alberto </w:t>
      </w:r>
      <w:r w:rsidR="00962F35" w:rsidRPr="006F383E">
        <w:rPr>
          <w:rFonts w:ascii="Arial" w:eastAsia="SimSun" w:hAnsi="Arial" w:cs="Arial"/>
          <w:sz w:val="24"/>
          <w:szCs w:val="24"/>
          <w:lang w:eastAsia="es-ES"/>
        </w:rPr>
        <w:t>Arias.</w:t>
      </w:r>
    </w:p>
    <w:p w14:paraId="038DC970" w14:textId="77777777" w:rsidR="006F383E" w:rsidRPr="006F383E" w:rsidRDefault="006F383E" w:rsidP="006F383E">
      <w:pPr>
        <w:autoSpaceDE w:val="0"/>
        <w:autoSpaceDN w:val="0"/>
        <w:adjustRightInd w:val="0"/>
        <w:spacing w:after="0" w:line="240" w:lineRule="auto"/>
        <w:ind w:left="0" w:firstLine="0"/>
        <w:jc w:val="left"/>
        <w:rPr>
          <w:rFonts w:ascii="Calibri" w:eastAsia="SimSun" w:hAnsi="Calibri" w:cs="Times New Roman"/>
          <w:sz w:val="20"/>
          <w:szCs w:val="20"/>
          <w:lang w:eastAsia="zh-CN"/>
        </w:rPr>
      </w:pPr>
    </w:p>
    <w:p w14:paraId="71758B33"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r w:rsidRPr="006F383E">
        <w:rPr>
          <w:rFonts w:ascii="Arial" w:eastAsia="SimSun" w:hAnsi="Arial" w:cs="Arial"/>
          <w:color w:val="000000"/>
          <w:sz w:val="24"/>
          <w:szCs w:val="24"/>
          <w:lang w:eastAsia="es-ES"/>
        </w:rPr>
        <w:t>DIRECTOR DE LA ESCUELA DE INGENIERÍA EN SISTEMAS YCIENCIAS DE LA COMPUTACIÓN PLAN SÁBADO.</w:t>
      </w:r>
    </w:p>
    <w:p w14:paraId="456A289A"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14A46634"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sectPr w:rsidR="006F383E" w:rsidRPr="006F383E" w:rsidSect="006F383E">
          <w:type w:val="continuous"/>
          <w:pgSz w:w="12242" w:h="16342"/>
          <w:pgMar w:top="561" w:right="885" w:bottom="953" w:left="1741" w:header="720" w:footer="720" w:gutter="0"/>
          <w:cols w:num="2" w:space="720"/>
          <w:vAlign w:val="center"/>
          <w:noEndnote/>
        </w:sectPr>
      </w:pPr>
      <w:r w:rsidRPr="006F383E">
        <w:rPr>
          <w:rFonts w:ascii="Arial" w:eastAsia="SimSun" w:hAnsi="Arial" w:cs="Arial"/>
          <w:sz w:val="24"/>
          <w:szCs w:val="24"/>
          <w:lang w:eastAsia="es-ES"/>
        </w:rPr>
        <w:t xml:space="preserve">M.A. Julio César Fuentes </w:t>
      </w:r>
      <w:proofErr w:type="spellStart"/>
      <w:r w:rsidRPr="006F383E">
        <w:rPr>
          <w:rFonts w:ascii="Arial" w:eastAsia="SimSun" w:hAnsi="Arial" w:cs="Arial"/>
          <w:sz w:val="24"/>
          <w:szCs w:val="24"/>
          <w:lang w:eastAsia="es-ES"/>
        </w:rPr>
        <w:t>Percollá</w:t>
      </w:r>
      <w:proofErr w:type="spellEnd"/>
      <w:r w:rsidRPr="006F383E">
        <w:rPr>
          <w:rFonts w:ascii="Arial" w:eastAsia="SimSun" w:hAnsi="Arial" w:cs="Arial"/>
          <w:sz w:val="24"/>
          <w:szCs w:val="24"/>
          <w:lang w:eastAsia="es-ES"/>
        </w:rPr>
        <w:t>.</w:t>
      </w:r>
    </w:p>
    <w:p w14:paraId="01F18C98"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0"/>
          <w:lang w:eastAsia="zh-CN"/>
        </w:rPr>
      </w:pPr>
    </w:p>
    <w:p w14:paraId="2AAB636F"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0"/>
          <w:lang w:eastAsia="zh-CN"/>
        </w:rPr>
      </w:pPr>
      <w:r w:rsidRPr="006F383E">
        <w:rPr>
          <w:rFonts w:ascii="Arial" w:eastAsia="SimSun" w:hAnsi="Arial" w:cs="Arial"/>
          <w:sz w:val="24"/>
          <w:szCs w:val="20"/>
          <w:lang w:eastAsia="zh-CN"/>
        </w:rPr>
        <w:t>REVISADO</w:t>
      </w:r>
    </w:p>
    <w:p w14:paraId="0C12665B"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38ED710C"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0816B7D9"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6A97B52E"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r w:rsidRPr="006F383E">
        <w:rPr>
          <w:rFonts w:ascii="Arial" w:eastAsia="SimSun" w:hAnsi="Arial" w:cs="Arial"/>
          <w:color w:val="000000"/>
          <w:sz w:val="24"/>
          <w:szCs w:val="24"/>
          <w:lang w:eastAsia="es-ES"/>
        </w:rPr>
        <w:t>CATEDRÀTICO DEL CURSO</w:t>
      </w:r>
    </w:p>
    <w:p w14:paraId="590E8C23"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1E23002C"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3FCA4936"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4E67836B"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color w:val="000000"/>
          <w:sz w:val="24"/>
          <w:szCs w:val="24"/>
          <w:lang w:eastAsia="es-ES"/>
        </w:rPr>
      </w:pPr>
    </w:p>
    <w:p w14:paraId="742981CD"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r w:rsidRPr="006F383E">
        <w:rPr>
          <w:rFonts w:ascii="Arial" w:eastAsia="SimSun" w:hAnsi="Arial" w:cs="Arial"/>
          <w:color w:val="000000"/>
          <w:sz w:val="24"/>
          <w:szCs w:val="24"/>
          <w:lang w:eastAsia="es-ES"/>
        </w:rPr>
        <w:t>.</w:t>
      </w:r>
    </w:p>
    <w:p w14:paraId="77657ED2"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0BBF271E"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sectPr w:rsidR="006F383E" w:rsidRPr="006F383E" w:rsidSect="006F383E">
          <w:type w:val="continuous"/>
          <w:pgSz w:w="12242" w:h="16342"/>
          <w:pgMar w:top="561" w:right="885" w:bottom="953" w:left="1741" w:header="720" w:footer="720" w:gutter="0"/>
          <w:cols w:num="2" w:space="720"/>
          <w:vAlign w:val="center"/>
          <w:noEndnote/>
        </w:sectPr>
      </w:pPr>
      <w:r w:rsidRPr="006F383E">
        <w:rPr>
          <w:rFonts w:ascii="Arial" w:eastAsia="SimSun" w:hAnsi="Arial" w:cs="Arial"/>
          <w:sz w:val="24"/>
          <w:szCs w:val="24"/>
          <w:lang w:eastAsia="es-ES"/>
        </w:rPr>
        <w:t>Ing. Mario Alberto de Paz.</w:t>
      </w:r>
    </w:p>
    <w:p w14:paraId="3F4C61DF"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0"/>
          <w:lang w:eastAsia="zh-CN"/>
        </w:rPr>
      </w:pPr>
    </w:p>
    <w:p w14:paraId="705375C9" w14:textId="77777777" w:rsidR="006F383E" w:rsidRPr="006F383E" w:rsidRDefault="006F383E" w:rsidP="006F383E">
      <w:pPr>
        <w:autoSpaceDE w:val="0"/>
        <w:autoSpaceDN w:val="0"/>
        <w:adjustRightInd w:val="0"/>
        <w:spacing w:after="0" w:line="240" w:lineRule="auto"/>
        <w:ind w:left="0" w:firstLine="0"/>
        <w:jc w:val="left"/>
        <w:rPr>
          <w:rFonts w:ascii="Arial" w:eastAsia="SimSun" w:hAnsi="Arial" w:cs="Arial"/>
          <w:sz w:val="24"/>
          <w:szCs w:val="24"/>
          <w:lang w:eastAsia="es-ES"/>
        </w:rPr>
        <w:sectPr w:rsidR="006F383E" w:rsidRPr="006F383E" w:rsidSect="006F383E">
          <w:type w:val="continuous"/>
          <w:pgSz w:w="12242" w:h="16342"/>
          <w:pgMar w:top="561" w:right="885" w:bottom="953" w:left="1741" w:header="720" w:footer="720" w:gutter="0"/>
          <w:cols w:num="2" w:space="720"/>
          <w:vAlign w:val="center"/>
          <w:noEndnote/>
        </w:sectPr>
      </w:pPr>
    </w:p>
    <w:p w14:paraId="4CDA8EB0" w14:textId="77777777" w:rsidR="006F383E" w:rsidRPr="006F383E" w:rsidRDefault="006F383E" w:rsidP="006F383E">
      <w:pPr>
        <w:spacing w:line="259" w:lineRule="auto"/>
        <w:ind w:left="0" w:firstLine="0"/>
        <w:jc w:val="left"/>
        <w:rPr>
          <w:rFonts w:ascii="Arial" w:eastAsia="SimSun" w:hAnsi="Arial" w:cs="Arial"/>
          <w:sz w:val="24"/>
          <w:szCs w:val="20"/>
          <w:lang w:eastAsia="zh-CN"/>
        </w:rPr>
      </w:pPr>
    </w:p>
    <w:p w14:paraId="77A0DAB7" w14:textId="77777777" w:rsidR="006F383E" w:rsidRPr="006F383E" w:rsidRDefault="006F383E" w:rsidP="006F383E">
      <w:pPr>
        <w:spacing w:line="259" w:lineRule="auto"/>
        <w:ind w:left="0" w:firstLine="0"/>
        <w:jc w:val="left"/>
        <w:rPr>
          <w:rFonts w:ascii="Arial" w:eastAsia="SimSun" w:hAnsi="Arial" w:cs="Arial"/>
          <w:sz w:val="24"/>
          <w:szCs w:val="20"/>
          <w:lang w:eastAsia="zh-CN"/>
        </w:rPr>
      </w:pPr>
    </w:p>
    <w:p w14:paraId="70F38415" w14:textId="77777777" w:rsidR="006F383E" w:rsidRPr="006F383E" w:rsidRDefault="006F383E" w:rsidP="006F383E">
      <w:pPr>
        <w:spacing w:line="259" w:lineRule="auto"/>
        <w:ind w:left="0" w:firstLine="0"/>
        <w:jc w:val="left"/>
        <w:rPr>
          <w:rFonts w:ascii="Arial" w:eastAsia="SimSun" w:hAnsi="Arial" w:cs="Arial"/>
          <w:sz w:val="24"/>
          <w:szCs w:val="24"/>
          <w:lang w:eastAsia="es-ES"/>
        </w:rPr>
        <w:sectPr w:rsidR="006F383E" w:rsidRPr="006F383E" w:rsidSect="006F383E">
          <w:footerReference w:type="default" r:id="rId18"/>
          <w:pgSz w:w="12240" w:h="15840" w:code="1"/>
          <w:pgMar w:top="561" w:right="885" w:bottom="953" w:left="1741" w:header="720" w:footer="720" w:gutter="0"/>
          <w:pgNumType w:fmt="lowerRoman"/>
          <w:cols w:num="2" w:space="720"/>
          <w:vAlign w:val="center"/>
          <w:noEndnote/>
          <w:docGrid w:linePitch="272"/>
        </w:sectPr>
      </w:pPr>
    </w:p>
    <w:p w14:paraId="491EFF28" w14:textId="77777777" w:rsidR="006F383E" w:rsidRPr="006F383E" w:rsidRDefault="006F383E" w:rsidP="006F383E">
      <w:pPr>
        <w:spacing w:line="360" w:lineRule="auto"/>
        <w:ind w:left="0" w:firstLine="0"/>
        <w:jc w:val="center"/>
        <w:rPr>
          <w:rFonts w:ascii="Arial" w:eastAsia="SimSun" w:hAnsi="Arial" w:cs="Arial"/>
          <w:sz w:val="24"/>
          <w:szCs w:val="24"/>
          <w:lang w:eastAsia="es-ES"/>
        </w:rPr>
      </w:pPr>
      <w:r w:rsidRPr="006F383E">
        <w:rPr>
          <w:rFonts w:ascii="Arial" w:eastAsia="SimSun" w:hAnsi="Arial" w:cs="Arial"/>
          <w:sz w:val="24"/>
          <w:szCs w:val="24"/>
          <w:lang w:eastAsia="es-ES"/>
        </w:rPr>
        <w:t>ARTÍCULO  8°: RESPONSABILIDAD</w:t>
      </w:r>
    </w:p>
    <w:p w14:paraId="452F802A" w14:textId="4D856A85" w:rsidR="006F383E" w:rsidRPr="006F383E" w:rsidRDefault="006F383E" w:rsidP="006F383E">
      <w:pPr>
        <w:spacing w:after="200" w:line="240" w:lineRule="auto"/>
        <w:ind w:left="0" w:firstLine="0"/>
        <w:jc w:val="left"/>
        <w:rPr>
          <w:rFonts w:ascii="Arial" w:eastAsia="SimSun" w:hAnsi="Arial" w:cs="Arial"/>
          <w:iCs/>
          <w:sz w:val="24"/>
          <w:szCs w:val="24"/>
          <w:lang w:eastAsia="es-ES"/>
        </w:rPr>
        <w:sectPr w:rsidR="006F383E" w:rsidRPr="006F383E" w:rsidSect="006F383E">
          <w:type w:val="continuous"/>
          <w:pgSz w:w="12240" w:h="15840" w:code="1"/>
          <w:pgMar w:top="561" w:right="885" w:bottom="953" w:left="1741" w:header="720" w:footer="720" w:gutter="0"/>
          <w:pgNumType w:fmt="lowerRoman"/>
          <w:cols w:space="720"/>
          <w:vAlign w:val="center"/>
          <w:noEndnote/>
          <w:docGrid w:linePitch="272"/>
        </w:sectPr>
      </w:pPr>
      <w:r w:rsidRPr="006F383E">
        <w:rPr>
          <w:rFonts w:ascii="Arial" w:eastAsia="SimSun" w:hAnsi="Arial" w:cs="Arial"/>
          <w:iCs/>
          <w:sz w:val="24"/>
          <w:szCs w:val="24"/>
          <w:lang w:eastAsia="es-ES"/>
        </w:rPr>
        <w:t>“Solamente el autor es responsable de los conceptos expresados en el trabajo de graduación. Su aprobación en manera alguna implica responsabilidad para la Universidad”.</w:t>
      </w:r>
      <w:r w:rsidR="00962F35">
        <w:rPr>
          <w:rFonts w:ascii="Arial" w:eastAsia="SimSun" w:hAnsi="Arial" w:cs="Arial"/>
          <w:iCs/>
          <w:sz w:val="24"/>
          <w:szCs w:val="24"/>
          <w:lang w:eastAsia="es-ES"/>
        </w:rPr>
        <w:tab/>
      </w:r>
    </w:p>
    <w:sdt>
      <w:sdtPr>
        <w:rPr>
          <w:rFonts w:asciiTheme="minorHAnsi" w:eastAsiaTheme="minorHAnsi" w:hAnsiTheme="minorHAnsi" w:cstheme="minorBidi"/>
          <w:color w:val="auto"/>
          <w:sz w:val="22"/>
          <w:szCs w:val="22"/>
          <w:lang w:eastAsia="en-US"/>
        </w:rPr>
        <w:id w:val="-579448636"/>
        <w:docPartObj>
          <w:docPartGallery w:val="Table of Contents"/>
          <w:docPartUnique/>
        </w:docPartObj>
      </w:sdtPr>
      <w:sdtEndPr>
        <w:rPr>
          <w:b/>
          <w:bCs/>
        </w:rPr>
      </w:sdtEndPr>
      <w:sdtContent>
        <w:p w14:paraId="44B96489" w14:textId="20977DA2" w:rsidR="00E5233D" w:rsidRDefault="00E5233D">
          <w:pPr>
            <w:pStyle w:val="TtuloTDC"/>
          </w:pPr>
          <w:r>
            <w:t>Contenido</w:t>
          </w:r>
        </w:p>
        <w:p w14:paraId="119BA903" w14:textId="158EA123" w:rsidR="00346303" w:rsidRDefault="00C214BB">
          <w:pPr>
            <w:pStyle w:val="TDC1"/>
            <w:tabs>
              <w:tab w:val="right" w:leader="dot" w:pos="8827"/>
            </w:tabs>
            <w:rPr>
              <w:rFonts w:asciiTheme="minorHAnsi" w:eastAsiaTheme="minorEastAsia" w:hAnsiTheme="minorHAnsi"/>
              <w:b w:val="0"/>
              <w:bCs w:val="0"/>
              <w:i w:val="0"/>
              <w:iCs w:val="0"/>
              <w:noProof/>
              <w:sz w:val="22"/>
              <w:szCs w:val="22"/>
              <w:lang w:eastAsia="es-ES"/>
            </w:rPr>
          </w:pPr>
          <w:r>
            <w:fldChar w:fldCharType="begin"/>
          </w:r>
          <w:r>
            <w:instrText xml:space="preserve"> TOC \o "1-6" \h \z \u </w:instrText>
          </w:r>
          <w:r>
            <w:fldChar w:fldCharType="separate"/>
          </w:r>
          <w:hyperlink w:anchor="_Toc41638682" w:history="1">
            <w:r w:rsidR="00346303" w:rsidRPr="00ED7A19">
              <w:rPr>
                <w:rStyle w:val="Hipervnculo"/>
                <w:noProof/>
                <w:lang w:val="es-GT"/>
              </w:rPr>
              <w:t>Introducción</w:t>
            </w:r>
            <w:r w:rsidR="00346303">
              <w:rPr>
                <w:noProof/>
                <w:webHidden/>
              </w:rPr>
              <w:tab/>
            </w:r>
            <w:r w:rsidR="00346303">
              <w:rPr>
                <w:noProof/>
                <w:webHidden/>
              </w:rPr>
              <w:fldChar w:fldCharType="begin"/>
            </w:r>
            <w:r w:rsidR="00346303">
              <w:rPr>
                <w:noProof/>
                <w:webHidden/>
              </w:rPr>
              <w:instrText xml:space="preserve"> PAGEREF _Toc41638682 \h </w:instrText>
            </w:r>
            <w:r w:rsidR="00346303">
              <w:rPr>
                <w:noProof/>
                <w:webHidden/>
              </w:rPr>
            </w:r>
            <w:r w:rsidR="00346303">
              <w:rPr>
                <w:noProof/>
                <w:webHidden/>
              </w:rPr>
              <w:fldChar w:fldCharType="separate"/>
            </w:r>
            <w:r w:rsidR="00346303">
              <w:rPr>
                <w:noProof/>
                <w:webHidden/>
              </w:rPr>
              <w:t>1</w:t>
            </w:r>
            <w:r w:rsidR="00346303">
              <w:rPr>
                <w:noProof/>
                <w:webHidden/>
              </w:rPr>
              <w:fldChar w:fldCharType="end"/>
            </w:r>
          </w:hyperlink>
        </w:p>
        <w:p w14:paraId="1BAF831A" w14:textId="632940A6" w:rsidR="00346303" w:rsidRDefault="00EA7482">
          <w:pPr>
            <w:pStyle w:val="TDC1"/>
            <w:tabs>
              <w:tab w:val="right" w:leader="dot" w:pos="8827"/>
            </w:tabs>
            <w:rPr>
              <w:rFonts w:asciiTheme="minorHAnsi" w:eastAsiaTheme="minorEastAsia" w:hAnsiTheme="minorHAnsi"/>
              <w:b w:val="0"/>
              <w:bCs w:val="0"/>
              <w:i w:val="0"/>
              <w:iCs w:val="0"/>
              <w:noProof/>
              <w:sz w:val="22"/>
              <w:szCs w:val="22"/>
              <w:lang w:eastAsia="es-ES"/>
            </w:rPr>
          </w:pPr>
          <w:hyperlink w:anchor="_Toc41638683" w:history="1">
            <w:r w:rsidR="00346303" w:rsidRPr="00ED7A19">
              <w:rPr>
                <w:rStyle w:val="Hipervnculo"/>
                <w:noProof/>
                <w:lang w:val="es-GT"/>
              </w:rPr>
              <w:t>I. Marco Conceptual</w:t>
            </w:r>
            <w:r w:rsidR="00346303">
              <w:rPr>
                <w:noProof/>
                <w:webHidden/>
              </w:rPr>
              <w:tab/>
            </w:r>
            <w:r w:rsidR="00346303">
              <w:rPr>
                <w:noProof/>
                <w:webHidden/>
              </w:rPr>
              <w:fldChar w:fldCharType="begin"/>
            </w:r>
            <w:r w:rsidR="00346303">
              <w:rPr>
                <w:noProof/>
                <w:webHidden/>
              </w:rPr>
              <w:instrText xml:space="preserve"> PAGEREF _Toc41638683 \h </w:instrText>
            </w:r>
            <w:r w:rsidR="00346303">
              <w:rPr>
                <w:noProof/>
                <w:webHidden/>
              </w:rPr>
            </w:r>
            <w:r w:rsidR="00346303">
              <w:rPr>
                <w:noProof/>
                <w:webHidden/>
              </w:rPr>
              <w:fldChar w:fldCharType="separate"/>
            </w:r>
            <w:r w:rsidR="00346303">
              <w:rPr>
                <w:noProof/>
                <w:webHidden/>
              </w:rPr>
              <w:t>3</w:t>
            </w:r>
            <w:r w:rsidR="00346303">
              <w:rPr>
                <w:noProof/>
                <w:webHidden/>
              </w:rPr>
              <w:fldChar w:fldCharType="end"/>
            </w:r>
          </w:hyperlink>
        </w:p>
        <w:p w14:paraId="374539F6" w14:textId="5CF98F88" w:rsidR="00346303" w:rsidRDefault="0097355F">
          <w:pPr>
            <w:pStyle w:val="TDC2"/>
            <w:rPr>
              <w:rFonts w:asciiTheme="minorHAnsi" w:eastAsiaTheme="minorEastAsia" w:hAnsiTheme="minorHAnsi"/>
              <w:noProof/>
              <w:sz w:val="22"/>
              <w:lang w:eastAsia="es-ES"/>
            </w:rPr>
          </w:pPr>
          <w:hyperlink w:anchor="_Toc41638684" w:history="1">
            <w:r w:rsidR="00346303" w:rsidRPr="00ED7A19">
              <w:rPr>
                <w:rStyle w:val="Hipervnculo"/>
                <w:noProof/>
              </w:rPr>
              <w:t>1.</w:t>
            </w:r>
            <w:r w:rsidR="00346303">
              <w:rPr>
                <w:rFonts w:asciiTheme="minorHAnsi" w:eastAsiaTheme="minorEastAsia" w:hAnsiTheme="minorHAnsi"/>
                <w:noProof/>
                <w:sz w:val="22"/>
                <w:lang w:eastAsia="es-ES"/>
              </w:rPr>
              <w:tab/>
            </w:r>
            <w:r w:rsidR="00346303" w:rsidRPr="00ED7A19">
              <w:rPr>
                <w:rStyle w:val="Hipervnculo"/>
                <w:noProof/>
              </w:rPr>
              <w:t>Antecedentes</w:t>
            </w:r>
            <w:r w:rsidR="00346303">
              <w:rPr>
                <w:noProof/>
                <w:webHidden/>
              </w:rPr>
              <w:tab/>
            </w:r>
            <w:r w:rsidR="00346303">
              <w:rPr>
                <w:noProof/>
                <w:webHidden/>
              </w:rPr>
              <w:fldChar w:fldCharType="begin"/>
            </w:r>
            <w:r w:rsidR="00346303">
              <w:rPr>
                <w:noProof/>
                <w:webHidden/>
              </w:rPr>
              <w:instrText xml:space="preserve"> PAGEREF _Toc41638684 \h </w:instrText>
            </w:r>
            <w:r w:rsidR="00346303">
              <w:rPr>
                <w:noProof/>
                <w:webHidden/>
              </w:rPr>
            </w:r>
            <w:r w:rsidR="00346303">
              <w:rPr>
                <w:noProof/>
                <w:webHidden/>
              </w:rPr>
              <w:fldChar w:fldCharType="separate"/>
            </w:r>
            <w:r w:rsidR="00346303">
              <w:rPr>
                <w:noProof/>
                <w:webHidden/>
              </w:rPr>
              <w:t>3</w:t>
            </w:r>
            <w:r w:rsidR="00346303">
              <w:rPr>
                <w:noProof/>
                <w:webHidden/>
              </w:rPr>
              <w:fldChar w:fldCharType="end"/>
            </w:r>
          </w:hyperlink>
        </w:p>
        <w:p w14:paraId="75CD7113" w14:textId="422A82FE" w:rsidR="00346303" w:rsidRDefault="0097355F">
          <w:pPr>
            <w:pStyle w:val="TDC3"/>
            <w:rPr>
              <w:rFonts w:asciiTheme="minorHAnsi" w:eastAsiaTheme="minorEastAsia" w:hAnsiTheme="minorHAnsi"/>
              <w:noProof/>
              <w:sz w:val="22"/>
              <w:szCs w:val="22"/>
              <w:lang w:eastAsia="es-ES"/>
            </w:rPr>
          </w:pPr>
          <w:hyperlink w:anchor="_Toc41638685" w:history="1">
            <w:r w:rsidR="00346303" w:rsidRPr="00ED7A19">
              <w:rPr>
                <w:rStyle w:val="Hipervnculo"/>
                <w:noProof/>
                <w:lang w:bidi="x-none"/>
                <w14:scene3d>
                  <w14:camera w14:prst="orthographicFront"/>
                  <w14:lightRig w14:rig="threePt" w14:dir="t">
                    <w14:rot w14:lat="0" w14:lon="0" w14:rev="0"/>
                  </w14:lightRig>
                </w14:scene3d>
              </w:rPr>
              <w:t>1.1.</w:t>
            </w:r>
            <w:r w:rsidR="00346303">
              <w:rPr>
                <w:rFonts w:asciiTheme="minorHAnsi" w:eastAsiaTheme="minorEastAsia" w:hAnsiTheme="minorHAnsi"/>
                <w:noProof/>
                <w:sz w:val="22"/>
                <w:szCs w:val="22"/>
                <w:lang w:eastAsia="es-ES"/>
              </w:rPr>
              <w:tab/>
            </w:r>
            <w:r w:rsidR="00346303" w:rsidRPr="00ED7A19">
              <w:rPr>
                <w:rStyle w:val="Hipervnculo"/>
                <w:noProof/>
              </w:rPr>
              <w:t>Misión.</w:t>
            </w:r>
            <w:r w:rsidR="00346303">
              <w:rPr>
                <w:noProof/>
                <w:webHidden/>
              </w:rPr>
              <w:tab/>
            </w:r>
            <w:r w:rsidR="00346303">
              <w:rPr>
                <w:noProof/>
                <w:webHidden/>
              </w:rPr>
              <w:fldChar w:fldCharType="begin"/>
            </w:r>
            <w:r w:rsidR="00346303">
              <w:rPr>
                <w:noProof/>
                <w:webHidden/>
              </w:rPr>
              <w:instrText xml:space="preserve"> PAGEREF _Toc41638685 \h </w:instrText>
            </w:r>
            <w:r w:rsidR="00346303">
              <w:rPr>
                <w:noProof/>
                <w:webHidden/>
              </w:rPr>
            </w:r>
            <w:r w:rsidR="00346303">
              <w:rPr>
                <w:noProof/>
                <w:webHidden/>
              </w:rPr>
              <w:fldChar w:fldCharType="separate"/>
            </w:r>
            <w:r w:rsidR="00346303">
              <w:rPr>
                <w:noProof/>
                <w:webHidden/>
              </w:rPr>
              <w:t>4</w:t>
            </w:r>
            <w:r w:rsidR="00346303">
              <w:rPr>
                <w:noProof/>
                <w:webHidden/>
              </w:rPr>
              <w:fldChar w:fldCharType="end"/>
            </w:r>
          </w:hyperlink>
        </w:p>
        <w:p w14:paraId="6577D685" w14:textId="38159AF5" w:rsidR="00346303" w:rsidRDefault="0097355F">
          <w:pPr>
            <w:pStyle w:val="TDC3"/>
            <w:rPr>
              <w:rFonts w:asciiTheme="minorHAnsi" w:eastAsiaTheme="minorEastAsia" w:hAnsiTheme="minorHAnsi"/>
              <w:noProof/>
              <w:sz w:val="22"/>
              <w:szCs w:val="22"/>
              <w:lang w:eastAsia="es-ES"/>
            </w:rPr>
          </w:pPr>
          <w:hyperlink w:anchor="_Toc41638686" w:history="1">
            <w:r w:rsidR="00346303" w:rsidRPr="00ED7A19">
              <w:rPr>
                <w:rStyle w:val="Hipervnculo"/>
                <w:noProof/>
                <w:lang w:bidi="x-none"/>
                <w14:scene3d>
                  <w14:camera w14:prst="orthographicFront"/>
                  <w14:lightRig w14:rig="threePt" w14:dir="t">
                    <w14:rot w14:lat="0" w14:lon="0" w14:rev="0"/>
                  </w14:lightRig>
                </w14:scene3d>
              </w:rPr>
              <w:t>1.2.</w:t>
            </w:r>
            <w:r w:rsidR="00346303">
              <w:rPr>
                <w:rFonts w:asciiTheme="minorHAnsi" w:eastAsiaTheme="minorEastAsia" w:hAnsiTheme="minorHAnsi"/>
                <w:noProof/>
                <w:sz w:val="22"/>
                <w:szCs w:val="22"/>
                <w:lang w:eastAsia="es-ES"/>
              </w:rPr>
              <w:tab/>
            </w:r>
            <w:r w:rsidR="00346303" w:rsidRPr="00ED7A19">
              <w:rPr>
                <w:rStyle w:val="Hipervnculo"/>
                <w:noProof/>
              </w:rPr>
              <w:t>Visión.</w:t>
            </w:r>
            <w:r w:rsidR="00346303">
              <w:rPr>
                <w:noProof/>
                <w:webHidden/>
              </w:rPr>
              <w:tab/>
            </w:r>
            <w:r w:rsidR="00346303">
              <w:rPr>
                <w:noProof/>
                <w:webHidden/>
              </w:rPr>
              <w:fldChar w:fldCharType="begin"/>
            </w:r>
            <w:r w:rsidR="00346303">
              <w:rPr>
                <w:noProof/>
                <w:webHidden/>
              </w:rPr>
              <w:instrText xml:space="preserve"> PAGEREF _Toc41638686 \h </w:instrText>
            </w:r>
            <w:r w:rsidR="00346303">
              <w:rPr>
                <w:noProof/>
                <w:webHidden/>
              </w:rPr>
            </w:r>
            <w:r w:rsidR="00346303">
              <w:rPr>
                <w:noProof/>
                <w:webHidden/>
              </w:rPr>
              <w:fldChar w:fldCharType="separate"/>
            </w:r>
            <w:r w:rsidR="00346303">
              <w:rPr>
                <w:noProof/>
                <w:webHidden/>
              </w:rPr>
              <w:t>4</w:t>
            </w:r>
            <w:r w:rsidR="00346303">
              <w:rPr>
                <w:noProof/>
                <w:webHidden/>
              </w:rPr>
              <w:fldChar w:fldCharType="end"/>
            </w:r>
          </w:hyperlink>
        </w:p>
        <w:p w14:paraId="416D8675" w14:textId="5B04356A" w:rsidR="00346303" w:rsidRDefault="0097355F">
          <w:pPr>
            <w:pStyle w:val="TDC3"/>
            <w:rPr>
              <w:rFonts w:asciiTheme="minorHAnsi" w:eastAsiaTheme="minorEastAsia" w:hAnsiTheme="minorHAnsi"/>
              <w:noProof/>
              <w:sz w:val="22"/>
              <w:szCs w:val="22"/>
              <w:lang w:eastAsia="es-ES"/>
            </w:rPr>
          </w:pPr>
          <w:hyperlink w:anchor="_Toc41638687" w:history="1">
            <w:r w:rsidR="00346303" w:rsidRPr="00ED7A19">
              <w:rPr>
                <w:rStyle w:val="Hipervnculo"/>
                <w:noProof/>
                <w:lang w:bidi="x-none"/>
                <w14:scene3d>
                  <w14:camera w14:prst="orthographicFront"/>
                  <w14:lightRig w14:rig="threePt" w14:dir="t">
                    <w14:rot w14:lat="0" w14:lon="0" w14:rev="0"/>
                  </w14:lightRig>
                </w14:scene3d>
              </w:rPr>
              <w:t>1.3.</w:t>
            </w:r>
            <w:r w:rsidR="00346303">
              <w:rPr>
                <w:rFonts w:asciiTheme="minorHAnsi" w:eastAsiaTheme="minorEastAsia" w:hAnsiTheme="minorHAnsi"/>
                <w:noProof/>
                <w:sz w:val="22"/>
                <w:szCs w:val="22"/>
                <w:lang w:eastAsia="es-ES"/>
              </w:rPr>
              <w:tab/>
            </w:r>
            <w:r w:rsidR="00346303" w:rsidRPr="00ED7A19">
              <w:rPr>
                <w:rStyle w:val="Hipervnculo"/>
                <w:noProof/>
              </w:rPr>
              <w:t>Estructura orgánica.</w:t>
            </w:r>
            <w:r w:rsidR="00346303">
              <w:rPr>
                <w:noProof/>
                <w:webHidden/>
              </w:rPr>
              <w:tab/>
            </w:r>
            <w:r w:rsidR="00346303">
              <w:rPr>
                <w:noProof/>
                <w:webHidden/>
              </w:rPr>
              <w:fldChar w:fldCharType="begin"/>
            </w:r>
            <w:r w:rsidR="00346303">
              <w:rPr>
                <w:noProof/>
                <w:webHidden/>
              </w:rPr>
              <w:instrText xml:space="preserve"> PAGEREF _Toc41638687 \h </w:instrText>
            </w:r>
            <w:r w:rsidR="00346303">
              <w:rPr>
                <w:noProof/>
                <w:webHidden/>
              </w:rPr>
            </w:r>
            <w:r w:rsidR="00346303">
              <w:rPr>
                <w:noProof/>
                <w:webHidden/>
              </w:rPr>
              <w:fldChar w:fldCharType="separate"/>
            </w:r>
            <w:r w:rsidR="00346303">
              <w:rPr>
                <w:noProof/>
                <w:webHidden/>
              </w:rPr>
              <w:t>4</w:t>
            </w:r>
            <w:r w:rsidR="00346303">
              <w:rPr>
                <w:noProof/>
                <w:webHidden/>
              </w:rPr>
              <w:fldChar w:fldCharType="end"/>
            </w:r>
          </w:hyperlink>
        </w:p>
        <w:p w14:paraId="21CBFDB0" w14:textId="28612CB0" w:rsidR="00346303" w:rsidRDefault="0097355F">
          <w:pPr>
            <w:pStyle w:val="TDC4"/>
            <w:rPr>
              <w:rFonts w:asciiTheme="minorHAnsi" w:eastAsiaTheme="minorEastAsia" w:hAnsiTheme="minorHAnsi"/>
              <w:noProof/>
              <w:sz w:val="22"/>
              <w:szCs w:val="22"/>
              <w:lang w:eastAsia="es-ES"/>
            </w:rPr>
          </w:pPr>
          <w:hyperlink w:anchor="_Toc41638688" w:history="1">
            <w:r w:rsidR="00346303" w:rsidRPr="00ED7A19">
              <w:rPr>
                <w:rStyle w:val="Hipervnculo"/>
                <w:noProof/>
              </w:rPr>
              <w:t>1.3.1.</w:t>
            </w:r>
            <w:r w:rsidR="00346303">
              <w:rPr>
                <w:rFonts w:asciiTheme="minorHAnsi" w:eastAsiaTheme="minorEastAsia" w:hAnsiTheme="minorHAnsi"/>
                <w:noProof/>
                <w:sz w:val="22"/>
                <w:szCs w:val="22"/>
                <w:lang w:eastAsia="es-ES"/>
              </w:rPr>
              <w:tab/>
            </w:r>
            <w:r w:rsidR="00346303" w:rsidRPr="00ED7A19">
              <w:rPr>
                <w:rStyle w:val="Hipervnculo"/>
                <w:noProof/>
              </w:rPr>
              <w:t>Consejo directivo.</w:t>
            </w:r>
            <w:r w:rsidR="00346303">
              <w:rPr>
                <w:noProof/>
                <w:webHidden/>
              </w:rPr>
              <w:tab/>
            </w:r>
            <w:r w:rsidR="00346303">
              <w:rPr>
                <w:noProof/>
                <w:webHidden/>
              </w:rPr>
              <w:fldChar w:fldCharType="begin"/>
            </w:r>
            <w:r w:rsidR="00346303">
              <w:rPr>
                <w:noProof/>
                <w:webHidden/>
              </w:rPr>
              <w:instrText xml:space="preserve"> PAGEREF _Toc41638688 \h </w:instrText>
            </w:r>
            <w:r w:rsidR="00346303">
              <w:rPr>
                <w:noProof/>
                <w:webHidden/>
              </w:rPr>
            </w:r>
            <w:r w:rsidR="00346303">
              <w:rPr>
                <w:noProof/>
                <w:webHidden/>
              </w:rPr>
              <w:fldChar w:fldCharType="separate"/>
            </w:r>
            <w:r w:rsidR="00346303">
              <w:rPr>
                <w:noProof/>
                <w:webHidden/>
              </w:rPr>
              <w:t>5</w:t>
            </w:r>
            <w:r w:rsidR="00346303">
              <w:rPr>
                <w:noProof/>
                <w:webHidden/>
              </w:rPr>
              <w:fldChar w:fldCharType="end"/>
            </w:r>
          </w:hyperlink>
        </w:p>
        <w:p w14:paraId="29D011D8" w14:textId="21C05675" w:rsidR="00346303" w:rsidRDefault="0097355F">
          <w:pPr>
            <w:pStyle w:val="TDC4"/>
            <w:rPr>
              <w:rFonts w:asciiTheme="minorHAnsi" w:eastAsiaTheme="minorEastAsia" w:hAnsiTheme="minorHAnsi"/>
              <w:noProof/>
              <w:sz w:val="22"/>
              <w:szCs w:val="22"/>
              <w:lang w:eastAsia="es-ES"/>
            </w:rPr>
          </w:pPr>
          <w:hyperlink w:anchor="_Toc41638689" w:history="1">
            <w:r w:rsidR="00346303" w:rsidRPr="00ED7A19">
              <w:rPr>
                <w:rStyle w:val="Hipervnculo"/>
                <w:noProof/>
              </w:rPr>
              <w:t>1.3.2.</w:t>
            </w:r>
            <w:r w:rsidR="00346303">
              <w:rPr>
                <w:rFonts w:asciiTheme="minorHAnsi" w:eastAsiaTheme="minorEastAsia" w:hAnsiTheme="minorHAnsi"/>
                <w:noProof/>
                <w:sz w:val="22"/>
                <w:szCs w:val="22"/>
                <w:lang w:eastAsia="es-ES"/>
              </w:rPr>
              <w:tab/>
            </w:r>
            <w:r w:rsidR="00346303" w:rsidRPr="00ED7A19">
              <w:rPr>
                <w:rStyle w:val="Hipervnculo"/>
                <w:noProof/>
              </w:rPr>
              <w:t>Dirección General.</w:t>
            </w:r>
            <w:r w:rsidR="00346303">
              <w:rPr>
                <w:noProof/>
                <w:webHidden/>
              </w:rPr>
              <w:tab/>
            </w:r>
            <w:r w:rsidR="00346303">
              <w:rPr>
                <w:noProof/>
                <w:webHidden/>
              </w:rPr>
              <w:fldChar w:fldCharType="begin"/>
            </w:r>
            <w:r w:rsidR="00346303">
              <w:rPr>
                <w:noProof/>
                <w:webHidden/>
              </w:rPr>
              <w:instrText xml:space="preserve"> PAGEREF _Toc41638689 \h </w:instrText>
            </w:r>
            <w:r w:rsidR="00346303">
              <w:rPr>
                <w:noProof/>
                <w:webHidden/>
              </w:rPr>
            </w:r>
            <w:r w:rsidR="00346303">
              <w:rPr>
                <w:noProof/>
                <w:webHidden/>
              </w:rPr>
              <w:fldChar w:fldCharType="separate"/>
            </w:r>
            <w:r w:rsidR="00346303">
              <w:rPr>
                <w:noProof/>
                <w:webHidden/>
              </w:rPr>
              <w:t>5</w:t>
            </w:r>
            <w:r w:rsidR="00346303">
              <w:rPr>
                <w:noProof/>
                <w:webHidden/>
              </w:rPr>
              <w:fldChar w:fldCharType="end"/>
            </w:r>
          </w:hyperlink>
        </w:p>
        <w:p w14:paraId="2E495B32" w14:textId="70DF57D7" w:rsidR="00346303" w:rsidRDefault="0097355F">
          <w:pPr>
            <w:pStyle w:val="TDC4"/>
            <w:rPr>
              <w:rFonts w:asciiTheme="minorHAnsi" w:eastAsiaTheme="minorEastAsia" w:hAnsiTheme="minorHAnsi"/>
              <w:noProof/>
              <w:sz w:val="22"/>
              <w:szCs w:val="22"/>
              <w:lang w:eastAsia="es-ES"/>
            </w:rPr>
          </w:pPr>
          <w:hyperlink w:anchor="_Toc41638690" w:history="1">
            <w:r w:rsidR="00346303" w:rsidRPr="00ED7A19">
              <w:rPr>
                <w:rStyle w:val="Hipervnculo"/>
                <w:noProof/>
              </w:rPr>
              <w:t>1.3.3.</w:t>
            </w:r>
            <w:r w:rsidR="00346303">
              <w:rPr>
                <w:rFonts w:asciiTheme="minorHAnsi" w:eastAsiaTheme="minorEastAsia" w:hAnsiTheme="minorHAnsi"/>
                <w:noProof/>
                <w:sz w:val="22"/>
                <w:szCs w:val="22"/>
                <w:lang w:eastAsia="es-ES"/>
              </w:rPr>
              <w:tab/>
            </w:r>
            <w:r w:rsidR="00346303" w:rsidRPr="00ED7A19">
              <w:rPr>
                <w:rStyle w:val="Hipervnculo"/>
                <w:noProof/>
              </w:rPr>
              <w:t>Departamento Administrativo Financiero.</w:t>
            </w:r>
            <w:r w:rsidR="00346303">
              <w:rPr>
                <w:noProof/>
                <w:webHidden/>
              </w:rPr>
              <w:tab/>
            </w:r>
            <w:r w:rsidR="00346303">
              <w:rPr>
                <w:noProof/>
                <w:webHidden/>
              </w:rPr>
              <w:fldChar w:fldCharType="begin"/>
            </w:r>
            <w:r w:rsidR="00346303">
              <w:rPr>
                <w:noProof/>
                <w:webHidden/>
              </w:rPr>
              <w:instrText xml:space="preserve"> PAGEREF _Toc41638690 \h </w:instrText>
            </w:r>
            <w:r w:rsidR="00346303">
              <w:rPr>
                <w:noProof/>
                <w:webHidden/>
              </w:rPr>
            </w:r>
            <w:r w:rsidR="00346303">
              <w:rPr>
                <w:noProof/>
                <w:webHidden/>
              </w:rPr>
              <w:fldChar w:fldCharType="separate"/>
            </w:r>
            <w:r w:rsidR="00346303">
              <w:rPr>
                <w:noProof/>
                <w:webHidden/>
              </w:rPr>
              <w:t>6</w:t>
            </w:r>
            <w:r w:rsidR="00346303">
              <w:rPr>
                <w:noProof/>
                <w:webHidden/>
              </w:rPr>
              <w:fldChar w:fldCharType="end"/>
            </w:r>
          </w:hyperlink>
        </w:p>
        <w:p w14:paraId="4F3C4AD4" w14:textId="2BDFE91B" w:rsidR="00346303" w:rsidRDefault="0097355F">
          <w:pPr>
            <w:pStyle w:val="TDC4"/>
            <w:rPr>
              <w:rFonts w:asciiTheme="minorHAnsi" w:eastAsiaTheme="minorEastAsia" w:hAnsiTheme="minorHAnsi"/>
              <w:noProof/>
              <w:sz w:val="22"/>
              <w:szCs w:val="22"/>
              <w:lang w:eastAsia="es-ES"/>
            </w:rPr>
          </w:pPr>
          <w:hyperlink w:anchor="_Toc41638691" w:history="1">
            <w:r w:rsidR="00346303" w:rsidRPr="00ED7A19">
              <w:rPr>
                <w:rStyle w:val="Hipervnculo"/>
                <w:noProof/>
              </w:rPr>
              <w:t>1.3.4.</w:t>
            </w:r>
            <w:r w:rsidR="00346303">
              <w:rPr>
                <w:rFonts w:asciiTheme="minorHAnsi" w:eastAsiaTheme="minorEastAsia" w:hAnsiTheme="minorHAnsi"/>
                <w:noProof/>
                <w:sz w:val="22"/>
                <w:szCs w:val="22"/>
                <w:lang w:eastAsia="es-ES"/>
              </w:rPr>
              <w:tab/>
            </w:r>
            <w:r w:rsidR="00346303" w:rsidRPr="00ED7A19">
              <w:rPr>
                <w:rStyle w:val="Hipervnculo"/>
                <w:noProof/>
              </w:rPr>
              <w:t>Departamento de Capacitación.</w:t>
            </w:r>
            <w:r w:rsidR="00346303">
              <w:rPr>
                <w:noProof/>
                <w:webHidden/>
              </w:rPr>
              <w:tab/>
            </w:r>
            <w:r w:rsidR="00346303">
              <w:rPr>
                <w:noProof/>
                <w:webHidden/>
              </w:rPr>
              <w:fldChar w:fldCharType="begin"/>
            </w:r>
            <w:r w:rsidR="00346303">
              <w:rPr>
                <w:noProof/>
                <w:webHidden/>
              </w:rPr>
              <w:instrText xml:space="preserve"> PAGEREF _Toc41638691 \h </w:instrText>
            </w:r>
            <w:r w:rsidR="00346303">
              <w:rPr>
                <w:noProof/>
                <w:webHidden/>
              </w:rPr>
            </w:r>
            <w:r w:rsidR="00346303">
              <w:rPr>
                <w:noProof/>
                <w:webHidden/>
              </w:rPr>
              <w:fldChar w:fldCharType="separate"/>
            </w:r>
            <w:r w:rsidR="00346303">
              <w:rPr>
                <w:noProof/>
                <w:webHidden/>
              </w:rPr>
              <w:t>6</w:t>
            </w:r>
            <w:r w:rsidR="00346303">
              <w:rPr>
                <w:noProof/>
                <w:webHidden/>
              </w:rPr>
              <w:fldChar w:fldCharType="end"/>
            </w:r>
          </w:hyperlink>
        </w:p>
        <w:p w14:paraId="570F93A9" w14:textId="5673350B" w:rsidR="00346303" w:rsidRDefault="0097355F">
          <w:pPr>
            <w:pStyle w:val="TDC4"/>
            <w:rPr>
              <w:rFonts w:asciiTheme="minorHAnsi" w:eastAsiaTheme="minorEastAsia" w:hAnsiTheme="minorHAnsi"/>
              <w:noProof/>
              <w:sz w:val="22"/>
              <w:szCs w:val="22"/>
              <w:lang w:eastAsia="es-ES"/>
            </w:rPr>
          </w:pPr>
          <w:hyperlink w:anchor="_Toc41638692" w:history="1">
            <w:r w:rsidR="00346303" w:rsidRPr="00ED7A19">
              <w:rPr>
                <w:rStyle w:val="Hipervnculo"/>
                <w:bCs/>
                <w:noProof/>
              </w:rPr>
              <w:t>1.3.5.</w:t>
            </w:r>
            <w:r w:rsidR="00346303">
              <w:rPr>
                <w:rFonts w:asciiTheme="minorHAnsi" w:eastAsiaTheme="minorEastAsia" w:hAnsiTheme="minorHAnsi"/>
                <w:noProof/>
                <w:sz w:val="22"/>
                <w:szCs w:val="22"/>
                <w:lang w:eastAsia="es-ES"/>
              </w:rPr>
              <w:tab/>
            </w:r>
            <w:r w:rsidR="00346303" w:rsidRPr="00ED7A19">
              <w:rPr>
                <w:rStyle w:val="Hipervnculo"/>
                <w:noProof/>
              </w:rPr>
              <w:t>Departamento Técnico Científico.</w:t>
            </w:r>
            <w:r w:rsidR="00346303">
              <w:rPr>
                <w:noProof/>
                <w:webHidden/>
              </w:rPr>
              <w:tab/>
            </w:r>
            <w:r w:rsidR="00346303">
              <w:rPr>
                <w:noProof/>
                <w:webHidden/>
              </w:rPr>
              <w:fldChar w:fldCharType="begin"/>
            </w:r>
            <w:r w:rsidR="00346303">
              <w:rPr>
                <w:noProof/>
                <w:webHidden/>
              </w:rPr>
              <w:instrText xml:space="preserve"> PAGEREF _Toc41638692 \h </w:instrText>
            </w:r>
            <w:r w:rsidR="00346303">
              <w:rPr>
                <w:noProof/>
                <w:webHidden/>
              </w:rPr>
            </w:r>
            <w:r w:rsidR="00346303">
              <w:rPr>
                <w:noProof/>
                <w:webHidden/>
              </w:rPr>
              <w:fldChar w:fldCharType="separate"/>
            </w:r>
            <w:r w:rsidR="00346303">
              <w:rPr>
                <w:noProof/>
                <w:webHidden/>
              </w:rPr>
              <w:t>6</w:t>
            </w:r>
            <w:r w:rsidR="00346303">
              <w:rPr>
                <w:noProof/>
                <w:webHidden/>
              </w:rPr>
              <w:fldChar w:fldCharType="end"/>
            </w:r>
          </w:hyperlink>
        </w:p>
        <w:p w14:paraId="0BA0A2C6" w14:textId="0E78DF25" w:rsidR="00346303" w:rsidRDefault="0097355F">
          <w:pPr>
            <w:pStyle w:val="TDC5"/>
            <w:rPr>
              <w:rFonts w:asciiTheme="minorHAnsi" w:eastAsiaTheme="minorEastAsia" w:hAnsiTheme="minorHAnsi"/>
              <w:noProof/>
              <w:sz w:val="22"/>
              <w:szCs w:val="22"/>
              <w:lang w:eastAsia="es-ES"/>
            </w:rPr>
          </w:pPr>
          <w:hyperlink w:anchor="_Toc41638693" w:history="1">
            <w:r w:rsidR="00346303" w:rsidRPr="00ED7A19">
              <w:rPr>
                <w:rStyle w:val="Hipervnculo"/>
                <w:noProof/>
              </w:rPr>
              <w:t>1.3.5.1.</w:t>
            </w:r>
            <w:r w:rsidR="00346303">
              <w:rPr>
                <w:rFonts w:asciiTheme="minorHAnsi" w:eastAsiaTheme="minorEastAsia" w:hAnsiTheme="minorHAnsi"/>
                <w:noProof/>
                <w:sz w:val="22"/>
                <w:szCs w:val="22"/>
                <w:lang w:eastAsia="es-ES"/>
              </w:rPr>
              <w:tab/>
            </w:r>
            <w:r w:rsidR="00346303" w:rsidRPr="00ED7A19">
              <w:rPr>
                <w:rStyle w:val="Hipervnculo"/>
                <w:noProof/>
              </w:rPr>
              <w:t>Subsección de Almacén.</w:t>
            </w:r>
            <w:r w:rsidR="00346303">
              <w:rPr>
                <w:noProof/>
                <w:webHidden/>
              </w:rPr>
              <w:tab/>
            </w:r>
            <w:r w:rsidR="00346303">
              <w:rPr>
                <w:noProof/>
                <w:webHidden/>
              </w:rPr>
              <w:fldChar w:fldCharType="begin"/>
            </w:r>
            <w:r w:rsidR="00346303">
              <w:rPr>
                <w:noProof/>
                <w:webHidden/>
              </w:rPr>
              <w:instrText xml:space="preserve"> PAGEREF _Toc41638693 \h </w:instrText>
            </w:r>
            <w:r w:rsidR="00346303">
              <w:rPr>
                <w:noProof/>
                <w:webHidden/>
              </w:rPr>
            </w:r>
            <w:r w:rsidR="00346303">
              <w:rPr>
                <w:noProof/>
                <w:webHidden/>
              </w:rPr>
              <w:fldChar w:fldCharType="separate"/>
            </w:r>
            <w:r w:rsidR="00346303">
              <w:rPr>
                <w:noProof/>
                <w:webHidden/>
              </w:rPr>
              <w:t>8</w:t>
            </w:r>
            <w:r w:rsidR="00346303">
              <w:rPr>
                <w:noProof/>
                <w:webHidden/>
              </w:rPr>
              <w:fldChar w:fldCharType="end"/>
            </w:r>
          </w:hyperlink>
        </w:p>
        <w:p w14:paraId="2C913A62" w14:textId="27A3E127" w:rsidR="00346303" w:rsidRDefault="0097355F">
          <w:pPr>
            <w:pStyle w:val="TDC2"/>
            <w:rPr>
              <w:rFonts w:asciiTheme="minorHAnsi" w:eastAsiaTheme="minorEastAsia" w:hAnsiTheme="minorHAnsi"/>
              <w:noProof/>
              <w:sz w:val="22"/>
              <w:lang w:eastAsia="es-ES"/>
            </w:rPr>
          </w:pPr>
          <w:hyperlink w:anchor="_Toc41638694" w:history="1">
            <w:r w:rsidR="00346303" w:rsidRPr="00ED7A19">
              <w:rPr>
                <w:rStyle w:val="Hipervnculo"/>
                <w:noProof/>
              </w:rPr>
              <w:t>2.</w:t>
            </w:r>
            <w:r w:rsidR="00346303">
              <w:rPr>
                <w:rFonts w:asciiTheme="minorHAnsi" w:eastAsiaTheme="minorEastAsia" w:hAnsiTheme="minorHAnsi"/>
                <w:noProof/>
                <w:sz w:val="22"/>
                <w:lang w:eastAsia="es-ES"/>
              </w:rPr>
              <w:tab/>
            </w:r>
            <w:r w:rsidR="00346303" w:rsidRPr="00ED7A19">
              <w:rPr>
                <w:rStyle w:val="Hipervnculo"/>
                <w:noProof/>
              </w:rPr>
              <w:t>Planteamiento Del Problema</w:t>
            </w:r>
            <w:r w:rsidR="00346303">
              <w:rPr>
                <w:noProof/>
                <w:webHidden/>
              </w:rPr>
              <w:tab/>
            </w:r>
            <w:r w:rsidR="00346303">
              <w:rPr>
                <w:noProof/>
                <w:webHidden/>
              </w:rPr>
              <w:fldChar w:fldCharType="begin"/>
            </w:r>
            <w:r w:rsidR="00346303">
              <w:rPr>
                <w:noProof/>
                <w:webHidden/>
              </w:rPr>
              <w:instrText xml:space="preserve"> PAGEREF _Toc41638694 \h </w:instrText>
            </w:r>
            <w:r w:rsidR="00346303">
              <w:rPr>
                <w:noProof/>
                <w:webHidden/>
              </w:rPr>
            </w:r>
            <w:r w:rsidR="00346303">
              <w:rPr>
                <w:noProof/>
                <w:webHidden/>
              </w:rPr>
              <w:fldChar w:fldCharType="separate"/>
            </w:r>
            <w:r w:rsidR="00346303">
              <w:rPr>
                <w:noProof/>
                <w:webHidden/>
              </w:rPr>
              <w:t>10</w:t>
            </w:r>
            <w:r w:rsidR="00346303">
              <w:rPr>
                <w:noProof/>
                <w:webHidden/>
              </w:rPr>
              <w:fldChar w:fldCharType="end"/>
            </w:r>
          </w:hyperlink>
        </w:p>
        <w:p w14:paraId="5A797AC5" w14:textId="662FB8D9" w:rsidR="00346303" w:rsidRDefault="0097355F">
          <w:pPr>
            <w:pStyle w:val="TDC3"/>
            <w:rPr>
              <w:rFonts w:asciiTheme="minorHAnsi" w:eastAsiaTheme="minorEastAsia" w:hAnsiTheme="minorHAnsi"/>
              <w:noProof/>
              <w:sz w:val="22"/>
              <w:szCs w:val="22"/>
              <w:lang w:eastAsia="es-ES"/>
            </w:rPr>
          </w:pPr>
          <w:hyperlink w:anchor="_Toc41638695" w:history="1">
            <w:r w:rsidR="00346303" w:rsidRPr="00ED7A19">
              <w:rPr>
                <w:rStyle w:val="Hipervnculo"/>
                <w:noProof/>
                <w:lang w:bidi="x-none"/>
                <w14:scene3d>
                  <w14:camera w14:prst="orthographicFront"/>
                  <w14:lightRig w14:rig="threePt" w14:dir="t">
                    <w14:rot w14:lat="0" w14:lon="0" w14:rev="0"/>
                  </w14:lightRig>
                </w14:scene3d>
              </w:rPr>
              <w:t>2.1.</w:t>
            </w:r>
            <w:r w:rsidR="00346303">
              <w:rPr>
                <w:rFonts w:asciiTheme="minorHAnsi" w:eastAsiaTheme="minorEastAsia" w:hAnsiTheme="minorHAnsi"/>
                <w:noProof/>
                <w:sz w:val="22"/>
                <w:szCs w:val="22"/>
                <w:lang w:eastAsia="es-ES"/>
              </w:rPr>
              <w:tab/>
            </w:r>
            <w:r w:rsidR="00346303" w:rsidRPr="00ED7A19">
              <w:rPr>
                <w:rStyle w:val="Hipervnculo"/>
                <w:noProof/>
              </w:rPr>
              <w:t>Confidencialidad de la información.</w:t>
            </w:r>
            <w:r w:rsidR="00346303">
              <w:rPr>
                <w:noProof/>
                <w:webHidden/>
              </w:rPr>
              <w:tab/>
            </w:r>
            <w:r w:rsidR="00346303">
              <w:rPr>
                <w:noProof/>
                <w:webHidden/>
              </w:rPr>
              <w:fldChar w:fldCharType="begin"/>
            </w:r>
            <w:r w:rsidR="00346303">
              <w:rPr>
                <w:noProof/>
                <w:webHidden/>
              </w:rPr>
              <w:instrText xml:space="preserve"> PAGEREF _Toc41638695 \h </w:instrText>
            </w:r>
            <w:r w:rsidR="00346303">
              <w:rPr>
                <w:noProof/>
                <w:webHidden/>
              </w:rPr>
            </w:r>
            <w:r w:rsidR="00346303">
              <w:rPr>
                <w:noProof/>
                <w:webHidden/>
              </w:rPr>
              <w:fldChar w:fldCharType="separate"/>
            </w:r>
            <w:r w:rsidR="00346303">
              <w:rPr>
                <w:noProof/>
                <w:webHidden/>
              </w:rPr>
              <w:t>10</w:t>
            </w:r>
            <w:r w:rsidR="00346303">
              <w:rPr>
                <w:noProof/>
                <w:webHidden/>
              </w:rPr>
              <w:fldChar w:fldCharType="end"/>
            </w:r>
          </w:hyperlink>
        </w:p>
        <w:p w14:paraId="0167C81D" w14:textId="057521A8" w:rsidR="00346303" w:rsidRDefault="0097355F">
          <w:pPr>
            <w:pStyle w:val="TDC3"/>
            <w:rPr>
              <w:rFonts w:asciiTheme="minorHAnsi" w:eastAsiaTheme="minorEastAsia" w:hAnsiTheme="minorHAnsi"/>
              <w:noProof/>
              <w:sz w:val="22"/>
              <w:szCs w:val="22"/>
              <w:lang w:eastAsia="es-ES"/>
            </w:rPr>
          </w:pPr>
          <w:hyperlink w:anchor="_Toc41638696" w:history="1">
            <w:r w:rsidR="00346303" w:rsidRPr="00ED7A19">
              <w:rPr>
                <w:rStyle w:val="Hipervnculo"/>
                <w:noProof/>
                <w:lang w:bidi="x-none"/>
                <w14:scene3d>
                  <w14:camera w14:prst="orthographicFront"/>
                  <w14:lightRig w14:rig="threePt" w14:dir="t">
                    <w14:rot w14:lat="0" w14:lon="0" w14:rev="0"/>
                  </w14:lightRig>
                </w14:scene3d>
              </w:rPr>
              <w:t>2.2.</w:t>
            </w:r>
            <w:r w:rsidR="00346303">
              <w:rPr>
                <w:rFonts w:asciiTheme="minorHAnsi" w:eastAsiaTheme="minorEastAsia" w:hAnsiTheme="minorHAnsi"/>
                <w:noProof/>
                <w:sz w:val="22"/>
                <w:szCs w:val="22"/>
                <w:lang w:eastAsia="es-ES"/>
              </w:rPr>
              <w:tab/>
            </w:r>
            <w:r w:rsidR="00346303" w:rsidRPr="00ED7A19">
              <w:rPr>
                <w:rStyle w:val="Hipervnculo"/>
                <w:noProof/>
              </w:rPr>
              <w:t>Integridad de la información.</w:t>
            </w:r>
            <w:r w:rsidR="00346303">
              <w:rPr>
                <w:noProof/>
                <w:webHidden/>
              </w:rPr>
              <w:tab/>
            </w:r>
            <w:r w:rsidR="00346303">
              <w:rPr>
                <w:noProof/>
                <w:webHidden/>
              </w:rPr>
              <w:fldChar w:fldCharType="begin"/>
            </w:r>
            <w:r w:rsidR="00346303">
              <w:rPr>
                <w:noProof/>
                <w:webHidden/>
              </w:rPr>
              <w:instrText xml:space="preserve"> PAGEREF _Toc41638696 \h </w:instrText>
            </w:r>
            <w:r w:rsidR="00346303">
              <w:rPr>
                <w:noProof/>
                <w:webHidden/>
              </w:rPr>
            </w:r>
            <w:r w:rsidR="00346303">
              <w:rPr>
                <w:noProof/>
                <w:webHidden/>
              </w:rPr>
              <w:fldChar w:fldCharType="separate"/>
            </w:r>
            <w:r w:rsidR="00346303">
              <w:rPr>
                <w:noProof/>
                <w:webHidden/>
              </w:rPr>
              <w:t>10</w:t>
            </w:r>
            <w:r w:rsidR="00346303">
              <w:rPr>
                <w:noProof/>
                <w:webHidden/>
              </w:rPr>
              <w:fldChar w:fldCharType="end"/>
            </w:r>
          </w:hyperlink>
        </w:p>
        <w:p w14:paraId="0574AD45" w14:textId="66D35516" w:rsidR="00346303" w:rsidRDefault="0097355F">
          <w:pPr>
            <w:pStyle w:val="TDC3"/>
            <w:rPr>
              <w:rFonts w:asciiTheme="minorHAnsi" w:eastAsiaTheme="minorEastAsia" w:hAnsiTheme="minorHAnsi"/>
              <w:noProof/>
              <w:sz w:val="22"/>
              <w:szCs w:val="22"/>
              <w:lang w:eastAsia="es-ES"/>
            </w:rPr>
          </w:pPr>
          <w:hyperlink w:anchor="_Toc41638697" w:history="1">
            <w:r w:rsidR="00346303" w:rsidRPr="00ED7A19">
              <w:rPr>
                <w:rStyle w:val="Hipervnculo"/>
                <w:noProof/>
                <w:lang w:bidi="x-none"/>
                <w14:scene3d>
                  <w14:camera w14:prst="orthographicFront"/>
                  <w14:lightRig w14:rig="threePt" w14:dir="t">
                    <w14:rot w14:lat="0" w14:lon="0" w14:rev="0"/>
                  </w14:lightRig>
                </w14:scene3d>
              </w:rPr>
              <w:t>2.3.</w:t>
            </w:r>
            <w:r w:rsidR="00346303">
              <w:rPr>
                <w:rFonts w:asciiTheme="minorHAnsi" w:eastAsiaTheme="minorEastAsia" w:hAnsiTheme="minorHAnsi"/>
                <w:noProof/>
                <w:sz w:val="22"/>
                <w:szCs w:val="22"/>
                <w:lang w:eastAsia="es-ES"/>
              </w:rPr>
              <w:tab/>
            </w:r>
            <w:r w:rsidR="00346303" w:rsidRPr="00ED7A19">
              <w:rPr>
                <w:rStyle w:val="Hipervnculo"/>
                <w:noProof/>
              </w:rPr>
              <w:t>Disponibilidad de la información.</w:t>
            </w:r>
            <w:r w:rsidR="00346303">
              <w:rPr>
                <w:noProof/>
                <w:webHidden/>
              </w:rPr>
              <w:tab/>
            </w:r>
            <w:r w:rsidR="00346303">
              <w:rPr>
                <w:noProof/>
                <w:webHidden/>
              </w:rPr>
              <w:fldChar w:fldCharType="begin"/>
            </w:r>
            <w:r w:rsidR="00346303">
              <w:rPr>
                <w:noProof/>
                <w:webHidden/>
              </w:rPr>
              <w:instrText xml:space="preserve"> PAGEREF _Toc41638697 \h </w:instrText>
            </w:r>
            <w:r w:rsidR="00346303">
              <w:rPr>
                <w:noProof/>
                <w:webHidden/>
              </w:rPr>
            </w:r>
            <w:r w:rsidR="00346303">
              <w:rPr>
                <w:noProof/>
                <w:webHidden/>
              </w:rPr>
              <w:fldChar w:fldCharType="separate"/>
            </w:r>
            <w:r w:rsidR="00346303">
              <w:rPr>
                <w:noProof/>
                <w:webHidden/>
              </w:rPr>
              <w:t>10</w:t>
            </w:r>
            <w:r w:rsidR="00346303">
              <w:rPr>
                <w:noProof/>
                <w:webHidden/>
              </w:rPr>
              <w:fldChar w:fldCharType="end"/>
            </w:r>
          </w:hyperlink>
        </w:p>
        <w:p w14:paraId="6827F466" w14:textId="79C31572" w:rsidR="00346303" w:rsidRDefault="0097355F">
          <w:pPr>
            <w:pStyle w:val="TDC2"/>
            <w:rPr>
              <w:rFonts w:asciiTheme="minorHAnsi" w:eastAsiaTheme="minorEastAsia" w:hAnsiTheme="minorHAnsi"/>
              <w:noProof/>
              <w:sz w:val="22"/>
              <w:lang w:eastAsia="es-ES"/>
            </w:rPr>
          </w:pPr>
          <w:hyperlink w:anchor="_Toc41638698" w:history="1">
            <w:r w:rsidR="00346303" w:rsidRPr="00ED7A19">
              <w:rPr>
                <w:rStyle w:val="Hipervnculo"/>
                <w:noProof/>
              </w:rPr>
              <w:t>3.</w:t>
            </w:r>
            <w:r w:rsidR="00346303">
              <w:rPr>
                <w:rFonts w:asciiTheme="minorHAnsi" w:eastAsiaTheme="minorEastAsia" w:hAnsiTheme="minorHAnsi"/>
                <w:noProof/>
                <w:sz w:val="22"/>
                <w:lang w:eastAsia="es-ES"/>
              </w:rPr>
              <w:tab/>
            </w:r>
            <w:r w:rsidR="00346303" w:rsidRPr="00ED7A19">
              <w:rPr>
                <w:rStyle w:val="Hipervnculo"/>
                <w:noProof/>
              </w:rPr>
              <w:t>Justificación</w:t>
            </w:r>
            <w:r w:rsidR="00346303">
              <w:rPr>
                <w:noProof/>
                <w:webHidden/>
              </w:rPr>
              <w:tab/>
            </w:r>
            <w:r w:rsidR="00346303">
              <w:rPr>
                <w:noProof/>
                <w:webHidden/>
              </w:rPr>
              <w:fldChar w:fldCharType="begin"/>
            </w:r>
            <w:r w:rsidR="00346303">
              <w:rPr>
                <w:noProof/>
                <w:webHidden/>
              </w:rPr>
              <w:instrText xml:space="preserve"> PAGEREF _Toc41638698 \h </w:instrText>
            </w:r>
            <w:r w:rsidR="00346303">
              <w:rPr>
                <w:noProof/>
                <w:webHidden/>
              </w:rPr>
            </w:r>
            <w:r w:rsidR="00346303">
              <w:rPr>
                <w:noProof/>
                <w:webHidden/>
              </w:rPr>
              <w:fldChar w:fldCharType="separate"/>
            </w:r>
            <w:r w:rsidR="00346303">
              <w:rPr>
                <w:noProof/>
                <w:webHidden/>
              </w:rPr>
              <w:t>12</w:t>
            </w:r>
            <w:r w:rsidR="00346303">
              <w:rPr>
                <w:noProof/>
                <w:webHidden/>
              </w:rPr>
              <w:fldChar w:fldCharType="end"/>
            </w:r>
          </w:hyperlink>
        </w:p>
        <w:p w14:paraId="5FD7EB91" w14:textId="347F4766" w:rsidR="00346303" w:rsidRDefault="0097355F">
          <w:pPr>
            <w:pStyle w:val="TDC2"/>
            <w:rPr>
              <w:rFonts w:asciiTheme="minorHAnsi" w:eastAsiaTheme="minorEastAsia" w:hAnsiTheme="minorHAnsi"/>
              <w:noProof/>
              <w:sz w:val="22"/>
              <w:lang w:eastAsia="es-ES"/>
            </w:rPr>
          </w:pPr>
          <w:hyperlink w:anchor="_Toc41638699" w:history="1">
            <w:r w:rsidR="00346303" w:rsidRPr="00ED7A19">
              <w:rPr>
                <w:rStyle w:val="Hipervnculo"/>
                <w:noProof/>
              </w:rPr>
              <w:t>4.</w:t>
            </w:r>
            <w:r w:rsidR="00346303">
              <w:rPr>
                <w:rFonts w:asciiTheme="minorHAnsi" w:eastAsiaTheme="minorEastAsia" w:hAnsiTheme="minorHAnsi"/>
                <w:noProof/>
                <w:sz w:val="22"/>
                <w:lang w:eastAsia="es-ES"/>
              </w:rPr>
              <w:tab/>
            </w:r>
            <w:r w:rsidR="00346303" w:rsidRPr="00ED7A19">
              <w:rPr>
                <w:rStyle w:val="Hipervnculo"/>
                <w:noProof/>
              </w:rPr>
              <w:t>Objetivos</w:t>
            </w:r>
            <w:r w:rsidR="00346303">
              <w:rPr>
                <w:noProof/>
                <w:webHidden/>
              </w:rPr>
              <w:tab/>
            </w:r>
            <w:r w:rsidR="00346303">
              <w:rPr>
                <w:noProof/>
                <w:webHidden/>
              </w:rPr>
              <w:fldChar w:fldCharType="begin"/>
            </w:r>
            <w:r w:rsidR="00346303">
              <w:rPr>
                <w:noProof/>
                <w:webHidden/>
              </w:rPr>
              <w:instrText xml:space="preserve"> PAGEREF _Toc41638699 \h </w:instrText>
            </w:r>
            <w:r w:rsidR="00346303">
              <w:rPr>
                <w:noProof/>
                <w:webHidden/>
              </w:rPr>
            </w:r>
            <w:r w:rsidR="00346303">
              <w:rPr>
                <w:noProof/>
                <w:webHidden/>
              </w:rPr>
              <w:fldChar w:fldCharType="separate"/>
            </w:r>
            <w:r w:rsidR="00346303">
              <w:rPr>
                <w:noProof/>
                <w:webHidden/>
              </w:rPr>
              <w:t>15</w:t>
            </w:r>
            <w:r w:rsidR="00346303">
              <w:rPr>
                <w:noProof/>
                <w:webHidden/>
              </w:rPr>
              <w:fldChar w:fldCharType="end"/>
            </w:r>
          </w:hyperlink>
        </w:p>
        <w:p w14:paraId="7974F396" w14:textId="30514076" w:rsidR="00346303" w:rsidRDefault="0097355F">
          <w:pPr>
            <w:pStyle w:val="TDC3"/>
            <w:rPr>
              <w:rFonts w:asciiTheme="minorHAnsi" w:eastAsiaTheme="minorEastAsia" w:hAnsiTheme="minorHAnsi"/>
              <w:noProof/>
              <w:sz w:val="22"/>
              <w:szCs w:val="22"/>
              <w:lang w:eastAsia="es-ES"/>
            </w:rPr>
          </w:pPr>
          <w:hyperlink w:anchor="_Toc41638700" w:history="1">
            <w:r w:rsidR="00346303" w:rsidRPr="00ED7A19">
              <w:rPr>
                <w:rStyle w:val="Hipervnculo"/>
                <w:noProof/>
                <w:lang w:bidi="x-none"/>
                <w14:scene3d>
                  <w14:camera w14:prst="orthographicFront"/>
                  <w14:lightRig w14:rig="threePt" w14:dir="t">
                    <w14:rot w14:lat="0" w14:lon="0" w14:rev="0"/>
                  </w14:lightRig>
                </w14:scene3d>
              </w:rPr>
              <w:t>4.1.</w:t>
            </w:r>
            <w:r w:rsidR="00346303">
              <w:rPr>
                <w:rFonts w:asciiTheme="minorHAnsi" w:eastAsiaTheme="minorEastAsia" w:hAnsiTheme="minorHAnsi"/>
                <w:noProof/>
                <w:sz w:val="22"/>
                <w:szCs w:val="22"/>
                <w:lang w:eastAsia="es-ES"/>
              </w:rPr>
              <w:tab/>
            </w:r>
            <w:r w:rsidR="00346303" w:rsidRPr="00ED7A19">
              <w:rPr>
                <w:rStyle w:val="Hipervnculo"/>
                <w:noProof/>
              </w:rPr>
              <w:t>Objetivo general.</w:t>
            </w:r>
            <w:r w:rsidR="00346303">
              <w:rPr>
                <w:noProof/>
                <w:webHidden/>
              </w:rPr>
              <w:tab/>
            </w:r>
            <w:r w:rsidR="00346303">
              <w:rPr>
                <w:noProof/>
                <w:webHidden/>
              </w:rPr>
              <w:fldChar w:fldCharType="begin"/>
            </w:r>
            <w:r w:rsidR="00346303">
              <w:rPr>
                <w:noProof/>
                <w:webHidden/>
              </w:rPr>
              <w:instrText xml:space="preserve"> PAGEREF _Toc41638700 \h </w:instrText>
            </w:r>
            <w:r w:rsidR="00346303">
              <w:rPr>
                <w:noProof/>
                <w:webHidden/>
              </w:rPr>
            </w:r>
            <w:r w:rsidR="00346303">
              <w:rPr>
                <w:noProof/>
                <w:webHidden/>
              </w:rPr>
              <w:fldChar w:fldCharType="separate"/>
            </w:r>
            <w:r w:rsidR="00346303">
              <w:rPr>
                <w:noProof/>
                <w:webHidden/>
              </w:rPr>
              <w:t>15</w:t>
            </w:r>
            <w:r w:rsidR="00346303">
              <w:rPr>
                <w:noProof/>
                <w:webHidden/>
              </w:rPr>
              <w:fldChar w:fldCharType="end"/>
            </w:r>
          </w:hyperlink>
        </w:p>
        <w:p w14:paraId="16B1C080" w14:textId="085C1CB8" w:rsidR="00346303" w:rsidRDefault="0097355F">
          <w:pPr>
            <w:pStyle w:val="TDC3"/>
            <w:rPr>
              <w:rFonts w:asciiTheme="minorHAnsi" w:eastAsiaTheme="minorEastAsia" w:hAnsiTheme="minorHAnsi"/>
              <w:noProof/>
              <w:sz w:val="22"/>
              <w:szCs w:val="22"/>
              <w:lang w:eastAsia="es-ES"/>
            </w:rPr>
          </w:pPr>
          <w:hyperlink w:anchor="_Toc41638701" w:history="1">
            <w:r w:rsidR="00346303" w:rsidRPr="00ED7A19">
              <w:rPr>
                <w:rStyle w:val="Hipervnculo"/>
                <w:noProof/>
                <w:lang w:bidi="x-none"/>
                <w14:scene3d>
                  <w14:camera w14:prst="orthographicFront"/>
                  <w14:lightRig w14:rig="threePt" w14:dir="t">
                    <w14:rot w14:lat="0" w14:lon="0" w14:rev="0"/>
                  </w14:lightRig>
                </w14:scene3d>
              </w:rPr>
              <w:t>4.2.</w:t>
            </w:r>
            <w:r w:rsidR="00346303">
              <w:rPr>
                <w:rFonts w:asciiTheme="minorHAnsi" w:eastAsiaTheme="minorEastAsia" w:hAnsiTheme="minorHAnsi"/>
                <w:noProof/>
                <w:sz w:val="22"/>
                <w:szCs w:val="22"/>
                <w:lang w:eastAsia="es-ES"/>
              </w:rPr>
              <w:tab/>
            </w:r>
            <w:r w:rsidR="00346303" w:rsidRPr="00ED7A19">
              <w:rPr>
                <w:rStyle w:val="Hipervnculo"/>
                <w:noProof/>
              </w:rPr>
              <w:t>Objetivos específicos.</w:t>
            </w:r>
            <w:r w:rsidR="00346303">
              <w:rPr>
                <w:noProof/>
                <w:webHidden/>
              </w:rPr>
              <w:tab/>
            </w:r>
            <w:r w:rsidR="00346303">
              <w:rPr>
                <w:noProof/>
                <w:webHidden/>
              </w:rPr>
              <w:fldChar w:fldCharType="begin"/>
            </w:r>
            <w:r w:rsidR="00346303">
              <w:rPr>
                <w:noProof/>
                <w:webHidden/>
              </w:rPr>
              <w:instrText xml:space="preserve"> PAGEREF _Toc41638701 \h </w:instrText>
            </w:r>
            <w:r w:rsidR="00346303">
              <w:rPr>
                <w:noProof/>
                <w:webHidden/>
              </w:rPr>
            </w:r>
            <w:r w:rsidR="00346303">
              <w:rPr>
                <w:noProof/>
                <w:webHidden/>
              </w:rPr>
              <w:fldChar w:fldCharType="separate"/>
            </w:r>
            <w:r w:rsidR="00346303">
              <w:rPr>
                <w:noProof/>
                <w:webHidden/>
              </w:rPr>
              <w:t>15</w:t>
            </w:r>
            <w:r w:rsidR="00346303">
              <w:rPr>
                <w:noProof/>
                <w:webHidden/>
              </w:rPr>
              <w:fldChar w:fldCharType="end"/>
            </w:r>
          </w:hyperlink>
        </w:p>
        <w:p w14:paraId="3C329D7B" w14:textId="376BB1D9" w:rsidR="00346303" w:rsidRDefault="0097355F">
          <w:pPr>
            <w:pStyle w:val="TDC3"/>
            <w:rPr>
              <w:rFonts w:asciiTheme="minorHAnsi" w:eastAsiaTheme="minorEastAsia" w:hAnsiTheme="minorHAnsi"/>
              <w:noProof/>
              <w:sz w:val="22"/>
              <w:szCs w:val="22"/>
              <w:lang w:eastAsia="es-ES"/>
            </w:rPr>
          </w:pPr>
          <w:hyperlink w:anchor="_Toc41638702" w:history="1">
            <w:r w:rsidR="00346303" w:rsidRPr="00ED7A19">
              <w:rPr>
                <w:rStyle w:val="Hipervnculo"/>
                <w:noProof/>
                <w:lang w:bidi="x-none"/>
                <w14:scene3d>
                  <w14:camera w14:prst="orthographicFront"/>
                  <w14:lightRig w14:rig="threePt" w14:dir="t">
                    <w14:rot w14:lat="0" w14:lon="0" w14:rev="0"/>
                  </w14:lightRig>
                </w14:scene3d>
              </w:rPr>
              <w:t>4.3.</w:t>
            </w:r>
            <w:r w:rsidR="00346303">
              <w:rPr>
                <w:rFonts w:asciiTheme="minorHAnsi" w:eastAsiaTheme="minorEastAsia" w:hAnsiTheme="minorHAnsi"/>
                <w:noProof/>
                <w:sz w:val="22"/>
                <w:szCs w:val="22"/>
                <w:lang w:eastAsia="es-ES"/>
              </w:rPr>
              <w:tab/>
            </w:r>
            <w:r w:rsidR="00346303" w:rsidRPr="00ED7A19">
              <w:rPr>
                <w:rStyle w:val="Hipervnculo"/>
                <w:noProof/>
              </w:rPr>
              <w:t>Alcance.</w:t>
            </w:r>
            <w:r w:rsidR="00346303">
              <w:rPr>
                <w:noProof/>
                <w:webHidden/>
              </w:rPr>
              <w:tab/>
            </w:r>
            <w:r w:rsidR="00346303">
              <w:rPr>
                <w:noProof/>
                <w:webHidden/>
              </w:rPr>
              <w:fldChar w:fldCharType="begin"/>
            </w:r>
            <w:r w:rsidR="00346303">
              <w:rPr>
                <w:noProof/>
                <w:webHidden/>
              </w:rPr>
              <w:instrText xml:space="preserve"> PAGEREF _Toc41638702 \h </w:instrText>
            </w:r>
            <w:r w:rsidR="00346303">
              <w:rPr>
                <w:noProof/>
                <w:webHidden/>
              </w:rPr>
            </w:r>
            <w:r w:rsidR="00346303">
              <w:rPr>
                <w:noProof/>
                <w:webHidden/>
              </w:rPr>
              <w:fldChar w:fldCharType="separate"/>
            </w:r>
            <w:r w:rsidR="00346303">
              <w:rPr>
                <w:noProof/>
                <w:webHidden/>
              </w:rPr>
              <w:t>16</w:t>
            </w:r>
            <w:r w:rsidR="00346303">
              <w:rPr>
                <w:noProof/>
                <w:webHidden/>
              </w:rPr>
              <w:fldChar w:fldCharType="end"/>
            </w:r>
          </w:hyperlink>
        </w:p>
        <w:p w14:paraId="7CD04D40" w14:textId="09C1748A" w:rsidR="00346303" w:rsidRDefault="0097355F">
          <w:pPr>
            <w:pStyle w:val="TDC3"/>
            <w:rPr>
              <w:rFonts w:asciiTheme="minorHAnsi" w:eastAsiaTheme="minorEastAsia" w:hAnsiTheme="minorHAnsi"/>
              <w:noProof/>
              <w:sz w:val="22"/>
              <w:szCs w:val="22"/>
              <w:lang w:eastAsia="es-ES"/>
            </w:rPr>
          </w:pPr>
          <w:hyperlink w:anchor="_Toc41638703" w:history="1">
            <w:r w:rsidR="00346303" w:rsidRPr="00ED7A19">
              <w:rPr>
                <w:rStyle w:val="Hipervnculo"/>
                <w:noProof/>
                <w:lang w:bidi="x-none"/>
                <w14:scene3d>
                  <w14:camera w14:prst="orthographicFront"/>
                  <w14:lightRig w14:rig="threePt" w14:dir="t">
                    <w14:rot w14:lat="0" w14:lon="0" w14:rev="0"/>
                  </w14:lightRig>
                </w14:scene3d>
              </w:rPr>
              <w:t>4.4.</w:t>
            </w:r>
            <w:r w:rsidR="00346303">
              <w:rPr>
                <w:rFonts w:asciiTheme="minorHAnsi" w:eastAsiaTheme="minorEastAsia" w:hAnsiTheme="minorHAnsi"/>
                <w:noProof/>
                <w:sz w:val="22"/>
                <w:szCs w:val="22"/>
                <w:lang w:eastAsia="es-ES"/>
              </w:rPr>
              <w:tab/>
            </w:r>
            <w:r w:rsidR="00346303" w:rsidRPr="00ED7A19">
              <w:rPr>
                <w:rStyle w:val="Hipervnculo"/>
                <w:noProof/>
              </w:rPr>
              <w:t>Limitantes</w:t>
            </w:r>
            <w:r w:rsidR="00346303">
              <w:rPr>
                <w:noProof/>
                <w:webHidden/>
              </w:rPr>
              <w:tab/>
            </w:r>
            <w:r w:rsidR="00346303">
              <w:rPr>
                <w:noProof/>
                <w:webHidden/>
              </w:rPr>
              <w:fldChar w:fldCharType="begin"/>
            </w:r>
            <w:r w:rsidR="00346303">
              <w:rPr>
                <w:noProof/>
                <w:webHidden/>
              </w:rPr>
              <w:instrText xml:space="preserve"> PAGEREF _Toc41638703 \h </w:instrText>
            </w:r>
            <w:r w:rsidR="00346303">
              <w:rPr>
                <w:noProof/>
                <w:webHidden/>
              </w:rPr>
            </w:r>
            <w:r w:rsidR="00346303">
              <w:rPr>
                <w:noProof/>
                <w:webHidden/>
              </w:rPr>
              <w:fldChar w:fldCharType="separate"/>
            </w:r>
            <w:r w:rsidR="00346303">
              <w:rPr>
                <w:noProof/>
                <w:webHidden/>
              </w:rPr>
              <w:t>16</w:t>
            </w:r>
            <w:r w:rsidR="00346303">
              <w:rPr>
                <w:noProof/>
                <w:webHidden/>
              </w:rPr>
              <w:fldChar w:fldCharType="end"/>
            </w:r>
          </w:hyperlink>
        </w:p>
        <w:p w14:paraId="5E307AB9" w14:textId="2183132D" w:rsidR="00346303" w:rsidRDefault="00EA7482">
          <w:pPr>
            <w:pStyle w:val="TDC1"/>
            <w:tabs>
              <w:tab w:val="right" w:leader="dot" w:pos="8827"/>
            </w:tabs>
            <w:rPr>
              <w:rFonts w:asciiTheme="minorHAnsi" w:eastAsiaTheme="minorEastAsia" w:hAnsiTheme="minorHAnsi"/>
              <w:b w:val="0"/>
              <w:bCs w:val="0"/>
              <w:i w:val="0"/>
              <w:iCs w:val="0"/>
              <w:noProof/>
              <w:sz w:val="22"/>
              <w:szCs w:val="22"/>
              <w:lang w:eastAsia="es-ES"/>
            </w:rPr>
          </w:pPr>
          <w:hyperlink w:anchor="_Toc41638704" w:history="1">
            <w:r w:rsidR="00346303" w:rsidRPr="00ED7A19">
              <w:rPr>
                <w:rStyle w:val="Hipervnculo"/>
                <w:rFonts w:cs="Times New Roman"/>
                <w:noProof/>
                <w:lang w:val="es-GT"/>
              </w:rPr>
              <w:t>II. Marco Metodológico</w:t>
            </w:r>
            <w:r w:rsidR="00346303">
              <w:rPr>
                <w:noProof/>
                <w:webHidden/>
              </w:rPr>
              <w:tab/>
            </w:r>
            <w:r w:rsidR="00346303">
              <w:rPr>
                <w:noProof/>
                <w:webHidden/>
              </w:rPr>
              <w:fldChar w:fldCharType="begin"/>
            </w:r>
            <w:r w:rsidR="00346303">
              <w:rPr>
                <w:noProof/>
                <w:webHidden/>
              </w:rPr>
              <w:instrText xml:space="preserve"> PAGEREF _Toc41638704 \h </w:instrText>
            </w:r>
            <w:r w:rsidR="00346303">
              <w:rPr>
                <w:noProof/>
                <w:webHidden/>
              </w:rPr>
            </w:r>
            <w:r w:rsidR="00346303">
              <w:rPr>
                <w:noProof/>
                <w:webHidden/>
              </w:rPr>
              <w:fldChar w:fldCharType="separate"/>
            </w:r>
            <w:r w:rsidR="00346303">
              <w:rPr>
                <w:noProof/>
                <w:webHidden/>
              </w:rPr>
              <w:t>17</w:t>
            </w:r>
            <w:r w:rsidR="00346303">
              <w:rPr>
                <w:noProof/>
                <w:webHidden/>
              </w:rPr>
              <w:fldChar w:fldCharType="end"/>
            </w:r>
          </w:hyperlink>
        </w:p>
        <w:p w14:paraId="04E0E965" w14:textId="46B0156F" w:rsidR="00346303" w:rsidRDefault="0097355F">
          <w:pPr>
            <w:pStyle w:val="TDC2"/>
            <w:rPr>
              <w:rFonts w:asciiTheme="minorHAnsi" w:eastAsiaTheme="minorEastAsia" w:hAnsiTheme="minorHAnsi"/>
              <w:noProof/>
              <w:sz w:val="22"/>
              <w:lang w:eastAsia="es-ES"/>
            </w:rPr>
          </w:pPr>
          <w:hyperlink w:anchor="_Toc41638705" w:history="1">
            <w:r w:rsidR="00346303" w:rsidRPr="00ED7A19">
              <w:rPr>
                <w:rStyle w:val="Hipervnculo"/>
                <w:noProof/>
              </w:rPr>
              <w:t>1.</w:t>
            </w:r>
            <w:r w:rsidR="00346303">
              <w:rPr>
                <w:rFonts w:asciiTheme="minorHAnsi" w:eastAsiaTheme="minorEastAsia" w:hAnsiTheme="minorHAnsi"/>
                <w:noProof/>
                <w:sz w:val="22"/>
                <w:lang w:eastAsia="es-ES"/>
              </w:rPr>
              <w:tab/>
            </w:r>
            <w:r w:rsidR="00346303" w:rsidRPr="00ED7A19">
              <w:rPr>
                <w:rStyle w:val="Hipervnculo"/>
                <w:noProof/>
              </w:rPr>
              <w:t>Metodología</w:t>
            </w:r>
            <w:r w:rsidR="00346303">
              <w:rPr>
                <w:noProof/>
                <w:webHidden/>
              </w:rPr>
              <w:tab/>
            </w:r>
            <w:r w:rsidR="00346303">
              <w:rPr>
                <w:noProof/>
                <w:webHidden/>
              </w:rPr>
              <w:fldChar w:fldCharType="begin"/>
            </w:r>
            <w:r w:rsidR="00346303">
              <w:rPr>
                <w:noProof/>
                <w:webHidden/>
              </w:rPr>
              <w:instrText xml:space="preserve"> PAGEREF _Toc41638705 \h </w:instrText>
            </w:r>
            <w:r w:rsidR="00346303">
              <w:rPr>
                <w:noProof/>
                <w:webHidden/>
              </w:rPr>
            </w:r>
            <w:r w:rsidR="00346303">
              <w:rPr>
                <w:noProof/>
                <w:webHidden/>
              </w:rPr>
              <w:fldChar w:fldCharType="separate"/>
            </w:r>
            <w:r w:rsidR="00346303">
              <w:rPr>
                <w:noProof/>
                <w:webHidden/>
              </w:rPr>
              <w:t>17</w:t>
            </w:r>
            <w:r w:rsidR="00346303">
              <w:rPr>
                <w:noProof/>
                <w:webHidden/>
              </w:rPr>
              <w:fldChar w:fldCharType="end"/>
            </w:r>
          </w:hyperlink>
        </w:p>
        <w:p w14:paraId="43668788" w14:textId="1F04AE80" w:rsidR="00346303" w:rsidRDefault="0097355F">
          <w:pPr>
            <w:pStyle w:val="TDC3"/>
            <w:rPr>
              <w:rFonts w:asciiTheme="minorHAnsi" w:eastAsiaTheme="minorEastAsia" w:hAnsiTheme="minorHAnsi"/>
              <w:noProof/>
              <w:sz w:val="22"/>
              <w:szCs w:val="22"/>
              <w:lang w:eastAsia="es-ES"/>
            </w:rPr>
          </w:pPr>
          <w:hyperlink w:anchor="_Toc41638706" w:history="1">
            <w:r w:rsidR="00346303" w:rsidRPr="00ED7A19">
              <w:rPr>
                <w:rStyle w:val="Hipervnculo"/>
                <w:noProof/>
                <w:lang w:bidi="x-none"/>
                <w14:scene3d>
                  <w14:camera w14:prst="orthographicFront"/>
                  <w14:lightRig w14:rig="threePt" w14:dir="t">
                    <w14:rot w14:lat="0" w14:lon="0" w14:rev="0"/>
                  </w14:lightRig>
                </w14:scene3d>
              </w:rPr>
              <w:t>1.1.</w:t>
            </w:r>
            <w:r w:rsidR="00346303">
              <w:rPr>
                <w:rFonts w:asciiTheme="minorHAnsi" w:eastAsiaTheme="minorEastAsia" w:hAnsiTheme="minorHAnsi"/>
                <w:noProof/>
                <w:sz w:val="22"/>
                <w:szCs w:val="22"/>
                <w:lang w:eastAsia="es-ES"/>
              </w:rPr>
              <w:tab/>
            </w:r>
            <w:r w:rsidR="00346303" w:rsidRPr="00ED7A19">
              <w:rPr>
                <w:rStyle w:val="Hipervnculo"/>
                <w:noProof/>
              </w:rPr>
              <w:t>Indicadores.</w:t>
            </w:r>
            <w:r w:rsidR="00346303">
              <w:rPr>
                <w:noProof/>
                <w:webHidden/>
              </w:rPr>
              <w:tab/>
            </w:r>
            <w:r w:rsidR="00346303">
              <w:rPr>
                <w:noProof/>
                <w:webHidden/>
              </w:rPr>
              <w:fldChar w:fldCharType="begin"/>
            </w:r>
            <w:r w:rsidR="00346303">
              <w:rPr>
                <w:noProof/>
                <w:webHidden/>
              </w:rPr>
              <w:instrText xml:space="preserve"> PAGEREF _Toc41638706 \h </w:instrText>
            </w:r>
            <w:r w:rsidR="00346303">
              <w:rPr>
                <w:noProof/>
                <w:webHidden/>
              </w:rPr>
            </w:r>
            <w:r w:rsidR="00346303">
              <w:rPr>
                <w:noProof/>
                <w:webHidden/>
              </w:rPr>
              <w:fldChar w:fldCharType="separate"/>
            </w:r>
            <w:r w:rsidR="00346303">
              <w:rPr>
                <w:noProof/>
                <w:webHidden/>
              </w:rPr>
              <w:t>17</w:t>
            </w:r>
            <w:r w:rsidR="00346303">
              <w:rPr>
                <w:noProof/>
                <w:webHidden/>
              </w:rPr>
              <w:fldChar w:fldCharType="end"/>
            </w:r>
          </w:hyperlink>
        </w:p>
        <w:p w14:paraId="4F6A3CF4" w14:textId="1CE5E6B7" w:rsidR="00346303" w:rsidRDefault="0097355F">
          <w:pPr>
            <w:pStyle w:val="TDC4"/>
            <w:rPr>
              <w:rFonts w:asciiTheme="minorHAnsi" w:eastAsiaTheme="minorEastAsia" w:hAnsiTheme="minorHAnsi"/>
              <w:noProof/>
              <w:sz w:val="22"/>
              <w:szCs w:val="22"/>
              <w:lang w:eastAsia="es-ES"/>
            </w:rPr>
          </w:pPr>
          <w:hyperlink w:anchor="_Toc41638707" w:history="1">
            <w:r w:rsidR="00346303" w:rsidRPr="00ED7A19">
              <w:rPr>
                <w:rStyle w:val="Hipervnculo"/>
                <w:noProof/>
              </w:rPr>
              <w:t>1.1.1.</w:t>
            </w:r>
            <w:r w:rsidR="00346303">
              <w:rPr>
                <w:rFonts w:asciiTheme="minorHAnsi" w:eastAsiaTheme="minorEastAsia" w:hAnsiTheme="minorHAnsi"/>
                <w:noProof/>
                <w:sz w:val="22"/>
                <w:szCs w:val="22"/>
                <w:lang w:eastAsia="es-ES"/>
              </w:rPr>
              <w:tab/>
            </w:r>
            <w:r w:rsidR="00346303" w:rsidRPr="00ED7A19">
              <w:rPr>
                <w:rStyle w:val="Hipervnculo"/>
                <w:noProof/>
              </w:rPr>
              <w:t>Variables independientes.</w:t>
            </w:r>
            <w:r w:rsidR="00346303">
              <w:rPr>
                <w:noProof/>
                <w:webHidden/>
              </w:rPr>
              <w:tab/>
            </w:r>
            <w:r w:rsidR="00346303">
              <w:rPr>
                <w:noProof/>
                <w:webHidden/>
              </w:rPr>
              <w:fldChar w:fldCharType="begin"/>
            </w:r>
            <w:r w:rsidR="00346303">
              <w:rPr>
                <w:noProof/>
                <w:webHidden/>
              </w:rPr>
              <w:instrText xml:space="preserve"> PAGEREF _Toc41638707 \h </w:instrText>
            </w:r>
            <w:r w:rsidR="00346303">
              <w:rPr>
                <w:noProof/>
                <w:webHidden/>
              </w:rPr>
            </w:r>
            <w:r w:rsidR="00346303">
              <w:rPr>
                <w:noProof/>
                <w:webHidden/>
              </w:rPr>
              <w:fldChar w:fldCharType="separate"/>
            </w:r>
            <w:r w:rsidR="00346303">
              <w:rPr>
                <w:noProof/>
                <w:webHidden/>
              </w:rPr>
              <w:t>17</w:t>
            </w:r>
            <w:r w:rsidR="00346303">
              <w:rPr>
                <w:noProof/>
                <w:webHidden/>
              </w:rPr>
              <w:fldChar w:fldCharType="end"/>
            </w:r>
          </w:hyperlink>
        </w:p>
        <w:p w14:paraId="39B14098" w14:textId="0CEFA2F7" w:rsidR="00346303" w:rsidRDefault="0097355F">
          <w:pPr>
            <w:pStyle w:val="TDC5"/>
            <w:rPr>
              <w:rFonts w:asciiTheme="minorHAnsi" w:eastAsiaTheme="minorEastAsia" w:hAnsiTheme="minorHAnsi"/>
              <w:noProof/>
              <w:sz w:val="22"/>
              <w:szCs w:val="22"/>
              <w:lang w:eastAsia="es-ES"/>
            </w:rPr>
          </w:pPr>
          <w:hyperlink w:anchor="_Toc41638708" w:history="1">
            <w:r w:rsidR="00346303" w:rsidRPr="00ED7A19">
              <w:rPr>
                <w:rStyle w:val="Hipervnculo"/>
                <w:noProof/>
              </w:rPr>
              <w:t>1.1.1.1.</w:t>
            </w:r>
            <w:r w:rsidR="00346303">
              <w:rPr>
                <w:rFonts w:asciiTheme="minorHAnsi" w:eastAsiaTheme="minorEastAsia" w:hAnsiTheme="minorHAnsi"/>
                <w:noProof/>
                <w:sz w:val="22"/>
                <w:szCs w:val="22"/>
                <w:lang w:eastAsia="es-ES"/>
              </w:rPr>
              <w:tab/>
            </w:r>
            <w:r w:rsidR="00346303" w:rsidRPr="00ED7A19">
              <w:rPr>
                <w:rStyle w:val="Hipervnculo"/>
                <w:noProof/>
              </w:rPr>
              <w:t>Tiempo.</w:t>
            </w:r>
            <w:r w:rsidR="00346303">
              <w:rPr>
                <w:noProof/>
                <w:webHidden/>
              </w:rPr>
              <w:tab/>
            </w:r>
            <w:r w:rsidR="00346303">
              <w:rPr>
                <w:noProof/>
                <w:webHidden/>
              </w:rPr>
              <w:fldChar w:fldCharType="begin"/>
            </w:r>
            <w:r w:rsidR="00346303">
              <w:rPr>
                <w:noProof/>
                <w:webHidden/>
              </w:rPr>
              <w:instrText xml:space="preserve"> PAGEREF _Toc41638708 \h </w:instrText>
            </w:r>
            <w:r w:rsidR="00346303">
              <w:rPr>
                <w:noProof/>
                <w:webHidden/>
              </w:rPr>
            </w:r>
            <w:r w:rsidR="00346303">
              <w:rPr>
                <w:noProof/>
                <w:webHidden/>
              </w:rPr>
              <w:fldChar w:fldCharType="separate"/>
            </w:r>
            <w:r w:rsidR="00346303">
              <w:rPr>
                <w:noProof/>
                <w:webHidden/>
              </w:rPr>
              <w:t>17</w:t>
            </w:r>
            <w:r w:rsidR="00346303">
              <w:rPr>
                <w:noProof/>
                <w:webHidden/>
              </w:rPr>
              <w:fldChar w:fldCharType="end"/>
            </w:r>
          </w:hyperlink>
        </w:p>
        <w:p w14:paraId="6007ECE5" w14:textId="113C0E8D" w:rsidR="00346303" w:rsidRDefault="0097355F">
          <w:pPr>
            <w:pStyle w:val="TDC5"/>
            <w:rPr>
              <w:rFonts w:asciiTheme="minorHAnsi" w:eastAsiaTheme="minorEastAsia" w:hAnsiTheme="minorHAnsi"/>
              <w:noProof/>
              <w:sz w:val="22"/>
              <w:szCs w:val="22"/>
              <w:lang w:eastAsia="es-ES"/>
            </w:rPr>
          </w:pPr>
          <w:hyperlink w:anchor="_Toc41638709" w:history="1">
            <w:r w:rsidR="00346303" w:rsidRPr="00ED7A19">
              <w:rPr>
                <w:rStyle w:val="Hipervnculo"/>
                <w:noProof/>
              </w:rPr>
              <w:t>1.1.1.2.</w:t>
            </w:r>
            <w:r w:rsidR="00346303">
              <w:rPr>
                <w:rFonts w:asciiTheme="minorHAnsi" w:eastAsiaTheme="minorEastAsia" w:hAnsiTheme="minorHAnsi"/>
                <w:noProof/>
                <w:sz w:val="22"/>
                <w:szCs w:val="22"/>
                <w:lang w:eastAsia="es-ES"/>
              </w:rPr>
              <w:tab/>
            </w:r>
            <w:r w:rsidR="00346303" w:rsidRPr="00ED7A19">
              <w:rPr>
                <w:rStyle w:val="Hipervnculo"/>
                <w:noProof/>
              </w:rPr>
              <w:t>Activos fungibles.</w:t>
            </w:r>
            <w:r w:rsidR="00346303">
              <w:rPr>
                <w:noProof/>
                <w:webHidden/>
              </w:rPr>
              <w:tab/>
            </w:r>
            <w:r w:rsidR="00346303">
              <w:rPr>
                <w:noProof/>
                <w:webHidden/>
              </w:rPr>
              <w:fldChar w:fldCharType="begin"/>
            </w:r>
            <w:r w:rsidR="00346303">
              <w:rPr>
                <w:noProof/>
                <w:webHidden/>
              </w:rPr>
              <w:instrText xml:space="preserve"> PAGEREF _Toc41638709 \h </w:instrText>
            </w:r>
            <w:r w:rsidR="00346303">
              <w:rPr>
                <w:noProof/>
                <w:webHidden/>
              </w:rPr>
            </w:r>
            <w:r w:rsidR="00346303">
              <w:rPr>
                <w:noProof/>
                <w:webHidden/>
              </w:rPr>
              <w:fldChar w:fldCharType="separate"/>
            </w:r>
            <w:r w:rsidR="00346303">
              <w:rPr>
                <w:noProof/>
                <w:webHidden/>
              </w:rPr>
              <w:t>18</w:t>
            </w:r>
            <w:r w:rsidR="00346303">
              <w:rPr>
                <w:noProof/>
                <w:webHidden/>
              </w:rPr>
              <w:fldChar w:fldCharType="end"/>
            </w:r>
          </w:hyperlink>
        </w:p>
        <w:p w14:paraId="2B17F9B0" w14:textId="65580BC9" w:rsidR="00346303" w:rsidRDefault="0097355F">
          <w:pPr>
            <w:pStyle w:val="TDC5"/>
            <w:rPr>
              <w:rFonts w:asciiTheme="minorHAnsi" w:eastAsiaTheme="minorEastAsia" w:hAnsiTheme="minorHAnsi"/>
              <w:noProof/>
              <w:sz w:val="22"/>
              <w:szCs w:val="22"/>
              <w:lang w:eastAsia="es-ES"/>
            </w:rPr>
          </w:pPr>
          <w:hyperlink w:anchor="_Toc41638710" w:history="1">
            <w:r w:rsidR="00346303" w:rsidRPr="00ED7A19">
              <w:rPr>
                <w:rStyle w:val="Hipervnculo"/>
                <w:noProof/>
              </w:rPr>
              <w:t>1.1.1.3.</w:t>
            </w:r>
            <w:r w:rsidR="00346303">
              <w:rPr>
                <w:rFonts w:asciiTheme="minorHAnsi" w:eastAsiaTheme="minorEastAsia" w:hAnsiTheme="minorHAnsi"/>
                <w:noProof/>
                <w:sz w:val="22"/>
                <w:szCs w:val="22"/>
                <w:lang w:eastAsia="es-ES"/>
              </w:rPr>
              <w:tab/>
            </w:r>
            <w:r w:rsidR="00346303" w:rsidRPr="00ED7A19">
              <w:rPr>
                <w:rStyle w:val="Hipervnculo"/>
                <w:noProof/>
              </w:rPr>
              <w:t>Necesidades del usuario en el sistema computacional.</w:t>
            </w:r>
            <w:r w:rsidR="00346303">
              <w:rPr>
                <w:noProof/>
                <w:webHidden/>
              </w:rPr>
              <w:tab/>
            </w:r>
            <w:r w:rsidR="00346303">
              <w:rPr>
                <w:noProof/>
                <w:webHidden/>
              </w:rPr>
              <w:fldChar w:fldCharType="begin"/>
            </w:r>
            <w:r w:rsidR="00346303">
              <w:rPr>
                <w:noProof/>
                <w:webHidden/>
              </w:rPr>
              <w:instrText xml:space="preserve"> PAGEREF _Toc41638710 \h </w:instrText>
            </w:r>
            <w:r w:rsidR="00346303">
              <w:rPr>
                <w:noProof/>
                <w:webHidden/>
              </w:rPr>
            </w:r>
            <w:r w:rsidR="00346303">
              <w:rPr>
                <w:noProof/>
                <w:webHidden/>
              </w:rPr>
              <w:fldChar w:fldCharType="separate"/>
            </w:r>
            <w:r w:rsidR="00346303">
              <w:rPr>
                <w:noProof/>
                <w:webHidden/>
              </w:rPr>
              <w:t>18</w:t>
            </w:r>
            <w:r w:rsidR="00346303">
              <w:rPr>
                <w:noProof/>
                <w:webHidden/>
              </w:rPr>
              <w:fldChar w:fldCharType="end"/>
            </w:r>
          </w:hyperlink>
        </w:p>
        <w:p w14:paraId="51D2AF60" w14:textId="663D74BA" w:rsidR="00346303" w:rsidRDefault="0097355F">
          <w:pPr>
            <w:pStyle w:val="TDC5"/>
            <w:rPr>
              <w:rFonts w:asciiTheme="minorHAnsi" w:eastAsiaTheme="minorEastAsia" w:hAnsiTheme="minorHAnsi"/>
              <w:noProof/>
              <w:sz w:val="22"/>
              <w:szCs w:val="22"/>
              <w:lang w:eastAsia="es-ES"/>
            </w:rPr>
          </w:pPr>
          <w:hyperlink w:anchor="_Toc41638711" w:history="1">
            <w:r w:rsidR="00346303" w:rsidRPr="00ED7A19">
              <w:rPr>
                <w:rStyle w:val="Hipervnculo"/>
                <w:noProof/>
              </w:rPr>
              <w:t>1.1.1.4.</w:t>
            </w:r>
            <w:r w:rsidR="00346303">
              <w:rPr>
                <w:rFonts w:asciiTheme="minorHAnsi" w:eastAsiaTheme="minorEastAsia" w:hAnsiTheme="minorHAnsi"/>
                <w:noProof/>
                <w:sz w:val="22"/>
                <w:szCs w:val="22"/>
                <w:lang w:eastAsia="es-ES"/>
              </w:rPr>
              <w:tab/>
            </w:r>
            <w:r w:rsidR="00346303" w:rsidRPr="00ED7A19">
              <w:rPr>
                <w:rStyle w:val="Hipervnculo"/>
                <w:noProof/>
              </w:rPr>
              <w:t>Inversión económica.</w:t>
            </w:r>
            <w:r w:rsidR="00346303">
              <w:rPr>
                <w:noProof/>
                <w:webHidden/>
              </w:rPr>
              <w:tab/>
            </w:r>
            <w:r w:rsidR="00346303">
              <w:rPr>
                <w:noProof/>
                <w:webHidden/>
              </w:rPr>
              <w:fldChar w:fldCharType="begin"/>
            </w:r>
            <w:r w:rsidR="00346303">
              <w:rPr>
                <w:noProof/>
                <w:webHidden/>
              </w:rPr>
              <w:instrText xml:space="preserve"> PAGEREF _Toc41638711 \h </w:instrText>
            </w:r>
            <w:r w:rsidR="00346303">
              <w:rPr>
                <w:noProof/>
                <w:webHidden/>
              </w:rPr>
            </w:r>
            <w:r w:rsidR="00346303">
              <w:rPr>
                <w:noProof/>
                <w:webHidden/>
              </w:rPr>
              <w:fldChar w:fldCharType="separate"/>
            </w:r>
            <w:r w:rsidR="00346303">
              <w:rPr>
                <w:noProof/>
                <w:webHidden/>
              </w:rPr>
              <w:t>18</w:t>
            </w:r>
            <w:r w:rsidR="00346303">
              <w:rPr>
                <w:noProof/>
                <w:webHidden/>
              </w:rPr>
              <w:fldChar w:fldCharType="end"/>
            </w:r>
          </w:hyperlink>
        </w:p>
        <w:p w14:paraId="1A9ED8EF" w14:textId="36AD8751" w:rsidR="00346303" w:rsidRDefault="0097355F">
          <w:pPr>
            <w:pStyle w:val="TDC5"/>
            <w:rPr>
              <w:rFonts w:asciiTheme="minorHAnsi" w:eastAsiaTheme="minorEastAsia" w:hAnsiTheme="minorHAnsi"/>
              <w:noProof/>
              <w:sz w:val="22"/>
              <w:szCs w:val="22"/>
              <w:lang w:eastAsia="es-ES"/>
            </w:rPr>
          </w:pPr>
          <w:hyperlink w:anchor="_Toc41638712" w:history="1">
            <w:r w:rsidR="00346303" w:rsidRPr="00ED7A19">
              <w:rPr>
                <w:rStyle w:val="Hipervnculo"/>
                <w:noProof/>
              </w:rPr>
              <w:t>1.1.1.5.</w:t>
            </w:r>
            <w:r w:rsidR="00346303">
              <w:rPr>
                <w:rFonts w:asciiTheme="minorHAnsi" w:eastAsiaTheme="minorEastAsia" w:hAnsiTheme="minorHAnsi"/>
                <w:noProof/>
                <w:sz w:val="22"/>
                <w:szCs w:val="22"/>
                <w:lang w:eastAsia="es-ES"/>
              </w:rPr>
              <w:tab/>
            </w:r>
            <w:r w:rsidR="00346303" w:rsidRPr="00ED7A19">
              <w:rPr>
                <w:rStyle w:val="Hipervnculo"/>
                <w:noProof/>
              </w:rPr>
              <w:t>Usabilidad.</w:t>
            </w:r>
            <w:r w:rsidR="00346303">
              <w:rPr>
                <w:noProof/>
                <w:webHidden/>
              </w:rPr>
              <w:tab/>
            </w:r>
            <w:r w:rsidR="00346303">
              <w:rPr>
                <w:noProof/>
                <w:webHidden/>
              </w:rPr>
              <w:fldChar w:fldCharType="begin"/>
            </w:r>
            <w:r w:rsidR="00346303">
              <w:rPr>
                <w:noProof/>
                <w:webHidden/>
              </w:rPr>
              <w:instrText xml:space="preserve"> PAGEREF _Toc41638712 \h </w:instrText>
            </w:r>
            <w:r w:rsidR="00346303">
              <w:rPr>
                <w:noProof/>
                <w:webHidden/>
              </w:rPr>
            </w:r>
            <w:r w:rsidR="00346303">
              <w:rPr>
                <w:noProof/>
                <w:webHidden/>
              </w:rPr>
              <w:fldChar w:fldCharType="separate"/>
            </w:r>
            <w:r w:rsidR="00346303">
              <w:rPr>
                <w:noProof/>
                <w:webHidden/>
              </w:rPr>
              <w:t>19</w:t>
            </w:r>
            <w:r w:rsidR="00346303">
              <w:rPr>
                <w:noProof/>
                <w:webHidden/>
              </w:rPr>
              <w:fldChar w:fldCharType="end"/>
            </w:r>
          </w:hyperlink>
        </w:p>
        <w:p w14:paraId="5AF5013E" w14:textId="3F1699D6" w:rsidR="00346303" w:rsidRDefault="0097355F">
          <w:pPr>
            <w:pStyle w:val="TDC4"/>
            <w:rPr>
              <w:rFonts w:asciiTheme="minorHAnsi" w:eastAsiaTheme="minorEastAsia" w:hAnsiTheme="minorHAnsi"/>
              <w:noProof/>
              <w:sz w:val="22"/>
              <w:szCs w:val="22"/>
              <w:lang w:eastAsia="es-ES"/>
            </w:rPr>
          </w:pPr>
          <w:hyperlink w:anchor="_Toc41638713" w:history="1">
            <w:r w:rsidR="00346303" w:rsidRPr="00ED7A19">
              <w:rPr>
                <w:rStyle w:val="Hipervnculo"/>
                <w:noProof/>
              </w:rPr>
              <w:t>1.1.2.</w:t>
            </w:r>
            <w:r w:rsidR="00346303">
              <w:rPr>
                <w:rFonts w:asciiTheme="minorHAnsi" w:eastAsiaTheme="minorEastAsia" w:hAnsiTheme="minorHAnsi"/>
                <w:noProof/>
                <w:sz w:val="22"/>
                <w:szCs w:val="22"/>
                <w:lang w:eastAsia="es-ES"/>
              </w:rPr>
              <w:tab/>
            </w:r>
            <w:r w:rsidR="00346303" w:rsidRPr="00ED7A19">
              <w:rPr>
                <w:rStyle w:val="Hipervnculo"/>
                <w:noProof/>
              </w:rPr>
              <w:t>Variables Dependientes.</w:t>
            </w:r>
            <w:r w:rsidR="00346303">
              <w:rPr>
                <w:noProof/>
                <w:webHidden/>
              </w:rPr>
              <w:tab/>
            </w:r>
            <w:r w:rsidR="00346303">
              <w:rPr>
                <w:noProof/>
                <w:webHidden/>
              </w:rPr>
              <w:fldChar w:fldCharType="begin"/>
            </w:r>
            <w:r w:rsidR="00346303">
              <w:rPr>
                <w:noProof/>
                <w:webHidden/>
              </w:rPr>
              <w:instrText xml:space="preserve"> PAGEREF _Toc41638713 \h </w:instrText>
            </w:r>
            <w:r w:rsidR="00346303">
              <w:rPr>
                <w:noProof/>
                <w:webHidden/>
              </w:rPr>
            </w:r>
            <w:r w:rsidR="00346303">
              <w:rPr>
                <w:noProof/>
                <w:webHidden/>
              </w:rPr>
              <w:fldChar w:fldCharType="separate"/>
            </w:r>
            <w:r w:rsidR="00346303">
              <w:rPr>
                <w:noProof/>
                <w:webHidden/>
              </w:rPr>
              <w:t>19</w:t>
            </w:r>
            <w:r w:rsidR="00346303">
              <w:rPr>
                <w:noProof/>
                <w:webHidden/>
              </w:rPr>
              <w:fldChar w:fldCharType="end"/>
            </w:r>
          </w:hyperlink>
        </w:p>
        <w:p w14:paraId="043D9F1D" w14:textId="42164F89" w:rsidR="00346303" w:rsidRDefault="0097355F">
          <w:pPr>
            <w:pStyle w:val="TDC5"/>
            <w:rPr>
              <w:rFonts w:asciiTheme="minorHAnsi" w:eastAsiaTheme="minorEastAsia" w:hAnsiTheme="minorHAnsi"/>
              <w:noProof/>
              <w:sz w:val="22"/>
              <w:szCs w:val="22"/>
              <w:lang w:eastAsia="es-ES"/>
            </w:rPr>
          </w:pPr>
          <w:hyperlink w:anchor="_Toc41638714" w:history="1">
            <w:r w:rsidR="00346303" w:rsidRPr="00ED7A19">
              <w:rPr>
                <w:rStyle w:val="Hipervnculo"/>
                <w:noProof/>
              </w:rPr>
              <w:t>1.1.2.1.</w:t>
            </w:r>
            <w:r w:rsidR="00346303">
              <w:rPr>
                <w:rFonts w:asciiTheme="minorHAnsi" w:eastAsiaTheme="minorEastAsia" w:hAnsiTheme="minorHAnsi"/>
                <w:noProof/>
                <w:sz w:val="22"/>
                <w:szCs w:val="22"/>
                <w:lang w:eastAsia="es-ES"/>
              </w:rPr>
              <w:tab/>
            </w:r>
            <w:r w:rsidR="00346303" w:rsidRPr="00ED7A19">
              <w:rPr>
                <w:rStyle w:val="Hipervnculo"/>
                <w:noProof/>
              </w:rPr>
              <w:t>Toma de requerimientos.</w:t>
            </w:r>
            <w:r w:rsidR="00346303">
              <w:rPr>
                <w:noProof/>
                <w:webHidden/>
              </w:rPr>
              <w:tab/>
            </w:r>
            <w:r w:rsidR="00346303">
              <w:rPr>
                <w:noProof/>
                <w:webHidden/>
              </w:rPr>
              <w:fldChar w:fldCharType="begin"/>
            </w:r>
            <w:r w:rsidR="00346303">
              <w:rPr>
                <w:noProof/>
                <w:webHidden/>
              </w:rPr>
              <w:instrText xml:space="preserve"> PAGEREF _Toc41638714 \h </w:instrText>
            </w:r>
            <w:r w:rsidR="00346303">
              <w:rPr>
                <w:noProof/>
                <w:webHidden/>
              </w:rPr>
            </w:r>
            <w:r w:rsidR="00346303">
              <w:rPr>
                <w:noProof/>
                <w:webHidden/>
              </w:rPr>
              <w:fldChar w:fldCharType="separate"/>
            </w:r>
            <w:r w:rsidR="00346303">
              <w:rPr>
                <w:noProof/>
                <w:webHidden/>
              </w:rPr>
              <w:t>19</w:t>
            </w:r>
            <w:r w:rsidR="00346303">
              <w:rPr>
                <w:noProof/>
                <w:webHidden/>
              </w:rPr>
              <w:fldChar w:fldCharType="end"/>
            </w:r>
          </w:hyperlink>
        </w:p>
        <w:p w14:paraId="4B0DCB1D" w14:textId="2E48B15E" w:rsidR="00346303" w:rsidRDefault="0097355F">
          <w:pPr>
            <w:pStyle w:val="TDC5"/>
            <w:rPr>
              <w:rFonts w:asciiTheme="minorHAnsi" w:eastAsiaTheme="minorEastAsia" w:hAnsiTheme="minorHAnsi"/>
              <w:noProof/>
              <w:sz w:val="22"/>
              <w:szCs w:val="22"/>
              <w:lang w:eastAsia="es-ES"/>
            </w:rPr>
          </w:pPr>
          <w:hyperlink w:anchor="_Toc41638715" w:history="1">
            <w:r w:rsidR="00346303" w:rsidRPr="00ED7A19">
              <w:rPr>
                <w:rStyle w:val="Hipervnculo"/>
                <w:noProof/>
              </w:rPr>
              <w:t>1.1.2.2.</w:t>
            </w:r>
            <w:r w:rsidR="00346303">
              <w:rPr>
                <w:rFonts w:asciiTheme="minorHAnsi" w:eastAsiaTheme="minorEastAsia" w:hAnsiTheme="minorHAnsi"/>
                <w:noProof/>
                <w:sz w:val="22"/>
                <w:szCs w:val="22"/>
                <w:lang w:eastAsia="es-ES"/>
              </w:rPr>
              <w:tab/>
            </w:r>
            <w:r w:rsidR="00346303" w:rsidRPr="00ED7A19">
              <w:rPr>
                <w:rStyle w:val="Hipervnculo"/>
                <w:noProof/>
              </w:rPr>
              <w:t>SKU</w:t>
            </w:r>
            <w:r w:rsidR="00346303">
              <w:rPr>
                <w:noProof/>
                <w:webHidden/>
              </w:rPr>
              <w:tab/>
            </w:r>
            <w:r w:rsidR="00346303">
              <w:rPr>
                <w:noProof/>
                <w:webHidden/>
              </w:rPr>
              <w:fldChar w:fldCharType="begin"/>
            </w:r>
            <w:r w:rsidR="00346303">
              <w:rPr>
                <w:noProof/>
                <w:webHidden/>
              </w:rPr>
              <w:instrText xml:space="preserve"> PAGEREF _Toc41638715 \h </w:instrText>
            </w:r>
            <w:r w:rsidR="00346303">
              <w:rPr>
                <w:noProof/>
                <w:webHidden/>
              </w:rPr>
            </w:r>
            <w:r w:rsidR="00346303">
              <w:rPr>
                <w:noProof/>
                <w:webHidden/>
              </w:rPr>
              <w:fldChar w:fldCharType="separate"/>
            </w:r>
            <w:r w:rsidR="00346303">
              <w:rPr>
                <w:noProof/>
                <w:webHidden/>
              </w:rPr>
              <w:t>19</w:t>
            </w:r>
            <w:r w:rsidR="00346303">
              <w:rPr>
                <w:noProof/>
                <w:webHidden/>
              </w:rPr>
              <w:fldChar w:fldCharType="end"/>
            </w:r>
          </w:hyperlink>
        </w:p>
        <w:p w14:paraId="6B35FE7C" w14:textId="54C814DB" w:rsidR="00346303" w:rsidRDefault="0097355F">
          <w:pPr>
            <w:pStyle w:val="TDC5"/>
            <w:rPr>
              <w:rFonts w:asciiTheme="minorHAnsi" w:eastAsiaTheme="minorEastAsia" w:hAnsiTheme="minorHAnsi"/>
              <w:noProof/>
              <w:sz w:val="22"/>
              <w:szCs w:val="22"/>
              <w:lang w:eastAsia="es-ES"/>
            </w:rPr>
          </w:pPr>
          <w:hyperlink w:anchor="_Toc41638716" w:history="1">
            <w:r w:rsidR="00346303" w:rsidRPr="00ED7A19">
              <w:rPr>
                <w:rStyle w:val="Hipervnculo"/>
                <w:noProof/>
              </w:rPr>
              <w:t>1.1.2.3.</w:t>
            </w:r>
            <w:r w:rsidR="00346303">
              <w:rPr>
                <w:rFonts w:asciiTheme="minorHAnsi" w:eastAsiaTheme="minorEastAsia" w:hAnsiTheme="minorHAnsi"/>
                <w:noProof/>
                <w:sz w:val="22"/>
                <w:szCs w:val="22"/>
                <w:lang w:eastAsia="es-ES"/>
              </w:rPr>
              <w:tab/>
            </w:r>
            <w:r w:rsidR="00346303" w:rsidRPr="00ED7A19">
              <w:rPr>
                <w:rStyle w:val="Hipervnculo"/>
                <w:noProof/>
              </w:rPr>
              <w:t>Stock.</w:t>
            </w:r>
            <w:r w:rsidR="00346303">
              <w:rPr>
                <w:noProof/>
                <w:webHidden/>
              </w:rPr>
              <w:tab/>
            </w:r>
            <w:r w:rsidR="00346303">
              <w:rPr>
                <w:noProof/>
                <w:webHidden/>
              </w:rPr>
              <w:fldChar w:fldCharType="begin"/>
            </w:r>
            <w:r w:rsidR="00346303">
              <w:rPr>
                <w:noProof/>
                <w:webHidden/>
              </w:rPr>
              <w:instrText xml:space="preserve"> PAGEREF _Toc41638716 \h </w:instrText>
            </w:r>
            <w:r w:rsidR="00346303">
              <w:rPr>
                <w:noProof/>
                <w:webHidden/>
              </w:rPr>
            </w:r>
            <w:r w:rsidR="00346303">
              <w:rPr>
                <w:noProof/>
                <w:webHidden/>
              </w:rPr>
              <w:fldChar w:fldCharType="separate"/>
            </w:r>
            <w:r w:rsidR="00346303">
              <w:rPr>
                <w:noProof/>
                <w:webHidden/>
              </w:rPr>
              <w:t>19</w:t>
            </w:r>
            <w:r w:rsidR="00346303">
              <w:rPr>
                <w:noProof/>
                <w:webHidden/>
              </w:rPr>
              <w:fldChar w:fldCharType="end"/>
            </w:r>
          </w:hyperlink>
        </w:p>
        <w:p w14:paraId="1170CAEB" w14:textId="28BD0D9E" w:rsidR="00346303" w:rsidRDefault="0097355F">
          <w:pPr>
            <w:pStyle w:val="TDC5"/>
            <w:rPr>
              <w:rFonts w:asciiTheme="minorHAnsi" w:eastAsiaTheme="minorEastAsia" w:hAnsiTheme="minorHAnsi"/>
              <w:noProof/>
              <w:sz w:val="22"/>
              <w:szCs w:val="22"/>
              <w:lang w:eastAsia="es-ES"/>
            </w:rPr>
          </w:pPr>
          <w:hyperlink w:anchor="_Toc41638717" w:history="1">
            <w:r w:rsidR="00346303" w:rsidRPr="00ED7A19">
              <w:rPr>
                <w:rStyle w:val="Hipervnculo"/>
                <w:noProof/>
              </w:rPr>
              <w:t>1.1.2.4.</w:t>
            </w:r>
            <w:r w:rsidR="00346303">
              <w:rPr>
                <w:rFonts w:asciiTheme="minorHAnsi" w:eastAsiaTheme="minorEastAsia" w:hAnsiTheme="minorHAnsi"/>
                <w:noProof/>
                <w:sz w:val="22"/>
                <w:szCs w:val="22"/>
                <w:lang w:eastAsia="es-ES"/>
              </w:rPr>
              <w:tab/>
            </w:r>
            <w:r w:rsidR="00346303" w:rsidRPr="00ED7A19">
              <w:rPr>
                <w:rStyle w:val="Hipervnculo"/>
                <w:noProof/>
              </w:rPr>
              <w:t>Disponibilidad.</w:t>
            </w:r>
            <w:r w:rsidR="00346303">
              <w:rPr>
                <w:noProof/>
                <w:webHidden/>
              </w:rPr>
              <w:tab/>
            </w:r>
            <w:r w:rsidR="00346303">
              <w:rPr>
                <w:noProof/>
                <w:webHidden/>
              </w:rPr>
              <w:fldChar w:fldCharType="begin"/>
            </w:r>
            <w:r w:rsidR="00346303">
              <w:rPr>
                <w:noProof/>
                <w:webHidden/>
              </w:rPr>
              <w:instrText xml:space="preserve"> PAGEREF _Toc41638717 \h </w:instrText>
            </w:r>
            <w:r w:rsidR="00346303">
              <w:rPr>
                <w:noProof/>
                <w:webHidden/>
              </w:rPr>
            </w:r>
            <w:r w:rsidR="00346303">
              <w:rPr>
                <w:noProof/>
                <w:webHidden/>
              </w:rPr>
              <w:fldChar w:fldCharType="separate"/>
            </w:r>
            <w:r w:rsidR="00346303">
              <w:rPr>
                <w:noProof/>
                <w:webHidden/>
              </w:rPr>
              <w:t>20</w:t>
            </w:r>
            <w:r w:rsidR="00346303">
              <w:rPr>
                <w:noProof/>
                <w:webHidden/>
              </w:rPr>
              <w:fldChar w:fldCharType="end"/>
            </w:r>
          </w:hyperlink>
        </w:p>
        <w:p w14:paraId="2F255431" w14:textId="7972D50D" w:rsidR="00346303" w:rsidRDefault="0097355F">
          <w:pPr>
            <w:pStyle w:val="TDC5"/>
            <w:rPr>
              <w:rFonts w:asciiTheme="minorHAnsi" w:eastAsiaTheme="minorEastAsia" w:hAnsiTheme="minorHAnsi"/>
              <w:noProof/>
              <w:sz w:val="22"/>
              <w:szCs w:val="22"/>
              <w:lang w:eastAsia="es-ES"/>
            </w:rPr>
          </w:pPr>
          <w:hyperlink w:anchor="_Toc41638718" w:history="1">
            <w:r w:rsidR="00346303" w:rsidRPr="00ED7A19">
              <w:rPr>
                <w:rStyle w:val="Hipervnculo"/>
                <w:noProof/>
              </w:rPr>
              <w:t>1.1.2.5.</w:t>
            </w:r>
            <w:r w:rsidR="00346303">
              <w:rPr>
                <w:rFonts w:asciiTheme="minorHAnsi" w:eastAsiaTheme="minorEastAsia" w:hAnsiTheme="minorHAnsi"/>
                <w:noProof/>
                <w:sz w:val="22"/>
                <w:szCs w:val="22"/>
                <w:lang w:eastAsia="es-ES"/>
              </w:rPr>
              <w:tab/>
            </w:r>
            <w:r w:rsidR="00346303" w:rsidRPr="00ED7A19">
              <w:rPr>
                <w:rStyle w:val="Hipervnculo"/>
                <w:noProof/>
              </w:rPr>
              <w:t>Metodología de desarrollo de software.</w:t>
            </w:r>
            <w:r w:rsidR="00346303">
              <w:rPr>
                <w:noProof/>
                <w:webHidden/>
              </w:rPr>
              <w:tab/>
            </w:r>
            <w:r w:rsidR="00346303">
              <w:rPr>
                <w:noProof/>
                <w:webHidden/>
              </w:rPr>
              <w:fldChar w:fldCharType="begin"/>
            </w:r>
            <w:r w:rsidR="00346303">
              <w:rPr>
                <w:noProof/>
                <w:webHidden/>
              </w:rPr>
              <w:instrText xml:space="preserve"> PAGEREF _Toc41638718 \h </w:instrText>
            </w:r>
            <w:r w:rsidR="00346303">
              <w:rPr>
                <w:noProof/>
                <w:webHidden/>
              </w:rPr>
            </w:r>
            <w:r w:rsidR="00346303">
              <w:rPr>
                <w:noProof/>
                <w:webHidden/>
              </w:rPr>
              <w:fldChar w:fldCharType="separate"/>
            </w:r>
            <w:r w:rsidR="00346303">
              <w:rPr>
                <w:noProof/>
                <w:webHidden/>
              </w:rPr>
              <w:t>20</w:t>
            </w:r>
            <w:r w:rsidR="00346303">
              <w:rPr>
                <w:noProof/>
                <w:webHidden/>
              </w:rPr>
              <w:fldChar w:fldCharType="end"/>
            </w:r>
          </w:hyperlink>
        </w:p>
        <w:p w14:paraId="461BA5D4" w14:textId="7FF7DD2B" w:rsidR="00346303" w:rsidRDefault="0097355F">
          <w:pPr>
            <w:pStyle w:val="TDC5"/>
            <w:rPr>
              <w:rFonts w:asciiTheme="minorHAnsi" w:eastAsiaTheme="minorEastAsia" w:hAnsiTheme="minorHAnsi"/>
              <w:noProof/>
              <w:sz w:val="22"/>
              <w:szCs w:val="22"/>
              <w:lang w:eastAsia="es-ES"/>
            </w:rPr>
          </w:pPr>
          <w:hyperlink w:anchor="_Toc41638719" w:history="1">
            <w:r w:rsidR="00346303" w:rsidRPr="00ED7A19">
              <w:rPr>
                <w:rStyle w:val="Hipervnculo"/>
                <w:noProof/>
              </w:rPr>
              <w:t>1.1.2.6.</w:t>
            </w:r>
            <w:r w:rsidR="00346303">
              <w:rPr>
                <w:rFonts w:asciiTheme="minorHAnsi" w:eastAsiaTheme="minorEastAsia" w:hAnsiTheme="minorHAnsi"/>
                <w:noProof/>
                <w:sz w:val="22"/>
                <w:szCs w:val="22"/>
                <w:lang w:eastAsia="es-ES"/>
              </w:rPr>
              <w:tab/>
            </w:r>
            <w:r w:rsidR="00346303" w:rsidRPr="00ED7A19">
              <w:rPr>
                <w:rStyle w:val="Hipervnculo"/>
                <w:noProof/>
              </w:rPr>
              <w:t>Lenguajes de programación.</w:t>
            </w:r>
            <w:r w:rsidR="00346303">
              <w:rPr>
                <w:noProof/>
                <w:webHidden/>
              </w:rPr>
              <w:tab/>
            </w:r>
            <w:r w:rsidR="00346303">
              <w:rPr>
                <w:noProof/>
                <w:webHidden/>
              </w:rPr>
              <w:fldChar w:fldCharType="begin"/>
            </w:r>
            <w:r w:rsidR="00346303">
              <w:rPr>
                <w:noProof/>
                <w:webHidden/>
              </w:rPr>
              <w:instrText xml:space="preserve"> PAGEREF _Toc41638719 \h </w:instrText>
            </w:r>
            <w:r w:rsidR="00346303">
              <w:rPr>
                <w:noProof/>
                <w:webHidden/>
              </w:rPr>
            </w:r>
            <w:r w:rsidR="00346303">
              <w:rPr>
                <w:noProof/>
                <w:webHidden/>
              </w:rPr>
              <w:fldChar w:fldCharType="separate"/>
            </w:r>
            <w:r w:rsidR="00346303">
              <w:rPr>
                <w:noProof/>
                <w:webHidden/>
              </w:rPr>
              <w:t>20</w:t>
            </w:r>
            <w:r w:rsidR="00346303">
              <w:rPr>
                <w:noProof/>
                <w:webHidden/>
              </w:rPr>
              <w:fldChar w:fldCharType="end"/>
            </w:r>
          </w:hyperlink>
        </w:p>
        <w:p w14:paraId="2DB5A18A" w14:textId="11FA4295" w:rsidR="00346303" w:rsidRDefault="0097355F">
          <w:pPr>
            <w:pStyle w:val="TDC5"/>
            <w:rPr>
              <w:rFonts w:asciiTheme="minorHAnsi" w:eastAsiaTheme="minorEastAsia" w:hAnsiTheme="minorHAnsi"/>
              <w:noProof/>
              <w:sz w:val="22"/>
              <w:szCs w:val="22"/>
              <w:lang w:eastAsia="es-ES"/>
            </w:rPr>
          </w:pPr>
          <w:hyperlink w:anchor="_Toc41638720" w:history="1">
            <w:r w:rsidR="00346303" w:rsidRPr="00ED7A19">
              <w:rPr>
                <w:rStyle w:val="Hipervnculo"/>
                <w:noProof/>
              </w:rPr>
              <w:t>1.1.2.7.</w:t>
            </w:r>
            <w:r w:rsidR="00346303">
              <w:rPr>
                <w:rFonts w:asciiTheme="minorHAnsi" w:eastAsiaTheme="minorEastAsia" w:hAnsiTheme="minorHAnsi"/>
                <w:noProof/>
                <w:sz w:val="22"/>
                <w:szCs w:val="22"/>
                <w:lang w:eastAsia="es-ES"/>
              </w:rPr>
              <w:tab/>
            </w:r>
            <w:r w:rsidR="00346303" w:rsidRPr="00ED7A19">
              <w:rPr>
                <w:rStyle w:val="Hipervnculo"/>
                <w:noProof/>
              </w:rPr>
              <w:t>Hardware y software para la implementación del programa computacional.</w:t>
            </w:r>
            <w:r w:rsidR="00346303">
              <w:rPr>
                <w:noProof/>
                <w:webHidden/>
              </w:rPr>
              <w:tab/>
            </w:r>
            <w:r w:rsidR="00346303">
              <w:rPr>
                <w:noProof/>
                <w:webHidden/>
              </w:rPr>
              <w:fldChar w:fldCharType="begin"/>
            </w:r>
            <w:r w:rsidR="00346303">
              <w:rPr>
                <w:noProof/>
                <w:webHidden/>
              </w:rPr>
              <w:instrText xml:space="preserve"> PAGEREF _Toc41638720 \h </w:instrText>
            </w:r>
            <w:r w:rsidR="00346303">
              <w:rPr>
                <w:noProof/>
                <w:webHidden/>
              </w:rPr>
            </w:r>
            <w:r w:rsidR="00346303">
              <w:rPr>
                <w:noProof/>
                <w:webHidden/>
              </w:rPr>
              <w:fldChar w:fldCharType="separate"/>
            </w:r>
            <w:r w:rsidR="00346303">
              <w:rPr>
                <w:noProof/>
                <w:webHidden/>
              </w:rPr>
              <w:t>20</w:t>
            </w:r>
            <w:r w:rsidR="00346303">
              <w:rPr>
                <w:noProof/>
                <w:webHidden/>
              </w:rPr>
              <w:fldChar w:fldCharType="end"/>
            </w:r>
          </w:hyperlink>
        </w:p>
        <w:p w14:paraId="2C02F7B6" w14:textId="6F832BD9" w:rsidR="00346303" w:rsidRDefault="0097355F">
          <w:pPr>
            <w:pStyle w:val="TDC3"/>
            <w:rPr>
              <w:rFonts w:asciiTheme="minorHAnsi" w:eastAsiaTheme="minorEastAsia" w:hAnsiTheme="minorHAnsi"/>
              <w:noProof/>
              <w:sz w:val="22"/>
              <w:szCs w:val="22"/>
              <w:lang w:eastAsia="es-ES"/>
            </w:rPr>
          </w:pPr>
          <w:hyperlink w:anchor="_Toc41638721" w:history="1">
            <w:r w:rsidR="00346303" w:rsidRPr="00ED7A19">
              <w:rPr>
                <w:rStyle w:val="Hipervnculo"/>
                <w:noProof/>
                <w:lang w:bidi="x-none"/>
                <w14:scene3d>
                  <w14:camera w14:prst="orthographicFront"/>
                  <w14:lightRig w14:rig="threePt" w14:dir="t">
                    <w14:rot w14:lat="0" w14:lon="0" w14:rev="0"/>
                  </w14:lightRig>
                </w14:scene3d>
              </w:rPr>
              <w:t>1.2.</w:t>
            </w:r>
            <w:r w:rsidR="00346303">
              <w:rPr>
                <w:rFonts w:asciiTheme="minorHAnsi" w:eastAsiaTheme="minorEastAsia" w:hAnsiTheme="minorHAnsi"/>
                <w:noProof/>
                <w:sz w:val="22"/>
                <w:szCs w:val="22"/>
                <w:lang w:eastAsia="es-ES"/>
              </w:rPr>
              <w:tab/>
            </w:r>
            <w:r w:rsidR="00346303" w:rsidRPr="00ED7A19">
              <w:rPr>
                <w:rStyle w:val="Hipervnculo"/>
                <w:noProof/>
              </w:rPr>
              <w:t>Sujetos.</w:t>
            </w:r>
            <w:r w:rsidR="00346303">
              <w:rPr>
                <w:noProof/>
                <w:webHidden/>
              </w:rPr>
              <w:tab/>
            </w:r>
            <w:r w:rsidR="00346303">
              <w:rPr>
                <w:noProof/>
                <w:webHidden/>
              </w:rPr>
              <w:fldChar w:fldCharType="begin"/>
            </w:r>
            <w:r w:rsidR="00346303">
              <w:rPr>
                <w:noProof/>
                <w:webHidden/>
              </w:rPr>
              <w:instrText xml:space="preserve"> PAGEREF _Toc41638721 \h </w:instrText>
            </w:r>
            <w:r w:rsidR="00346303">
              <w:rPr>
                <w:noProof/>
                <w:webHidden/>
              </w:rPr>
            </w:r>
            <w:r w:rsidR="00346303">
              <w:rPr>
                <w:noProof/>
                <w:webHidden/>
              </w:rPr>
              <w:fldChar w:fldCharType="separate"/>
            </w:r>
            <w:r w:rsidR="00346303">
              <w:rPr>
                <w:noProof/>
                <w:webHidden/>
              </w:rPr>
              <w:t>21</w:t>
            </w:r>
            <w:r w:rsidR="00346303">
              <w:rPr>
                <w:noProof/>
                <w:webHidden/>
              </w:rPr>
              <w:fldChar w:fldCharType="end"/>
            </w:r>
          </w:hyperlink>
        </w:p>
        <w:p w14:paraId="08E5CD06" w14:textId="6EC14F18" w:rsidR="00346303" w:rsidRDefault="0097355F">
          <w:pPr>
            <w:pStyle w:val="TDC3"/>
            <w:rPr>
              <w:rFonts w:asciiTheme="minorHAnsi" w:eastAsiaTheme="minorEastAsia" w:hAnsiTheme="minorHAnsi"/>
              <w:noProof/>
              <w:sz w:val="22"/>
              <w:szCs w:val="22"/>
              <w:lang w:eastAsia="es-ES"/>
            </w:rPr>
          </w:pPr>
          <w:hyperlink w:anchor="_Toc41638722" w:history="1">
            <w:r w:rsidR="00346303" w:rsidRPr="00ED7A19">
              <w:rPr>
                <w:rStyle w:val="Hipervnculo"/>
                <w:noProof/>
                <w:lang w:bidi="x-none"/>
                <w14:scene3d>
                  <w14:camera w14:prst="orthographicFront"/>
                  <w14:lightRig w14:rig="threePt" w14:dir="t">
                    <w14:rot w14:lat="0" w14:lon="0" w14:rev="0"/>
                  </w14:lightRig>
                </w14:scene3d>
              </w:rPr>
              <w:t>1.3.</w:t>
            </w:r>
            <w:r w:rsidR="00346303">
              <w:rPr>
                <w:rFonts w:asciiTheme="minorHAnsi" w:eastAsiaTheme="minorEastAsia" w:hAnsiTheme="minorHAnsi"/>
                <w:noProof/>
                <w:sz w:val="22"/>
                <w:szCs w:val="22"/>
                <w:lang w:eastAsia="es-ES"/>
              </w:rPr>
              <w:tab/>
            </w:r>
            <w:r w:rsidR="00346303" w:rsidRPr="00ED7A19">
              <w:rPr>
                <w:rStyle w:val="Hipervnculo"/>
                <w:noProof/>
              </w:rPr>
              <w:t>Instrumentos.</w:t>
            </w:r>
            <w:r w:rsidR="00346303">
              <w:rPr>
                <w:noProof/>
                <w:webHidden/>
              </w:rPr>
              <w:tab/>
            </w:r>
            <w:r w:rsidR="00346303">
              <w:rPr>
                <w:noProof/>
                <w:webHidden/>
              </w:rPr>
              <w:fldChar w:fldCharType="begin"/>
            </w:r>
            <w:r w:rsidR="00346303">
              <w:rPr>
                <w:noProof/>
                <w:webHidden/>
              </w:rPr>
              <w:instrText xml:space="preserve"> PAGEREF _Toc41638722 \h </w:instrText>
            </w:r>
            <w:r w:rsidR="00346303">
              <w:rPr>
                <w:noProof/>
                <w:webHidden/>
              </w:rPr>
            </w:r>
            <w:r w:rsidR="00346303">
              <w:rPr>
                <w:noProof/>
                <w:webHidden/>
              </w:rPr>
              <w:fldChar w:fldCharType="separate"/>
            </w:r>
            <w:r w:rsidR="00346303">
              <w:rPr>
                <w:noProof/>
                <w:webHidden/>
              </w:rPr>
              <w:t>21</w:t>
            </w:r>
            <w:r w:rsidR="00346303">
              <w:rPr>
                <w:noProof/>
                <w:webHidden/>
              </w:rPr>
              <w:fldChar w:fldCharType="end"/>
            </w:r>
          </w:hyperlink>
        </w:p>
        <w:p w14:paraId="72F712BA" w14:textId="6ED42FFD" w:rsidR="00346303" w:rsidRDefault="0097355F">
          <w:pPr>
            <w:pStyle w:val="TDC3"/>
            <w:rPr>
              <w:rFonts w:asciiTheme="minorHAnsi" w:eastAsiaTheme="minorEastAsia" w:hAnsiTheme="minorHAnsi"/>
              <w:noProof/>
              <w:sz w:val="22"/>
              <w:szCs w:val="22"/>
              <w:lang w:eastAsia="es-ES"/>
            </w:rPr>
          </w:pPr>
          <w:hyperlink w:anchor="_Toc41638723" w:history="1">
            <w:r w:rsidR="00346303" w:rsidRPr="00ED7A19">
              <w:rPr>
                <w:rStyle w:val="Hipervnculo"/>
                <w:noProof/>
                <w:lang w:bidi="x-none"/>
                <w14:scene3d>
                  <w14:camera w14:prst="orthographicFront"/>
                  <w14:lightRig w14:rig="threePt" w14:dir="t">
                    <w14:rot w14:lat="0" w14:lon="0" w14:rev="0"/>
                  </w14:lightRig>
                </w14:scene3d>
              </w:rPr>
              <w:t>1.4.</w:t>
            </w:r>
            <w:r w:rsidR="00346303">
              <w:rPr>
                <w:rFonts w:asciiTheme="minorHAnsi" w:eastAsiaTheme="minorEastAsia" w:hAnsiTheme="minorHAnsi"/>
                <w:noProof/>
                <w:sz w:val="22"/>
                <w:szCs w:val="22"/>
                <w:lang w:eastAsia="es-ES"/>
              </w:rPr>
              <w:tab/>
            </w:r>
            <w:r w:rsidR="00346303" w:rsidRPr="00ED7A19">
              <w:rPr>
                <w:rStyle w:val="Hipervnculo"/>
                <w:noProof/>
              </w:rPr>
              <w:t>Entrevista.</w:t>
            </w:r>
            <w:r w:rsidR="00346303">
              <w:rPr>
                <w:noProof/>
                <w:webHidden/>
              </w:rPr>
              <w:tab/>
            </w:r>
            <w:r w:rsidR="00346303">
              <w:rPr>
                <w:noProof/>
                <w:webHidden/>
              </w:rPr>
              <w:fldChar w:fldCharType="begin"/>
            </w:r>
            <w:r w:rsidR="00346303">
              <w:rPr>
                <w:noProof/>
                <w:webHidden/>
              </w:rPr>
              <w:instrText xml:space="preserve"> PAGEREF _Toc41638723 \h </w:instrText>
            </w:r>
            <w:r w:rsidR="00346303">
              <w:rPr>
                <w:noProof/>
                <w:webHidden/>
              </w:rPr>
            </w:r>
            <w:r w:rsidR="00346303">
              <w:rPr>
                <w:noProof/>
                <w:webHidden/>
              </w:rPr>
              <w:fldChar w:fldCharType="separate"/>
            </w:r>
            <w:r w:rsidR="00346303">
              <w:rPr>
                <w:noProof/>
                <w:webHidden/>
              </w:rPr>
              <w:t>21</w:t>
            </w:r>
            <w:r w:rsidR="00346303">
              <w:rPr>
                <w:noProof/>
                <w:webHidden/>
              </w:rPr>
              <w:fldChar w:fldCharType="end"/>
            </w:r>
          </w:hyperlink>
        </w:p>
        <w:p w14:paraId="0B966894" w14:textId="3CF00D42" w:rsidR="00346303" w:rsidRDefault="0097355F">
          <w:pPr>
            <w:pStyle w:val="TDC3"/>
            <w:rPr>
              <w:rFonts w:asciiTheme="minorHAnsi" w:eastAsiaTheme="minorEastAsia" w:hAnsiTheme="minorHAnsi"/>
              <w:noProof/>
              <w:sz w:val="22"/>
              <w:szCs w:val="22"/>
              <w:lang w:eastAsia="es-ES"/>
            </w:rPr>
          </w:pPr>
          <w:hyperlink w:anchor="_Toc41638724" w:history="1">
            <w:r w:rsidR="00346303" w:rsidRPr="00ED7A19">
              <w:rPr>
                <w:rStyle w:val="Hipervnculo"/>
                <w:noProof/>
                <w:lang w:bidi="x-none"/>
                <w14:scene3d>
                  <w14:camera w14:prst="orthographicFront"/>
                  <w14:lightRig w14:rig="threePt" w14:dir="t">
                    <w14:rot w14:lat="0" w14:lon="0" w14:rev="0"/>
                  </w14:lightRig>
                </w14:scene3d>
              </w:rPr>
              <w:t>1.5.</w:t>
            </w:r>
            <w:r w:rsidR="00346303">
              <w:rPr>
                <w:rFonts w:asciiTheme="minorHAnsi" w:eastAsiaTheme="minorEastAsia" w:hAnsiTheme="minorHAnsi"/>
                <w:noProof/>
                <w:sz w:val="22"/>
                <w:szCs w:val="22"/>
                <w:lang w:eastAsia="es-ES"/>
              </w:rPr>
              <w:tab/>
            </w:r>
            <w:r w:rsidR="00346303" w:rsidRPr="00ED7A19">
              <w:rPr>
                <w:rStyle w:val="Hipervnculo"/>
                <w:noProof/>
              </w:rPr>
              <w:t>Población.</w:t>
            </w:r>
            <w:r w:rsidR="00346303">
              <w:rPr>
                <w:noProof/>
                <w:webHidden/>
              </w:rPr>
              <w:tab/>
            </w:r>
            <w:r w:rsidR="00346303">
              <w:rPr>
                <w:noProof/>
                <w:webHidden/>
              </w:rPr>
              <w:fldChar w:fldCharType="begin"/>
            </w:r>
            <w:r w:rsidR="00346303">
              <w:rPr>
                <w:noProof/>
                <w:webHidden/>
              </w:rPr>
              <w:instrText xml:space="preserve"> PAGEREF _Toc41638724 \h </w:instrText>
            </w:r>
            <w:r w:rsidR="00346303">
              <w:rPr>
                <w:noProof/>
                <w:webHidden/>
              </w:rPr>
            </w:r>
            <w:r w:rsidR="00346303">
              <w:rPr>
                <w:noProof/>
                <w:webHidden/>
              </w:rPr>
              <w:fldChar w:fldCharType="separate"/>
            </w:r>
            <w:r w:rsidR="00346303">
              <w:rPr>
                <w:noProof/>
                <w:webHidden/>
              </w:rPr>
              <w:t>21</w:t>
            </w:r>
            <w:r w:rsidR="00346303">
              <w:rPr>
                <w:noProof/>
                <w:webHidden/>
              </w:rPr>
              <w:fldChar w:fldCharType="end"/>
            </w:r>
          </w:hyperlink>
        </w:p>
        <w:p w14:paraId="2436A4BF" w14:textId="33DE1114" w:rsidR="00346303" w:rsidRDefault="0097355F">
          <w:pPr>
            <w:pStyle w:val="TDC3"/>
            <w:rPr>
              <w:rFonts w:asciiTheme="minorHAnsi" w:eastAsiaTheme="minorEastAsia" w:hAnsiTheme="minorHAnsi"/>
              <w:noProof/>
              <w:sz w:val="22"/>
              <w:szCs w:val="22"/>
              <w:lang w:eastAsia="es-ES"/>
            </w:rPr>
          </w:pPr>
          <w:hyperlink w:anchor="_Toc41638725" w:history="1">
            <w:r w:rsidR="00346303" w:rsidRPr="00ED7A19">
              <w:rPr>
                <w:rStyle w:val="Hipervnculo"/>
                <w:noProof/>
                <w:lang w:bidi="x-none"/>
                <w14:scene3d>
                  <w14:camera w14:prst="orthographicFront"/>
                  <w14:lightRig w14:rig="threePt" w14:dir="t">
                    <w14:rot w14:lat="0" w14:lon="0" w14:rev="0"/>
                  </w14:lightRig>
                </w14:scene3d>
              </w:rPr>
              <w:t>1.6.</w:t>
            </w:r>
            <w:r w:rsidR="00346303">
              <w:rPr>
                <w:rFonts w:asciiTheme="minorHAnsi" w:eastAsiaTheme="minorEastAsia" w:hAnsiTheme="minorHAnsi"/>
                <w:noProof/>
                <w:sz w:val="22"/>
                <w:szCs w:val="22"/>
                <w:lang w:eastAsia="es-ES"/>
              </w:rPr>
              <w:tab/>
            </w:r>
            <w:r w:rsidR="00346303" w:rsidRPr="00ED7A19">
              <w:rPr>
                <w:rStyle w:val="Hipervnculo"/>
                <w:noProof/>
              </w:rPr>
              <w:t>Muestra.</w:t>
            </w:r>
            <w:r w:rsidR="00346303">
              <w:rPr>
                <w:noProof/>
                <w:webHidden/>
              </w:rPr>
              <w:tab/>
            </w:r>
            <w:r w:rsidR="00346303">
              <w:rPr>
                <w:noProof/>
                <w:webHidden/>
              </w:rPr>
              <w:fldChar w:fldCharType="begin"/>
            </w:r>
            <w:r w:rsidR="00346303">
              <w:rPr>
                <w:noProof/>
                <w:webHidden/>
              </w:rPr>
              <w:instrText xml:space="preserve"> PAGEREF _Toc41638725 \h </w:instrText>
            </w:r>
            <w:r w:rsidR="00346303">
              <w:rPr>
                <w:noProof/>
                <w:webHidden/>
              </w:rPr>
            </w:r>
            <w:r w:rsidR="00346303">
              <w:rPr>
                <w:noProof/>
                <w:webHidden/>
              </w:rPr>
              <w:fldChar w:fldCharType="separate"/>
            </w:r>
            <w:r w:rsidR="00346303">
              <w:rPr>
                <w:noProof/>
                <w:webHidden/>
              </w:rPr>
              <w:t>22</w:t>
            </w:r>
            <w:r w:rsidR="00346303">
              <w:rPr>
                <w:noProof/>
                <w:webHidden/>
              </w:rPr>
              <w:fldChar w:fldCharType="end"/>
            </w:r>
          </w:hyperlink>
        </w:p>
        <w:p w14:paraId="5F5B08F4" w14:textId="7A7C36B5" w:rsidR="00346303" w:rsidRDefault="0097355F">
          <w:pPr>
            <w:pStyle w:val="TDC2"/>
            <w:rPr>
              <w:rFonts w:asciiTheme="minorHAnsi" w:eastAsiaTheme="minorEastAsia" w:hAnsiTheme="minorHAnsi"/>
              <w:noProof/>
              <w:sz w:val="22"/>
              <w:lang w:eastAsia="es-ES"/>
            </w:rPr>
          </w:pPr>
          <w:hyperlink w:anchor="_Toc41638726" w:history="1">
            <w:r w:rsidR="00346303" w:rsidRPr="00ED7A19">
              <w:rPr>
                <w:rStyle w:val="Hipervnculo"/>
                <w:noProof/>
              </w:rPr>
              <w:t>2.</w:t>
            </w:r>
            <w:r w:rsidR="00346303">
              <w:rPr>
                <w:rFonts w:asciiTheme="minorHAnsi" w:eastAsiaTheme="minorEastAsia" w:hAnsiTheme="minorHAnsi"/>
                <w:noProof/>
                <w:sz w:val="22"/>
                <w:lang w:eastAsia="es-ES"/>
              </w:rPr>
              <w:tab/>
            </w:r>
            <w:r w:rsidR="00346303" w:rsidRPr="00ED7A19">
              <w:rPr>
                <w:rStyle w:val="Hipervnculo"/>
                <w:noProof/>
              </w:rPr>
              <w:t>Hipótesis</w:t>
            </w:r>
            <w:r w:rsidR="00346303">
              <w:rPr>
                <w:noProof/>
                <w:webHidden/>
              </w:rPr>
              <w:tab/>
            </w:r>
            <w:r w:rsidR="00346303">
              <w:rPr>
                <w:noProof/>
                <w:webHidden/>
              </w:rPr>
              <w:fldChar w:fldCharType="begin"/>
            </w:r>
            <w:r w:rsidR="00346303">
              <w:rPr>
                <w:noProof/>
                <w:webHidden/>
              </w:rPr>
              <w:instrText xml:space="preserve"> PAGEREF _Toc41638726 \h </w:instrText>
            </w:r>
            <w:r w:rsidR="00346303">
              <w:rPr>
                <w:noProof/>
                <w:webHidden/>
              </w:rPr>
            </w:r>
            <w:r w:rsidR="00346303">
              <w:rPr>
                <w:noProof/>
                <w:webHidden/>
              </w:rPr>
              <w:fldChar w:fldCharType="separate"/>
            </w:r>
            <w:r w:rsidR="00346303">
              <w:rPr>
                <w:noProof/>
                <w:webHidden/>
              </w:rPr>
              <w:t>22</w:t>
            </w:r>
            <w:r w:rsidR="00346303">
              <w:rPr>
                <w:noProof/>
                <w:webHidden/>
              </w:rPr>
              <w:fldChar w:fldCharType="end"/>
            </w:r>
          </w:hyperlink>
        </w:p>
        <w:p w14:paraId="4273631D" w14:textId="365EFC55" w:rsidR="00346303" w:rsidRDefault="0097355F">
          <w:pPr>
            <w:pStyle w:val="TDC3"/>
            <w:rPr>
              <w:rFonts w:asciiTheme="minorHAnsi" w:eastAsiaTheme="minorEastAsia" w:hAnsiTheme="minorHAnsi"/>
              <w:noProof/>
              <w:sz w:val="22"/>
              <w:szCs w:val="22"/>
              <w:lang w:eastAsia="es-ES"/>
            </w:rPr>
          </w:pPr>
          <w:hyperlink w:anchor="_Toc41638727" w:history="1">
            <w:r w:rsidR="00346303" w:rsidRPr="00ED7A19">
              <w:rPr>
                <w:rStyle w:val="Hipervnculo"/>
                <w:noProof/>
                <w:lang w:bidi="x-none"/>
                <w14:scene3d>
                  <w14:camera w14:prst="orthographicFront"/>
                  <w14:lightRig w14:rig="threePt" w14:dir="t">
                    <w14:rot w14:lat="0" w14:lon="0" w14:rev="0"/>
                  </w14:lightRig>
                </w14:scene3d>
              </w:rPr>
              <w:t>2.1.</w:t>
            </w:r>
            <w:r w:rsidR="00346303">
              <w:rPr>
                <w:rFonts w:asciiTheme="minorHAnsi" w:eastAsiaTheme="minorEastAsia" w:hAnsiTheme="minorHAnsi"/>
                <w:noProof/>
                <w:sz w:val="22"/>
                <w:szCs w:val="22"/>
                <w:lang w:eastAsia="es-ES"/>
              </w:rPr>
              <w:tab/>
            </w:r>
            <w:r w:rsidR="00346303" w:rsidRPr="00ED7A19">
              <w:rPr>
                <w:rStyle w:val="Hipervnculo"/>
                <w:noProof/>
              </w:rPr>
              <w:t>Hipótesis de investigación (Hi).</w:t>
            </w:r>
            <w:r w:rsidR="00346303">
              <w:rPr>
                <w:noProof/>
                <w:webHidden/>
              </w:rPr>
              <w:tab/>
            </w:r>
            <w:r w:rsidR="00346303">
              <w:rPr>
                <w:noProof/>
                <w:webHidden/>
              </w:rPr>
              <w:fldChar w:fldCharType="begin"/>
            </w:r>
            <w:r w:rsidR="00346303">
              <w:rPr>
                <w:noProof/>
                <w:webHidden/>
              </w:rPr>
              <w:instrText xml:space="preserve"> PAGEREF _Toc41638727 \h </w:instrText>
            </w:r>
            <w:r w:rsidR="00346303">
              <w:rPr>
                <w:noProof/>
                <w:webHidden/>
              </w:rPr>
            </w:r>
            <w:r w:rsidR="00346303">
              <w:rPr>
                <w:noProof/>
                <w:webHidden/>
              </w:rPr>
              <w:fldChar w:fldCharType="separate"/>
            </w:r>
            <w:r w:rsidR="00346303">
              <w:rPr>
                <w:noProof/>
                <w:webHidden/>
              </w:rPr>
              <w:t>22</w:t>
            </w:r>
            <w:r w:rsidR="00346303">
              <w:rPr>
                <w:noProof/>
                <w:webHidden/>
              </w:rPr>
              <w:fldChar w:fldCharType="end"/>
            </w:r>
          </w:hyperlink>
        </w:p>
        <w:p w14:paraId="5FAE2DA5" w14:textId="5328B291" w:rsidR="00346303" w:rsidRDefault="0097355F">
          <w:pPr>
            <w:pStyle w:val="TDC4"/>
            <w:rPr>
              <w:rFonts w:asciiTheme="minorHAnsi" w:eastAsiaTheme="minorEastAsia" w:hAnsiTheme="minorHAnsi"/>
              <w:noProof/>
              <w:sz w:val="22"/>
              <w:szCs w:val="22"/>
              <w:lang w:eastAsia="es-ES"/>
            </w:rPr>
          </w:pPr>
          <w:hyperlink w:anchor="_Toc41638728" w:history="1">
            <w:r w:rsidR="00346303" w:rsidRPr="00ED7A19">
              <w:rPr>
                <w:rStyle w:val="Hipervnculo"/>
                <w:noProof/>
              </w:rPr>
              <w:t>2.1.1.</w:t>
            </w:r>
            <w:r w:rsidR="00346303">
              <w:rPr>
                <w:rFonts w:asciiTheme="minorHAnsi" w:eastAsiaTheme="minorEastAsia" w:hAnsiTheme="minorHAnsi"/>
                <w:noProof/>
                <w:sz w:val="22"/>
                <w:szCs w:val="22"/>
                <w:lang w:eastAsia="es-ES"/>
              </w:rPr>
              <w:tab/>
            </w:r>
            <w:r w:rsidR="00346303" w:rsidRPr="00ED7A19">
              <w:rPr>
                <w:rStyle w:val="Hipervnculo"/>
                <w:noProof/>
              </w:rPr>
              <w:t>Hipótesis Generales.</w:t>
            </w:r>
            <w:r w:rsidR="00346303">
              <w:rPr>
                <w:noProof/>
                <w:webHidden/>
              </w:rPr>
              <w:tab/>
            </w:r>
            <w:r w:rsidR="00346303">
              <w:rPr>
                <w:noProof/>
                <w:webHidden/>
              </w:rPr>
              <w:fldChar w:fldCharType="begin"/>
            </w:r>
            <w:r w:rsidR="00346303">
              <w:rPr>
                <w:noProof/>
                <w:webHidden/>
              </w:rPr>
              <w:instrText xml:space="preserve"> PAGEREF _Toc41638728 \h </w:instrText>
            </w:r>
            <w:r w:rsidR="00346303">
              <w:rPr>
                <w:noProof/>
                <w:webHidden/>
              </w:rPr>
            </w:r>
            <w:r w:rsidR="00346303">
              <w:rPr>
                <w:noProof/>
                <w:webHidden/>
              </w:rPr>
              <w:fldChar w:fldCharType="separate"/>
            </w:r>
            <w:r w:rsidR="00346303">
              <w:rPr>
                <w:noProof/>
                <w:webHidden/>
              </w:rPr>
              <w:t>22</w:t>
            </w:r>
            <w:r w:rsidR="00346303">
              <w:rPr>
                <w:noProof/>
                <w:webHidden/>
              </w:rPr>
              <w:fldChar w:fldCharType="end"/>
            </w:r>
          </w:hyperlink>
        </w:p>
        <w:p w14:paraId="3819F22D" w14:textId="5388C60C" w:rsidR="00346303" w:rsidRDefault="0097355F">
          <w:pPr>
            <w:pStyle w:val="TDC3"/>
            <w:rPr>
              <w:rFonts w:asciiTheme="minorHAnsi" w:eastAsiaTheme="minorEastAsia" w:hAnsiTheme="minorHAnsi"/>
              <w:noProof/>
              <w:sz w:val="22"/>
              <w:szCs w:val="22"/>
              <w:lang w:eastAsia="es-ES"/>
            </w:rPr>
          </w:pPr>
          <w:hyperlink w:anchor="_Toc41638729" w:history="1">
            <w:r w:rsidR="00346303" w:rsidRPr="00ED7A19">
              <w:rPr>
                <w:rStyle w:val="Hipervnculo"/>
                <w:noProof/>
                <w:lang w:bidi="x-none"/>
                <w14:scene3d>
                  <w14:camera w14:prst="orthographicFront"/>
                  <w14:lightRig w14:rig="threePt" w14:dir="t">
                    <w14:rot w14:lat="0" w14:lon="0" w14:rev="0"/>
                  </w14:lightRig>
                </w14:scene3d>
              </w:rPr>
              <w:t>2.2.</w:t>
            </w:r>
            <w:r w:rsidR="00346303">
              <w:rPr>
                <w:rFonts w:asciiTheme="minorHAnsi" w:eastAsiaTheme="minorEastAsia" w:hAnsiTheme="minorHAnsi"/>
                <w:noProof/>
                <w:sz w:val="22"/>
                <w:szCs w:val="22"/>
                <w:lang w:eastAsia="es-ES"/>
              </w:rPr>
              <w:tab/>
            </w:r>
            <w:r w:rsidR="00346303" w:rsidRPr="00ED7A19">
              <w:rPr>
                <w:rStyle w:val="Hipervnculo"/>
                <w:noProof/>
              </w:rPr>
              <w:t>Hipótesis Nula (Ho).</w:t>
            </w:r>
            <w:r w:rsidR="00346303">
              <w:rPr>
                <w:noProof/>
                <w:webHidden/>
              </w:rPr>
              <w:tab/>
            </w:r>
            <w:r w:rsidR="00346303">
              <w:rPr>
                <w:noProof/>
                <w:webHidden/>
              </w:rPr>
              <w:fldChar w:fldCharType="begin"/>
            </w:r>
            <w:r w:rsidR="00346303">
              <w:rPr>
                <w:noProof/>
                <w:webHidden/>
              </w:rPr>
              <w:instrText xml:space="preserve"> PAGEREF _Toc41638729 \h </w:instrText>
            </w:r>
            <w:r w:rsidR="00346303">
              <w:rPr>
                <w:noProof/>
                <w:webHidden/>
              </w:rPr>
            </w:r>
            <w:r w:rsidR="00346303">
              <w:rPr>
                <w:noProof/>
                <w:webHidden/>
              </w:rPr>
              <w:fldChar w:fldCharType="separate"/>
            </w:r>
            <w:r w:rsidR="00346303">
              <w:rPr>
                <w:noProof/>
                <w:webHidden/>
              </w:rPr>
              <w:t>23</w:t>
            </w:r>
            <w:r w:rsidR="00346303">
              <w:rPr>
                <w:noProof/>
                <w:webHidden/>
              </w:rPr>
              <w:fldChar w:fldCharType="end"/>
            </w:r>
          </w:hyperlink>
        </w:p>
        <w:p w14:paraId="566C7D04" w14:textId="5F483709" w:rsidR="00346303" w:rsidRDefault="0097355F">
          <w:pPr>
            <w:pStyle w:val="TDC3"/>
            <w:rPr>
              <w:rFonts w:asciiTheme="minorHAnsi" w:eastAsiaTheme="minorEastAsia" w:hAnsiTheme="minorHAnsi"/>
              <w:noProof/>
              <w:sz w:val="22"/>
              <w:szCs w:val="22"/>
              <w:lang w:eastAsia="es-ES"/>
            </w:rPr>
          </w:pPr>
          <w:hyperlink w:anchor="_Toc41638730" w:history="1">
            <w:r w:rsidR="00346303" w:rsidRPr="00ED7A19">
              <w:rPr>
                <w:rStyle w:val="Hipervnculo"/>
                <w:noProof/>
                <w:lang w:bidi="x-none"/>
                <w14:scene3d>
                  <w14:camera w14:prst="orthographicFront"/>
                  <w14:lightRig w14:rig="threePt" w14:dir="t">
                    <w14:rot w14:lat="0" w14:lon="0" w14:rev="0"/>
                  </w14:lightRig>
                </w14:scene3d>
              </w:rPr>
              <w:t>2.3.</w:t>
            </w:r>
            <w:r w:rsidR="00346303">
              <w:rPr>
                <w:rFonts w:asciiTheme="minorHAnsi" w:eastAsiaTheme="minorEastAsia" w:hAnsiTheme="minorHAnsi"/>
                <w:noProof/>
                <w:sz w:val="22"/>
                <w:szCs w:val="22"/>
                <w:lang w:eastAsia="es-ES"/>
              </w:rPr>
              <w:tab/>
            </w:r>
            <w:r w:rsidR="00346303" w:rsidRPr="00ED7A19">
              <w:rPr>
                <w:rStyle w:val="Hipervnculo"/>
                <w:noProof/>
              </w:rPr>
              <w:t>Hipótesis alternativa (H1)</w:t>
            </w:r>
            <w:r w:rsidR="00346303">
              <w:rPr>
                <w:noProof/>
                <w:webHidden/>
              </w:rPr>
              <w:tab/>
            </w:r>
            <w:r w:rsidR="00346303">
              <w:rPr>
                <w:noProof/>
                <w:webHidden/>
              </w:rPr>
              <w:fldChar w:fldCharType="begin"/>
            </w:r>
            <w:r w:rsidR="00346303">
              <w:rPr>
                <w:noProof/>
                <w:webHidden/>
              </w:rPr>
              <w:instrText xml:space="preserve"> PAGEREF _Toc41638730 \h </w:instrText>
            </w:r>
            <w:r w:rsidR="00346303">
              <w:rPr>
                <w:noProof/>
                <w:webHidden/>
              </w:rPr>
            </w:r>
            <w:r w:rsidR="00346303">
              <w:rPr>
                <w:noProof/>
                <w:webHidden/>
              </w:rPr>
              <w:fldChar w:fldCharType="separate"/>
            </w:r>
            <w:r w:rsidR="00346303">
              <w:rPr>
                <w:noProof/>
                <w:webHidden/>
              </w:rPr>
              <w:t>23</w:t>
            </w:r>
            <w:r w:rsidR="00346303">
              <w:rPr>
                <w:noProof/>
                <w:webHidden/>
              </w:rPr>
              <w:fldChar w:fldCharType="end"/>
            </w:r>
          </w:hyperlink>
        </w:p>
        <w:p w14:paraId="1B04E609" w14:textId="4FE2F725" w:rsidR="00346303" w:rsidRDefault="00EA7482">
          <w:pPr>
            <w:pStyle w:val="TDC1"/>
            <w:tabs>
              <w:tab w:val="right" w:leader="dot" w:pos="8827"/>
            </w:tabs>
            <w:rPr>
              <w:rFonts w:asciiTheme="minorHAnsi" w:eastAsiaTheme="minorEastAsia" w:hAnsiTheme="minorHAnsi"/>
              <w:b w:val="0"/>
              <w:bCs w:val="0"/>
              <w:i w:val="0"/>
              <w:iCs w:val="0"/>
              <w:noProof/>
              <w:sz w:val="22"/>
              <w:szCs w:val="22"/>
              <w:lang w:eastAsia="es-ES"/>
            </w:rPr>
          </w:pPr>
          <w:hyperlink w:anchor="_Toc41638731" w:history="1">
            <w:r w:rsidR="00346303" w:rsidRPr="00ED7A19">
              <w:rPr>
                <w:rStyle w:val="Hipervnculo"/>
                <w:noProof/>
                <w:lang w:val="es-GT"/>
              </w:rPr>
              <w:t>III. Marco Teórico</w:t>
            </w:r>
            <w:r w:rsidR="00346303">
              <w:rPr>
                <w:noProof/>
                <w:webHidden/>
              </w:rPr>
              <w:tab/>
            </w:r>
            <w:r w:rsidR="00346303">
              <w:rPr>
                <w:noProof/>
                <w:webHidden/>
              </w:rPr>
              <w:fldChar w:fldCharType="begin"/>
            </w:r>
            <w:r w:rsidR="00346303">
              <w:rPr>
                <w:noProof/>
                <w:webHidden/>
              </w:rPr>
              <w:instrText xml:space="preserve"> PAGEREF _Toc41638731 \h </w:instrText>
            </w:r>
            <w:r w:rsidR="00346303">
              <w:rPr>
                <w:noProof/>
                <w:webHidden/>
              </w:rPr>
            </w:r>
            <w:r w:rsidR="00346303">
              <w:rPr>
                <w:noProof/>
                <w:webHidden/>
              </w:rPr>
              <w:fldChar w:fldCharType="separate"/>
            </w:r>
            <w:r w:rsidR="00346303">
              <w:rPr>
                <w:noProof/>
                <w:webHidden/>
              </w:rPr>
              <w:t>24</w:t>
            </w:r>
            <w:r w:rsidR="00346303">
              <w:rPr>
                <w:noProof/>
                <w:webHidden/>
              </w:rPr>
              <w:fldChar w:fldCharType="end"/>
            </w:r>
          </w:hyperlink>
        </w:p>
        <w:p w14:paraId="25F9AA1C" w14:textId="70066168" w:rsidR="00346303" w:rsidRDefault="0097355F">
          <w:pPr>
            <w:pStyle w:val="TDC2"/>
            <w:rPr>
              <w:rFonts w:asciiTheme="minorHAnsi" w:eastAsiaTheme="minorEastAsia" w:hAnsiTheme="minorHAnsi"/>
              <w:noProof/>
              <w:sz w:val="22"/>
              <w:lang w:eastAsia="es-ES"/>
            </w:rPr>
          </w:pPr>
          <w:hyperlink w:anchor="_Toc41638732" w:history="1">
            <w:r w:rsidR="00346303" w:rsidRPr="00ED7A19">
              <w:rPr>
                <w:rStyle w:val="Hipervnculo"/>
                <w:noProof/>
              </w:rPr>
              <w:t>1.</w:t>
            </w:r>
            <w:r w:rsidR="00346303">
              <w:rPr>
                <w:rFonts w:asciiTheme="minorHAnsi" w:eastAsiaTheme="minorEastAsia" w:hAnsiTheme="minorHAnsi"/>
                <w:noProof/>
                <w:sz w:val="22"/>
                <w:lang w:eastAsia="es-ES"/>
              </w:rPr>
              <w:tab/>
            </w:r>
            <w:r w:rsidR="00346303" w:rsidRPr="00ED7A19">
              <w:rPr>
                <w:rStyle w:val="Hipervnculo"/>
                <w:noProof/>
              </w:rPr>
              <w:t>Contabilidad</w:t>
            </w:r>
            <w:r w:rsidR="00346303">
              <w:rPr>
                <w:noProof/>
                <w:webHidden/>
              </w:rPr>
              <w:tab/>
            </w:r>
            <w:r w:rsidR="00346303">
              <w:rPr>
                <w:noProof/>
                <w:webHidden/>
              </w:rPr>
              <w:fldChar w:fldCharType="begin"/>
            </w:r>
            <w:r w:rsidR="00346303">
              <w:rPr>
                <w:noProof/>
                <w:webHidden/>
              </w:rPr>
              <w:instrText xml:space="preserve"> PAGEREF _Toc41638732 \h </w:instrText>
            </w:r>
            <w:r w:rsidR="00346303">
              <w:rPr>
                <w:noProof/>
                <w:webHidden/>
              </w:rPr>
            </w:r>
            <w:r w:rsidR="00346303">
              <w:rPr>
                <w:noProof/>
                <w:webHidden/>
              </w:rPr>
              <w:fldChar w:fldCharType="separate"/>
            </w:r>
            <w:r w:rsidR="00346303">
              <w:rPr>
                <w:noProof/>
                <w:webHidden/>
              </w:rPr>
              <w:t>24</w:t>
            </w:r>
            <w:r w:rsidR="00346303">
              <w:rPr>
                <w:noProof/>
                <w:webHidden/>
              </w:rPr>
              <w:fldChar w:fldCharType="end"/>
            </w:r>
          </w:hyperlink>
        </w:p>
        <w:p w14:paraId="75FFA88B" w14:textId="4C18A69C" w:rsidR="00346303" w:rsidRDefault="0097355F">
          <w:pPr>
            <w:pStyle w:val="TDC3"/>
            <w:rPr>
              <w:rFonts w:asciiTheme="minorHAnsi" w:eastAsiaTheme="minorEastAsia" w:hAnsiTheme="minorHAnsi"/>
              <w:noProof/>
              <w:sz w:val="22"/>
              <w:szCs w:val="22"/>
              <w:lang w:eastAsia="es-ES"/>
            </w:rPr>
          </w:pPr>
          <w:hyperlink w:anchor="_Toc41638733" w:history="1">
            <w:r w:rsidR="00346303" w:rsidRPr="00ED7A19">
              <w:rPr>
                <w:rStyle w:val="Hipervnculo"/>
                <w:noProof/>
                <w:lang w:bidi="x-none"/>
                <w14:scene3d>
                  <w14:camera w14:prst="orthographicFront"/>
                  <w14:lightRig w14:rig="threePt" w14:dir="t">
                    <w14:rot w14:lat="0" w14:lon="0" w14:rev="0"/>
                  </w14:lightRig>
                </w14:scene3d>
              </w:rPr>
              <w:t>1.1.</w:t>
            </w:r>
            <w:r w:rsidR="00346303">
              <w:rPr>
                <w:rFonts w:asciiTheme="minorHAnsi" w:eastAsiaTheme="minorEastAsia" w:hAnsiTheme="minorHAnsi"/>
                <w:noProof/>
                <w:sz w:val="22"/>
                <w:szCs w:val="22"/>
                <w:lang w:eastAsia="es-ES"/>
              </w:rPr>
              <w:tab/>
            </w:r>
            <w:r w:rsidR="00346303" w:rsidRPr="00ED7A19">
              <w:rPr>
                <w:rStyle w:val="Hipervnculo"/>
                <w:noProof/>
              </w:rPr>
              <w:t>Patrimonio.</w:t>
            </w:r>
            <w:r w:rsidR="00346303">
              <w:rPr>
                <w:noProof/>
                <w:webHidden/>
              </w:rPr>
              <w:tab/>
            </w:r>
            <w:r w:rsidR="00346303">
              <w:rPr>
                <w:noProof/>
                <w:webHidden/>
              </w:rPr>
              <w:fldChar w:fldCharType="begin"/>
            </w:r>
            <w:r w:rsidR="00346303">
              <w:rPr>
                <w:noProof/>
                <w:webHidden/>
              </w:rPr>
              <w:instrText xml:space="preserve"> PAGEREF _Toc41638733 \h </w:instrText>
            </w:r>
            <w:r w:rsidR="00346303">
              <w:rPr>
                <w:noProof/>
                <w:webHidden/>
              </w:rPr>
            </w:r>
            <w:r w:rsidR="00346303">
              <w:rPr>
                <w:noProof/>
                <w:webHidden/>
              </w:rPr>
              <w:fldChar w:fldCharType="separate"/>
            </w:r>
            <w:r w:rsidR="00346303">
              <w:rPr>
                <w:noProof/>
                <w:webHidden/>
              </w:rPr>
              <w:t>24</w:t>
            </w:r>
            <w:r w:rsidR="00346303">
              <w:rPr>
                <w:noProof/>
                <w:webHidden/>
              </w:rPr>
              <w:fldChar w:fldCharType="end"/>
            </w:r>
          </w:hyperlink>
        </w:p>
        <w:p w14:paraId="6BF1DB6C" w14:textId="6A45CBA6" w:rsidR="00346303" w:rsidRDefault="0097355F">
          <w:pPr>
            <w:pStyle w:val="TDC4"/>
            <w:rPr>
              <w:rFonts w:asciiTheme="minorHAnsi" w:eastAsiaTheme="minorEastAsia" w:hAnsiTheme="minorHAnsi"/>
              <w:noProof/>
              <w:sz w:val="22"/>
              <w:szCs w:val="22"/>
              <w:lang w:eastAsia="es-ES"/>
            </w:rPr>
          </w:pPr>
          <w:hyperlink w:anchor="_Toc41638734" w:history="1">
            <w:r w:rsidR="00346303" w:rsidRPr="00ED7A19">
              <w:rPr>
                <w:rStyle w:val="Hipervnculo"/>
                <w:noProof/>
              </w:rPr>
              <w:t>1.1.1.</w:t>
            </w:r>
            <w:r w:rsidR="00346303">
              <w:rPr>
                <w:rFonts w:asciiTheme="minorHAnsi" w:eastAsiaTheme="minorEastAsia" w:hAnsiTheme="minorHAnsi"/>
                <w:noProof/>
                <w:sz w:val="22"/>
                <w:szCs w:val="22"/>
                <w:lang w:eastAsia="es-ES"/>
              </w:rPr>
              <w:tab/>
            </w:r>
            <w:r w:rsidR="00346303" w:rsidRPr="00ED7A19">
              <w:rPr>
                <w:rStyle w:val="Hipervnculo"/>
                <w:noProof/>
              </w:rPr>
              <w:t>Bienes fungibles.</w:t>
            </w:r>
            <w:r w:rsidR="00346303">
              <w:rPr>
                <w:noProof/>
                <w:webHidden/>
              </w:rPr>
              <w:tab/>
            </w:r>
            <w:r w:rsidR="00346303">
              <w:rPr>
                <w:noProof/>
                <w:webHidden/>
              </w:rPr>
              <w:fldChar w:fldCharType="begin"/>
            </w:r>
            <w:r w:rsidR="00346303">
              <w:rPr>
                <w:noProof/>
                <w:webHidden/>
              </w:rPr>
              <w:instrText xml:space="preserve"> PAGEREF _Toc41638734 \h </w:instrText>
            </w:r>
            <w:r w:rsidR="00346303">
              <w:rPr>
                <w:noProof/>
                <w:webHidden/>
              </w:rPr>
            </w:r>
            <w:r w:rsidR="00346303">
              <w:rPr>
                <w:noProof/>
                <w:webHidden/>
              </w:rPr>
              <w:fldChar w:fldCharType="separate"/>
            </w:r>
            <w:r w:rsidR="00346303">
              <w:rPr>
                <w:noProof/>
                <w:webHidden/>
              </w:rPr>
              <w:t>24</w:t>
            </w:r>
            <w:r w:rsidR="00346303">
              <w:rPr>
                <w:noProof/>
                <w:webHidden/>
              </w:rPr>
              <w:fldChar w:fldCharType="end"/>
            </w:r>
          </w:hyperlink>
        </w:p>
        <w:p w14:paraId="387BB30C" w14:textId="69FCC3B5" w:rsidR="00346303" w:rsidRDefault="0097355F">
          <w:pPr>
            <w:pStyle w:val="TDC3"/>
            <w:rPr>
              <w:rFonts w:asciiTheme="minorHAnsi" w:eastAsiaTheme="minorEastAsia" w:hAnsiTheme="minorHAnsi"/>
              <w:noProof/>
              <w:sz w:val="22"/>
              <w:szCs w:val="22"/>
              <w:lang w:eastAsia="es-ES"/>
            </w:rPr>
          </w:pPr>
          <w:hyperlink w:anchor="_Toc41638735" w:history="1">
            <w:r w:rsidR="00346303" w:rsidRPr="00ED7A19">
              <w:rPr>
                <w:rStyle w:val="Hipervnculo"/>
                <w:noProof/>
                <w:lang w:bidi="x-none"/>
                <w14:scene3d>
                  <w14:camera w14:prst="orthographicFront"/>
                  <w14:lightRig w14:rig="threePt" w14:dir="t">
                    <w14:rot w14:lat="0" w14:lon="0" w14:rev="0"/>
                  </w14:lightRig>
                </w14:scene3d>
              </w:rPr>
              <w:t>1.2.</w:t>
            </w:r>
            <w:r w:rsidR="00346303">
              <w:rPr>
                <w:rFonts w:asciiTheme="minorHAnsi" w:eastAsiaTheme="minorEastAsia" w:hAnsiTheme="minorHAnsi"/>
                <w:noProof/>
                <w:sz w:val="22"/>
                <w:szCs w:val="22"/>
                <w:lang w:eastAsia="es-ES"/>
              </w:rPr>
              <w:tab/>
            </w:r>
            <w:r w:rsidR="00346303" w:rsidRPr="00ED7A19">
              <w:rPr>
                <w:rStyle w:val="Hipervnculo"/>
                <w:noProof/>
              </w:rPr>
              <w:t>Inventario.</w:t>
            </w:r>
            <w:r w:rsidR="00346303">
              <w:rPr>
                <w:noProof/>
                <w:webHidden/>
              </w:rPr>
              <w:tab/>
            </w:r>
            <w:r w:rsidR="00346303">
              <w:rPr>
                <w:noProof/>
                <w:webHidden/>
              </w:rPr>
              <w:fldChar w:fldCharType="begin"/>
            </w:r>
            <w:r w:rsidR="00346303">
              <w:rPr>
                <w:noProof/>
                <w:webHidden/>
              </w:rPr>
              <w:instrText xml:space="preserve"> PAGEREF _Toc41638735 \h </w:instrText>
            </w:r>
            <w:r w:rsidR="00346303">
              <w:rPr>
                <w:noProof/>
                <w:webHidden/>
              </w:rPr>
            </w:r>
            <w:r w:rsidR="00346303">
              <w:rPr>
                <w:noProof/>
                <w:webHidden/>
              </w:rPr>
              <w:fldChar w:fldCharType="separate"/>
            </w:r>
            <w:r w:rsidR="00346303">
              <w:rPr>
                <w:noProof/>
                <w:webHidden/>
              </w:rPr>
              <w:t>24</w:t>
            </w:r>
            <w:r w:rsidR="00346303">
              <w:rPr>
                <w:noProof/>
                <w:webHidden/>
              </w:rPr>
              <w:fldChar w:fldCharType="end"/>
            </w:r>
          </w:hyperlink>
        </w:p>
        <w:p w14:paraId="7C90B417" w14:textId="14A0CC15" w:rsidR="00346303" w:rsidRDefault="0097355F">
          <w:pPr>
            <w:pStyle w:val="TDC4"/>
            <w:rPr>
              <w:rFonts w:asciiTheme="minorHAnsi" w:eastAsiaTheme="minorEastAsia" w:hAnsiTheme="minorHAnsi"/>
              <w:noProof/>
              <w:sz w:val="22"/>
              <w:szCs w:val="22"/>
              <w:lang w:eastAsia="es-ES"/>
            </w:rPr>
          </w:pPr>
          <w:hyperlink w:anchor="_Toc41638736" w:history="1">
            <w:r w:rsidR="00346303" w:rsidRPr="00ED7A19">
              <w:rPr>
                <w:rStyle w:val="Hipervnculo"/>
                <w:noProof/>
              </w:rPr>
              <w:t>1.2.1.</w:t>
            </w:r>
            <w:r w:rsidR="00346303">
              <w:rPr>
                <w:rFonts w:asciiTheme="minorHAnsi" w:eastAsiaTheme="minorEastAsia" w:hAnsiTheme="minorHAnsi"/>
                <w:noProof/>
                <w:sz w:val="22"/>
                <w:szCs w:val="22"/>
                <w:lang w:eastAsia="es-ES"/>
              </w:rPr>
              <w:tab/>
            </w:r>
            <w:r w:rsidR="00346303" w:rsidRPr="00ED7A19">
              <w:rPr>
                <w:rStyle w:val="Hipervnculo"/>
                <w:noProof/>
              </w:rPr>
              <w:t>Control de inventario.</w:t>
            </w:r>
            <w:r w:rsidR="00346303">
              <w:rPr>
                <w:noProof/>
                <w:webHidden/>
              </w:rPr>
              <w:tab/>
            </w:r>
            <w:r w:rsidR="00346303">
              <w:rPr>
                <w:noProof/>
                <w:webHidden/>
              </w:rPr>
              <w:fldChar w:fldCharType="begin"/>
            </w:r>
            <w:r w:rsidR="00346303">
              <w:rPr>
                <w:noProof/>
                <w:webHidden/>
              </w:rPr>
              <w:instrText xml:space="preserve"> PAGEREF _Toc41638736 \h </w:instrText>
            </w:r>
            <w:r w:rsidR="00346303">
              <w:rPr>
                <w:noProof/>
                <w:webHidden/>
              </w:rPr>
            </w:r>
            <w:r w:rsidR="00346303">
              <w:rPr>
                <w:noProof/>
                <w:webHidden/>
              </w:rPr>
              <w:fldChar w:fldCharType="separate"/>
            </w:r>
            <w:r w:rsidR="00346303">
              <w:rPr>
                <w:noProof/>
                <w:webHidden/>
              </w:rPr>
              <w:t>24</w:t>
            </w:r>
            <w:r w:rsidR="00346303">
              <w:rPr>
                <w:noProof/>
                <w:webHidden/>
              </w:rPr>
              <w:fldChar w:fldCharType="end"/>
            </w:r>
          </w:hyperlink>
        </w:p>
        <w:p w14:paraId="5659C34D" w14:textId="21A35B62" w:rsidR="00346303" w:rsidRDefault="0097355F">
          <w:pPr>
            <w:pStyle w:val="TDC4"/>
            <w:rPr>
              <w:rFonts w:asciiTheme="minorHAnsi" w:eastAsiaTheme="minorEastAsia" w:hAnsiTheme="minorHAnsi"/>
              <w:noProof/>
              <w:sz w:val="22"/>
              <w:szCs w:val="22"/>
              <w:lang w:eastAsia="es-ES"/>
            </w:rPr>
          </w:pPr>
          <w:hyperlink w:anchor="_Toc41638737" w:history="1">
            <w:r w:rsidR="00346303" w:rsidRPr="00ED7A19">
              <w:rPr>
                <w:rStyle w:val="Hipervnculo"/>
                <w:noProof/>
              </w:rPr>
              <w:t>1.2.2.</w:t>
            </w:r>
            <w:r w:rsidR="00346303">
              <w:rPr>
                <w:rFonts w:asciiTheme="minorHAnsi" w:eastAsiaTheme="minorEastAsia" w:hAnsiTheme="minorHAnsi"/>
                <w:noProof/>
                <w:sz w:val="22"/>
                <w:szCs w:val="22"/>
                <w:lang w:eastAsia="es-ES"/>
              </w:rPr>
              <w:tab/>
            </w:r>
            <w:r w:rsidR="00346303" w:rsidRPr="00ED7A19">
              <w:rPr>
                <w:rStyle w:val="Hipervnculo"/>
                <w:noProof/>
              </w:rPr>
              <w:t>Objetivos del control de inventario.</w:t>
            </w:r>
            <w:r w:rsidR="00346303">
              <w:rPr>
                <w:noProof/>
                <w:webHidden/>
              </w:rPr>
              <w:tab/>
            </w:r>
            <w:r w:rsidR="00346303">
              <w:rPr>
                <w:noProof/>
                <w:webHidden/>
              </w:rPr>
              <w:fldChar w:fldCharType="begin"/>
            </w:r>
            <w:r w:rsidR="00346303">
              <w:rPr>
                <w:noProof/>
                <w:webHidden/>
              </w:rPr>
              <w:instrText xml:space="preserve"> PAGEREF _Toc41638737 \h </w:instrText>
            </w:r>
            <w:r w:rsidR="00346303">
              <w:rPr>
                <w:noProof/>
                <w:webHidden/>
              </w:rPr>
            </w:r>
            <w:r w:rsidR="00346303">
              <w:rPr>
                <w:noProof/>
                <w:webHidden/>
              </w:rPr>
              <w:fldChar w:fldCharType="separate"/>
            </w:r>
            <w:r w:rsidR="00346303">
              <w:rPr>
                <w:noProof/>
                <w:webHidden/>
              </w:rPr>
              <w:t>25</w:t>
            </w:r>
            <w:r w:rsidR="00346303">
              <w:rPr>
                <w:noProof/>
                <w:webHidden/>
              </w:rPr>
              <w:fldChar w:fldCharType="end"/>
            </w:r>
          </w:hyperlink>
        </w:p>
        <w:p w14:paraId="4CA63F02" w14:textId="62FF1517" w:rsidR="00346303" w:rsidRDefault="0097355F">
          <w:pPr>
            <w:pStyle w:val="TDC4"/>
            <w:rPr>
              <w:rFonts w:asciiTheme="minorHAnsi" w:eastAsiaTheme="minorEastAsia" w:hAnsiTheme="minorHAnsi"/>
              <w:noProof/>
              <w:sz w:val="22"/>
              <w:szCs w:val="22"/>
              <w:lang w:eastAsia="es-ES"/>
            </w:rPr>
          </w:pPr>
          <w:hyperlink w:anchor="_Toc41638738" w:history="1">
            <w:r w:rsidR="00346303" w:rsidRPr="00ED7A19">
              <w:rPr>
                <w:rStyle w:val="Hipervnculo"/>
                <w:noProof/>
              </w:rPr>
              <w:t>1.2.3.</w:t>
            </w:r>
            <w:r w:rsidR="00346303">
              <w:rPr>
                <w:rFonts w:asciiTheme="minorHAnsi" w:eastAsiaTheme="minorEastAsia" w:hAnsiTheme="minorHAnsi"/>
                <w:noProof/>
                <w:sz w:val="22"/>
                <w:szCs w:val="22"/>
                <w:lang w:eastAsia="es-ES"/>
              </w:rPr>
              <w:tab/>
            </w:r>
            <w:r w:rsidR="00346303" w:rsidRPr="00ED7A19">
              <w:rPr>
                <w:rStyle w:val="Hipervnculo"/>
                <w:noProof/>
              </w:rPr>
              <w:t>Nivel de servicio.</w:t>
            </w:r>
            <w:r w:rsidR="00346303">
              <w:rPr>
                <w:noProof/>
                <w:webHidden/>
              </w:rPr>
              <w:tab/>
            </w:r>
            <w:r w:rsidR="00346303">
              <w:rPr>
                <w:noProof/>
                <w:webHidden/>
              </w:rPr>
              <w:fldChar w:fldCharType="begin"/>
            </w:r>
            <w:r w:rsidR="00346303">
              <w:rPr>
                <w:noProof/>
                <w:webHidden/>
              </w:rPr>
              <w:instrText xml:space="preserve"> PAGEREF _Toc41638738 \h </w:instrText>
            </w:r>
            <w:r w:rsidR="00346303">
              <w:rPr>
                <w:noProof/>
                <w:webHidden/>
              </w:rPr>
            </w:r>
            <w:r w:rsidR="00346303">
              <w:rPr>
                <w:noProof/>
                <w:webHidden/>
              </w:rPr>
              <w:fldChar w:fldCharType="separate"/>
            </w:r>
            <w:r w:rsidR="00346303">
              <w:rPr>
                <w:noProof/>
                <w:webHidden/>
              </w:rPr>
              <w:t>25</w:t>
            </w:r>
            <w:r w:rsidR="00346303">
              <w:rPr>
                <w:noProof/>
                <w:webHidden/>
              </w:rPr>
              <w:fldChar w:fldCharType="end"/>
            </w:r>
          </w:hyperlink>
        </w:p>
        <w:p w14:paraId="20CC07FF" w14:textId="7846D32F" w:rsidR="00346303" w:rsidRDefault="0097355F">
          <w:pPr>
            <w:pStyle w:val="TDC5"/>
            <w:rPr>
              <w:rFonts w:asciiTheme="minorHAnsi" w:eastAsiaTheme="minorEastAsia" w:hAnsiTheme="minorHAnsi"/>
              <w:noProof/>
              <w:sz w:val="22"/>
              <w:szCs w:val="22"/>
              <w:lang w:eastAsia="es-ES"/>
            </w:rPr>
          </w:pPr>
          <w:hyperlink w:anchor="_Toc41638739" w:history="1">
            <w:r w:rsidR="00346303" w:rsidRPr="00ED7A19">
              <w:rPr>
                <w:rStyle w:val="Hipervnculo"/>
                <w:noProof/>
              </w:rPr>
              <w:t>1.2.3.1.</w:t>
            </w:r>
            <w:r w:rsidR="00346303">
              <w:rPr>
                <w:rFonts w:asciiTheme="minorHAnsi" w:eastAsiaTheme="minorEastAsia" w:hAnsiTheme="minorHAnsi"/>
                <w:noProof/>
                <w:sz w:val="22"/>
                <w:szCs w:val="22"/>
                <w:lang w:eastAsia="es-ES"/>
              </w:rPr>
              <w:tab/>
            </w:r>
            <w:r w:rsidR="00346303" w:rsidRPr="00ED7A19">
              <w:rPr>
                <w:rStyle w:val="Hipervnculo"/>
                <w:noProof/>
              </w:rPr>
              <w:t>En relación con el cliente.</w:t>
            </w:r>
            <w:r w:rsidR="00346303">
              <w:rPr>
                <w:noProof/>
                <w:webHidden/>
              </w:rPr>
              <w:tab/>
            </w:r>
            <w:r w:rsidR="00346303">
              <w:rPr>
                <w:noProof/>
                <w:webHidden/>
              </w:rPr>
              <w:fldChar w:fldCharType="begin"/>
            </w:r>
            <w:r w:rsidR="00346303">
              <w:rPr>
                <w:noProof/>
                <w:webHidden/>
              </w:rPr>
              <w:instrText xml:space="preserve"> PAGEREF _Toc41638739 \h </w:instrText>
            </w:r>
            <w:r w:rsidR="00346303">
              <w:rPr>
                <w:noProof/>
                <w:webHidden/>
              </w:rPr>
            </w:r>
            <w:r w:rsidR="00346303">
              <w:rPr>
                <w:noProof/>
                <w:webHidden/>
              </w:rPr>
              <w:fldChar w:fldCharType="separate"/>
            </w:r>
            <w:r w:rsidR="00346303">
              <w:rPr>
                <w:noProof/>
                <w:webHidden/>
              </w:rPr>
              <w:t>26</w:t>
            </w:r>
            <w:r w:rsidR="00346303">
              <w:rPr>
                <w:noProof/>
                <w:webHidden/>
              </w:rPr>
              <w:fldChar w:fldCharType="end"/>
            </w:r>
          </w:hyperlink>
        </w:p>
        <w:p w14:paraId="4E5B7410" w14:textId="0EB74A85" w:rsidR="00346303" w:rsidRDefault="0097355F">
          <w:pPr>
            <w:pStyle w:val="TDC5"/>
            <w:rPr>
              <w:rFonts w:asciiTheme="minorHAnsi" w:eastAsiaTheme="minorEastAsia" w:hAnsiTheme="minorHAnsi"/>
              <w:noProof/>
              <w:sz w:val="22"/>
              <w:szCs w:val="22"/>
              <w:lang w:eastAsia="es-ES"/>
            </w:rPr>
          </w:pPr>
          <w:hyperlink w:anchor="_Toc41638740" w:history="1">
            <w:r w:rsidR="00346303" w:rsidRPr="00ED7A19">
              <w:rPr>
                <w:rStyle w:val="Hipervnculo"/>
                <w:noProof/>
              </w:rPr>
              <w:t>1.2.3.2.</w:t>
            </w:r>
            <w:r w:rsidR="00346303">
              <w:rPr>
                <w:rFonts w:asciiTheme="minorHAnsi" w:eastAsiaTheme="minorEastAsia" w:hAnsiTheme="minorHAnsi"/>
                <w:noProof/>
                <w:sz w:val="22"/>
                <w:szCs w:val="22"/>
                <w:lang w:eastAsia="es-ES"/>
              </w:rPr>
              <w:tab/>
            </w:r>
            <w:r w:rsidR="00346303" w:rsidRPr="00ED7A19">
              <w:rPr>
                <w:rStyle w:val="Hipervnculo"/>
                <w:noProof/>
              </w:rPr>
              <w:t>En relación con la disponibilidad de materiales o servicios.</w:t>
            </w:r>
            <w:r w:rsidR="00346303">
              <w:rPr>
                <w:noProof/>
                <w:webHidden/>
              </w:rPr>
              <w:tab/>
            </w:r>
            <w:r w:rsidR="00346303">
              <w:rPr>
                <w:noProof/>
                <w:webHidden/>
              </w:rPr>
              <w:fldChar w:fldCharType="begin"/>
            </w:r>
            <w:r w:rsidR="00346303">
              <w:rPr>
                <w:noProof/>
                <w:webHidden/>
              </w:rPr>
              <w:instrText xml:space="preserve"> PAGEREF _Toc41638740 \h </w:instrText>
            </w:r>
            <w:r w:rsidR="00346303">
              <w:rPr>
                <w:noProof/>
                <w:webHidden/>
              </w:rPr>
            </w:r>
            <w:r w:rsidR="00346303">
              <w:rPr>
                <w:noProof/>
                <w:webHidden/>
              </w:rPr>
              <w:fldChar w:fldCharType="separate"/>
            </w:r>
            <w:r w:rsidR="00346303">
              <w:rPr>
                <w:noProof/>
                <w:webHidden/>
              </w:rPr>
              <w:t>26</w:t>
            </w:r>
            <w:r w:rsidR="00346303">
              <w:rPr>
                <w:noProof/>
                <w:webHidden/>
              </w:rPr>
              <w:fldChar w:fldCharType="end"/>
            </w:r>
          </w:hyperlink>
        </w:p>
        <w:p w14:paraId="25806D05" w14:textId="104957DB" w:rsidR="00346303" w:rsidRDefault="0097355F">
          <w:pPr>
            <w:pStyle w:val="TDC3"/>
            <w:rPr>
              <w:rFonts w:asciiTheme="minorHAnsi" w:eastAsiaTheme="minorEastAsia" w:hAnsiTheme="minorHAnsi"/>
              <w:noProof/>
              <w:sz w:val="22"/>
              <w:szCs w:val="22"/>
              <w:lang w:eastAsia="es-ES"/>
            </w:rPr>
          </w:pPr>
          <w:hyperlink w:anchor="_Toc41638741" w:history="1">
            <w:r w:rsidR="00346303" w:rsidRPr="00ED7A19">
              <w:rPr>
                <w:rStyle w:val="Hipervnculo"/>
                <w:noProof/>
                <w:lang w:bidi="x-none"/>
                <w14:scene3d>
                  <w14:camera w14:prst="orthographicFront"/>
                  <w14:lightRig w14:rig="threePt" w14:dir="t">
                    <w14:rot w14:lat="0" w14:lon="0" w14:rev="0"/>
                  </w14:lightRig>
                </w14:scene3d>
              </w:rPr>
              <w:t>1.3.</w:t>
            </w:r>
            <w:r w:rsidR="00346303">
              <w:rPr>
                <w:rFonts w:asciiTheme="minorHAnsi" w:eastAsiaTheme="minorEastAsia" w:hAnsiTheme="minorHAnsi"/>
                <w:noProof/>
                <w:sz w:val="22"/>
                <w:szCs w:val="22"/>
                <w:lang w:eastAsia="es-ES"/>
              </w:rPr>
              <w:tab/>
            </w:r>
            <w:r w:rsidR="00346303" w:rsidRPr="00ED7A19">
              <w:rPr>
                <w:rStyle w:val="Hipervnculo"/>
                <w:noProof/>
              </w:rPr>
              <w:t>Importancia de un inventario.</w:t>
            </w:r>
            <w:r w:rsidR="00346303">
              <w:rPr>
                <w:noProof/>
                <w:webHidden/>
              </w:rPr>
              <w:tab/>
            </w:r>
            <w:r w:rsidR="00346303">
              <w:rPr>
                <w:noProof/>
                <w:webHidden/>
              </w:rPr>
              <w:fldChar w:fldCharType="begin"/>
            </w:r>
            <w:r w:rsidR="00346303">
              <w:rPr>
                <w:noProof/>
                <w:webHidden/>
              </w:rPr>
              <w:instrText xml:space="preserve"> PAGEREF _Toc41638741 \h </w:instrText>
            </w:r>
            <w:r w:rsidR="00346303">
              <w:rPr>
                <w:noProof/>
                <w:webHidden/>
              </w:rPr>
            </w:r>
            <w:r w:rsidR="00346303">
              <w:rPr>
                <w:noProof/>
                <w:webHidden/>
              </w:rPr>
              <w:fldChar w:fldCharType="separate"/>
            </w:r>
            <w:r w:rsidR="00346303">
              <w:rPr>
                <w:noProof/>
                <w:webHidden/>
              </w:rPr>
              <w:t>26</w:t>
            </w:r>
            <w:r w:rsidR="00346303">
              <w:rPr>
                <w:noProof/>
                <w:webHidden/>
              </w:rPr>
              <w:fldChar w:fldCharType="end"/>
            </w:r>
          </w:hyperlink>
        </w:p>
        <w:p w14:paraId="4AE31F2C" w14:textId="398FBBCE" w:rsidR="00346303" w:rsidRDefault="0097355F">
          <w:pPr>
            <w:pStyle w:val="TDC4"/>
            <w:rPr>
              <w:rFonts w:asciiTheme="minorHAnsi" w:eastAsiaTheme="minorEastAsia" w:hAnsiTheme="minorHAnsi"/>
              <w:noProof/>
              <w:sz w:val="22"/>
              <w:szCs w:val="22"/>
              <w:lang w:eastAsia="es-ES"/>
            </w:rPr>
          </w:pPr>
          <w:hyperlink w:anchor="_Toc41638742" w:history="1">
            <w:r w:rsidR="00346303" w:rsidRPr="00ED7A19">
              <w:rPr>
                <w:rStyle w:val="Hipervnculo"/>
                <w:noProof/>
              </w:rPr>
              <w:t>1.3.1.</w:t>
            </w:r>
            <w:r w:rsidR="00346303">
              <w:rPr>
                <w:rFonts w:asciiTheme="minorHAnsi" w:eastAsiaTheme="minorEastAsia" w:hAnsiTheme="minorHAnsi"/>
                <w:noProof/>
                <w:sz w:val="22"/>
                <w:szCs w:val="22"/>
                <w:lang w:eastAsia="es-ES"/>
              </w:rPr>
              <w:tab/>
            </w:r>
            <w:r w:rsidR="00346303" w:rsidRPr="00ED7A19">
              <w:rPr>
                <w:rStyle w:val="Hipervnculo"/>
                <w:noProof/>
              </w:rPr>
              <w:t>Objetivos y funciones de los inventarios.</w:t>
            </w:r>
            <w:r w:rsidR="00346303">
              <w:rPr>
                <w:noProof/>
                <w:webHidden/>
              </w:rPr>
              <w:tab/>
            </w:r>
            <w:r w:rsidR="00346303">
              <w:rPr>
                <w:noProof/>
                <w:webHidden/>
              </w:rPr>
              <w:fldChar w:fldCharType="begin"/>
            </w:r>
            <w:r w:rsidR="00346303">
              <w:rPr>
                <w:noProof/>
                <w:webHidden/>
              </w:rPr>
              <w:instrText xml:space="preserve"> PAGEREF _Toc41638742 \h </w:instrText>
            </w:r>
            <w:r w:rsidR="00346303">
              <w:rPr>
                <w:noProof/>
                <w:webHidden/>
              </w:rPr>
            </w:r>
            <w:r w:rsidR="00346303">
              <w:rPr>
                <w:noProof/>
                <w:webHidden/>
              </w:rPr>
              <w:fldChar w:fldCharType="separate"/>
            </w:r>
            <w:r w:rsidR="00346303">
              <w:rPr>
                <w:noProof/>
                <w:webHidden/>
              </w:rPr>
              <w:t>27</w:t>
            </w:r>
            <w:r w:rsidR="00346303">
              <w:rPr>
                <w:noProof/>
                <w:webHidden/>
              </w:rPr>
              <w:fldChar w:fldCharType="end"/>
            </w:r>
          </w:hyperlink>
        </w:p>
        <w:p w14:paraId="062FCA55" w14:textId="077A4417" w:rsidR="00346303" w:rsidRDefault="0097355F">
          <w:pPr>
            <w:pStyle w:val="TDC4"/>
            <w:rPr>
              <w:rFonts w:asciiTheme="minorHAnsi" w:eastAsiaTheme="minorEastAsia" w:hAnsiTheme="minorHAnsi"/>
              <w:noProof/>
              <w:sz w:val="22"/>
              <w:szCs w:val="22"/>
              <w:lang w:eastAsia="es-ES"/>
            </w:rPr>
          </w:pPr>
          <w:hyperlink w:anchor="_Toc41638743" w:history="1">
            <w:r w:rsidR="00346303" w:rsidRPr="00ED7A19">
              <w:rPr>
                <w:rStyle w:val="Hipervnculo"/>
                <w:noProof/>
              </w:rPr>
              <w:t>1.3.2.</w:t>
            </w:r>
            <w:r w:rsidR="00346303">
              <w:rPr>
                <w:rFonts w:asciiTheme="minorHAnsi" w:eastAsiaTheme="minorEastAsia" w:hAnsiTheme="minorHAnsi"/>
                <w:noProof/>
                <w:sz w:val="22"/>
                <w:szCs w:val="22"/>
                <w:lang w:eastAsia="es-ES"/>
              </w:rPr>
              <w:tab/>
            </w:r>
            <w:r w:rsidR="00346303" w:rsidRPr="00ED7A19">
              <w:rPr>
                <w:rStyle w:val="Hipervnculo"/>
                <w:noProof/>
              </w:rPr>
              <w:t>Preguntas básicas para la toma de decisiones en los inventarios.</w:t>
            </w:r>
            <w:r w:rsidR="00346303">
              <w:rPr>
                <w:noProof/>
                <w:webHidden/>
              </w:rPr>
              <w:tab/>
            </w:r>
            <w:r w:rsidR="00346303">
              <w:rPr>
                <w:noProof/>
                <w:webHidden/>
              </w:rPr>
              <w:fldChar w:fldCharType="begin"/>
            </w:r>
            <w:r w:rsidR="00346303">
              <w:rPr>
                <w:noProof/>
                <w:webHidden/>
              </w:rPr>
              <w:instrText xml:space="preserve"> PAGEREF _Toc41638743 \h </w:instrText>
            </w:r>
            <w:r w:rsidR="00346303">
              <w:rPr>
                <w:noProof/>
                <w:webHidden/>
              </w:rPr>
            </w:r>
            <w:r w:rsidR="00346303">
              <w:rPr>
                <w:noProof/>
                <w:webHidden/>
              </w:rPr>
              <w:fldChar w:fldCharType="separate"/>
            </w:r>
            <w:r w:rsidR="00346303">
              <w:rPr>
                <w:noProof/>
                <w:webHidden/>
              </w:rPr>
              <w:t>28</w:t>
            </w:r>
            <w:r w:rsidR="00346303">
              <w:rPr>
                <w:noProof/>
                <w:webHidden/>
              </w:rPr>
              <w:fldChar w:fldCharType="end"/>
            </w:r>
          </w:hyperlink>
        </w:p>
        <w:p w14:paraId="7271CF34" w14:textId="019605B6" w:rsidR="00346303" w:rsidRDefault="0097355F">
          <w:pPr>
            <w:pStyle w:val="TDC2"/>
            <w:rPr>
              <w:rFonts w:asciiTheme="minorHAnsi" w:eastAsiaTheme="minorEastAsia" w:hAnsiTheme="minorHAnsi"/>
              <w:noProof/>
              <w:sz w:val="22"/>
              <w:lang w:eastAsia="es-ES"/>
            </w:rPr>
          </w:pPr>
          <w:hyperlink w:anchor="_Toc41638744" w:history="1">
            <w:r w:rsidR="00346303" w:rsidRPr="00ED7A19">
              <w:rPr>
                <w:rStyle w:val="Hipervnculo"/>
                <w:noProof/>
              </w:rPr>
              <w:t>2.</w:t>
            </w:r>
            <w:r w:rsidR="00346303">
              <w:rPr>
                <w:rFonts w:asciiTheme="minorHAnsi" w:eastAsiaTheme="minorEastAsia" w:hAnsiTheme="minorHAnsi"/>
                <w:noProof/>
                <w:sz w:val="22"/>
                <w:lang w:eastAsia="es-ES"/>
              </w:rPr>
              <w:tab/>
            </w:r>
            <w:r w:rsidR="00346303" w:rsidRPr="00ED7A19">
              <w:rPr>
                <w:rStyle w:val="Hipervnculo"/>
                <w:noProof/>
              </w:rPr>
              <w:t>Métodos De Planificación de Inventarios</w:t>
            </w:r>
            <w:r w:rsidR="00346303">
              <w:rPr>
                <w:noProof/>
                <w:webHidden/>
              </w:rPr>
              <w:tab/>
            </w:r>
            <w:r w:rsidR="00346303">
              <w:rPr>
                <w:noProof/>
                <w:webHidden/>
              </w:rPr>
              <w:fldChar w:fldCharType="begin"/>
            </w:r>
            <w:r w:rsidR="00346303">
              <w:rPr>
                <w:noProof/>
                <w:webHidden/>
              </w:rPr>
              <w:instrText xml:space="preserve"> PAGEREF _Toc41638744 \h </w:instrText>
            </w:r>
            <w:r w:rsidR="00346303">
              <w:rPr>
                <w:noProof/>
                <w:webHidden/>
              </w:rPr>
            </w:r>
            <w:r w:rsidR="00346303">
              <w:rPr>
                <w:noProof/>
                <w:webHidden/>
              </w:rPr>
              <w:fldChar w:fldCharType="separate"/>
            </w:r>
            <w:r w:rsidR="00346303">
              <w:rPr>
                <w:noProof/>
                <w:webHidden/>
              </w:rPr>
              <w:t>29</w:t>
            </w:r>
            <w:r w:rsidR="00346303">
              <w:rPr>
                <w:noProof/>
                <w:webHidden/>
              </w:rPr>
              <w:fldChar w:fldCharType="end"/>
            </w:r>
          </w:hyperlink>
        </w:p>
        <w:p w14:paraId="1327042A" w14:textId="05B4F121" w:rsidR="00346303" w:rsidRDefault="0097355F">
          <w:pPr>
            <w:pStyle w:val="TDC3"/>
            <w:rPr>
              <w:rFonts w:asciiTheme="minorHAnsi" w:eastAsiaTheme="minorEastAsia" w:hAnsiTheme="minorHAnsi"/>
              <w:noProof/>
              <w:sz w:val="22"/>
              <w:szCs w:val="22"/>
              <w:lang w:eastAsia="es-ES"/>
            </w:rPr>
          </w:pPr>
          <w:hyperlink w:anchor="_Toc41638745" w:history="1">
            <w:r w:rsidR="00346303" w:rsidRPr="00ED7A19">
              <w:rPr>
                <w:rStyle w:val="Hipervnculo"/>
                <w:noProof/>
                <w:lang w:bidi="x-none"/>
                <w14:scene3d>
                  <w14:camera w14:prst="orthographicFront"/>
                  <w14:lightRig w14:rig="threePt" w14:dir="t">
                    <w14:rot w14:lat="0" w14:lon="0" w14:rev="0"/>
                  </w14:lightRig>
                </w14:scene3d>
              </w:rPr>
              <w:t>2.1.</w:t>
            </w:r>
            <w:r w:rsidR="00346303">
              <w:rPr>
                <w:rFonts w:asciiTheme="minorHAnsi" w:eastAsiaTheme="minorEastAsia" w:hAnsiTheme="minorHAnsi"/>
                <w:noProof/>
                <w:sz w:val="22"/>
                <w:szCs w:val="22"/>
                <w:lang w:eastAsia="es-ES"/>
              </w:rPr>
              <w:tab/>
            </w:r>
            <w:r w:rsidR="00346303" w:rsidRPr="00ED7A19">
              <w:rPr>
                <w:rStyle w:val="Hipervnculo"/>
                <w:noProof/>
              </w:rPr>
              <w:t>Costos basados en actividades (ABC).</w:t>
            </w:r>
            <w:r w:rsidR="00346303">
              <w:rPr>
                <w:noProof/>
                <w:webHidden/>
              </w:rPr>
              <w:tab/>
            </w:r>
            <w:r w:rsidR="00346303">
              <w:rPr>
                <w:noProof/>
                <w:webHidden/>
              </w:rPr>
              <w:fldChar w:fldCharType="begin"/>
            </w:r>
            <w:r w:rsidR="00346303">
              <w:rPr>
                <w:noProof/>
                <w:webHidden/>
              </w:rPr>
              <w:instrText xml:space="preserve"> PAGEREF _Toc41638745 \h </w:instrText>
            </w:r>
            <w:r w:rsidR="00346303">
              <w:rPr>
                <w:noProof/>
                <w:webHidden/>
              </w:rPr>
            </w:r>
            <w:r w:rsidR="00346303">
              <w:rPr>
                <w:noProof/>
                <w:webHidden/>
              </w:rPr>
              <w:fldChar w:fldCharType="separate"/>
            </w:r>
            <w:r w:rsidR="00346303">
              <w:rPr>
                <w:noProof/>
                <w:webHidden/>
              </w:rPr>
              <w:t>29</w:t>
            </w:r>
            <w:r w:rsidR="00346303">
              <w:rPr>
                <w:noProof/>
                <w:webHidden/>
              </w:rPr>
              <w:fldChar w:fldCharType="end"/>
            </w:r>
          </w:hyperlink>
        </w:p>
        <w:p w14:paraId="5AD785EA" w14:textId="417C9844" w:rsidR="00346303" w:rsidRDefault="0097355F">
          <w:pPr>
            <w:pStyle w:val="TDC4"/>
            <w:rPr>
              <w:rFonts w:asciiTheme="minorHAnsi" w:eastAsiaTheme="minorEastAsia" w:hAnsiTheme="minorHAnsi"/>
              <w:noProof/>
              <w:sz w:val="22"/>
              <w:szCs w:val="22"/>
              <w:lang w:eastAsia="es-ES"/>
            </w:rPr>
          </w:pPr>
          <w:hyperlink w:anchor="_Toc41638746" w:history="1">
            <w:r w:rsidR="00346303" w:rsidRPr="00ED7A19">
              <w:rPr>
                <w:rStyle w:val="Hipervnculo"/>
                <w:noProof/>
              </w:rPr>
              <w:t>2.1.1.</w:t>
            </w:r>
            <w:r w:rsidR="00346303">
              <w:rPr>
                <w:rFonts w:asciiTheme="minorHAnsi" w:eastAsiaTheme="minorEastAsia" w:hAnsiTheme="minorHAnsi"/>
                <w:noProof/>
                <w:sz w:val="22"/>
                <w:szCs w:val="22"/>
                <w:lang w:eastAsia="es-ES"/>
              </w:rPr>
              <w:tab/>
            </w:r>
            <w:r w:rsidR="00346303" w:rsidRPr="00ED7A19">
              <w:rPr>
                <w:rStyle w:val="Hipervnculo"/>
                <w:noProof/>
              </w:rPr>
              <w:t>Clasificación de los productos según su valor económico.</w:t>
            </w:r>
            <w:r w:rsidR="00346303">
              <w:rPr>
                <w:noProof/>
                <w:webHidden/>
              </w:rPr>
              <w:tab/>
            </w:r>
            <w:r w:rsidR="00346303">
              <w:rPr>
                <w:noProof/>
                <w:webHidden/>
              </w:rPr>
              <w:fldChar w:fldCharType="begin"/>
            </w:r>
            <w:r w:rsidR="00346303">
              <w:rPr>
                <w:noProof/>
                <w:webHidden/>
              </w:rPr>
              <w:instrText xml:space="preserve"> PAGEREF _Toc41638746 \h </w:instrText>
            </w:r>
            <w:r w:rsidR="00346303">
              <w:rPr>
                <w:noProof/>
                <w:webHidden/>
              </w:rPr>
            </w:r>
            <w:r w:rsidR="00346303">
              <w:rPr>
                <w:noProof/>
                <w:webHidden/>
              </w:rPr>
              <w:fldChar w:fldCharType="separate"/>
            </w:r>
            <w:r w:rsidR="00346303">
              <w:rPr>
                <w:noProof/>
                <w:webHidden/>
              </w:rPr>
              <w:t>29</w:t>
            </w:r>
            <w:r w:rsidR="00346303">
              <w:rPr>
                <w:noProof/>
                <w:webHidden/>
              </w:rPr>
              <w:fldChar w:fldCharType="end"/>
            </w:r>
          </w:hyperlink>
        </w:p>
        <w:p w14:paraId="193946DD" w14:textId="663185F7" w:rsidR="00346303" w:rsidRDefault="0097355F">
          <w:pPr>
            <w:pStyle w:val="TDC5"/>
            <w:rPr>
              <w:rFonts w:asciiTheme="minorHAnsi" w:eastAsiaTheme="minorEastAsia" w:hAnsiTheme="minorHAnsi"/>
              <w:noProof/>
              <w:sz w:val="22"/>
              <w:szCs w:val="22"/>
              <w:lang w:eastAsia="es-ES"/>
            </w:rPr>
          </w:pPr>
          <w:hyperlink w:anchor="_Toc41638747" w:history="1">
            <w:r w:rsidR="00346303" w:rsidRPr="00ED7A19">
              <w:rPr>
                <w:rStyle w:val="Hipervnculo"/>
                <w:noProof/>
              </w:rPr>
              <w:t>2.1.1.1.</w:t>
            </w:r>
            <w:r w:rsidR="00346303">
              <w:rPr>
                <w:rFonts w:asciiTheme="minorHAnsi" w:eastAsiaTheme="minorEastAsia" w:hAnsiTheme="minorHAnsi"/>
                <w:noProof/>
                <w:sz w:val="22"/>
                <w:szCs w:val="22"/>
                <w:lang w:eastAsia="es-ES"/>
              </w:rPr>
              <w:tab/>
            </w:r>
            <w:r w:rsidR="00346303" w:rsidRPr="00ED7A19">
              <w:rPr>
                <w:rStyle w:val="Hipervnculo"/>
                <w:noProof/>
              </w:rPr>
              <w:t>Clase a.</w:t>
            </w:r>
            <w:r w:rsidR="00346303">
              <w:rPr>
                <w:noProof/>
                <w:webHidden/>
              </w:rPr>
              <w:tab/>
            </w:r>
            <w:r w:rsidR="00346303">
              <w:rPr>
                <w:noProof/>
                <w:webHidden/>
              </w:rPr>
              <w:fldChar w:fldCharType="begin"/>
            </w:r>
            <w:r w:rsidR="00346303">
              <w:rPr>
                <w:noProof/>
                <w:webHidden/>
              </w:rPr>
              <w:instrText xml:space="preserve"> PAGEREF _Toc41638747 \h </w:instrText>
            </w:r>
            <w:r w:rsidR="00346303">
              <w:rPr>
                <w:noProof/>
                <w:webHidden/>
              </w:rPr>
            </w:r>
            <w:r w:rsidR="00346303">
              <w:rPr>
                <w:noProof/>
                <w:webHidden/>
              </w:rPr>
              <w:fldChar w:fldCharType="separate"/>
            </w:r>
            <w:r w:rsidR="00346303">
              <w:rPr>
                <w:noProof/>
                <w:webHidden/>
              </w:rPr>
              <w:t>29</w:t>
            </w:r>
            <w:r w:rsidR="00346303">
              <w:rPr>
                <w:noProof/>
                <w:webHidden/>
              </w:rPr>
              <w:fldChar w:fldCharType="end"/>
            </w:r>
          </w:hyperlink>
        </w:p>
        <w:p w14:paraId="4560527E" w14:textId="796AFABA" w:rsidR="00346303" w:rsidRDefault="0097355F">
          <w:pPr>
            <w:pStyle w:val="TDC5"/>
            <w:rPr>
              <w:rFonts w:asciiTheme="minorHAnsi" w:eastAsiaTheme="minorEastAsia" w:hAnsiTheme="minorHAnsi"/>
              <w:noProof/>
              <w:sz w:val="22"/>
              <w:szCs w:val="22"/>
              <w:lang w:eastAsia="es-ES"/>
            </w:rPr>
          </w:pPr>
          <w:hyperlink w:anchor="_Toc41638748" w:history="1">
            <w:r w:rsidR="00346303" w:rsidRPr="00ED7A19">
              <w:rPr>
                <w:rStyle w:val="Hipervnculo"/>
                <w:noProof/>
              </w:rPr>
              <w:t>2.1.1.2.</w:t>
            </w:r>
            <w:r w:rsidR="00346303">
              <w:rPr>
                <w:rFonts w:asciiTheme="minorHAnsi" w:eastAsiaTheme="minorEastAsia" w:hAnsiTheme="minorHAnsi"/>
                <w:noProof/>
                <w:sz w:val="22"/>
                <w:szCs w:val="22"/>
                <w:lang w:eastAsia="es-ES"/>
              </w:rPr>
              <w:tab/>
            </w:r>
            <w:r w:rsidR="00346303" w:rsidRPr="00ED7A19">
              <w:rPr>
                <w:rStyle w:val="Hipervnculo"/>
                <w:noProof/>
              </w:rPr>
              <w:t>Clase b.</w:t>
            </w:r>
            <w:r w:rsidR="00346303">
              <w:rPr>
                <w:noProof/>
                <w:webHidden/>
              </w:rPr>
              <w:tab/>
            </w:r>
            <w:r w:rsidR="00346303">
              <w:rPr>
                <w:noProof/>
                <w:webHidden/>
              </w:rPr>
              <w:fldChar w:fldCharType="begin"/>
            </w:r>
            <w:r w:rsidR="00346303">
              <w:rPr>
                <w:noProof/>
                <w:webHidden/>
              </w:rPr>
              <w:instrText xml:space="preserve"> PAGEREF _Toc41638748 \h </w:instrText>
            </w:r>
            <w:r w:rsidR="00346303">
              <w:rPr>
                <w:noProof/>
                <w:webHidden/>
              </w:rPr>
            </w:r>
            <w:r w:rsidR="00346303">
              <w:rPr>
                <w:noProof/>
                <w:webHidden/>
              </w:rPr>
              <w:fldChar w:fldCharType="separate"/>
            </w:r>
            <w:r w:rsidR="00346303">
              <w:rPr>
                <w:noProof/>
                <w:webHidden/>
              </w:rPr>
              <w:t>29</w:t>
            </w:r>
            <w:r w:rsidR="00346303">
              <w:rPr>
                <w:noProof/>
                <w:webHidden/>
              </w:rPr>
              <w:fldChar w:fldCharType="end"/>
            </w:r>
          </w:hyperlink>
        </w:p>
        <w:p w14:paraId="1B498D2F" w14:textId="2178C010" w:rsidR="00346303" w:rsidRDefault="0097355F">
          <w:pPr>
            <w:pStyle w:val="TDC5"/>
            <w:rPr>
              <w:rFonts w:asciiTheme="minorHAnsi" w:eastAsiaTheme="minorEastAsia" w:hAnsiTheme="minorHAnsi"/>
              <w:noProof/>
              <w:sz w:val="22"/>
              <w:szCs w:val="22"/>
              <w:lang w:eastAsia="es-ES"/>
            </w:rPr>
          </w:pPr>
          <w:hyperlink w:anchor="_Toc41638749" w:history="1">
            <w:r w:rsidR="00346303" w:rsidRPr="00ED7A19">
              <w:rPr>
                <w:rStyle w:val="Hipervnculo"/>
                <w:noProof/>
              </w:rPr>
              <w:t>2.1.1.3.</w:t>
            </w:r>
            <w:r w:rsidR="00346303">
              <w:rPr>
                <w:rFonts w:asciiTheme="minorHAnsi" w:eastAsiaTheme="minorEastAsia" w:hAnsiTheme="minorHAnsi"/>
                <w:noProof/>
                <w:sz w:val="22"/>
                <w:szCs w:val="22"/>
                <w:lang w:eastAsia="es-ES"/>
              </w:rPr>
              <w:tab/>
            </w:r>
            <w:r w:rsidR="00346303" w:rsidRPr="00ED7A19">
              <w:rPr>
                <w:rStyle w:val="Hipervnculo"/>
                <w:noProof/>
              </w:rPr>
              <w:t>Clase c.</w:t>
            </w:r>
            <w:r w:rsidR="00346303">
              <w:rPr>
                <w:noProof/>
                <w:webHidden/>
              </w:rPr>
              <w:tab/>
            </w:r>
            <w:r w:rsidR="00346303">
              <w:rPr>
                <w:noProof/>
                <w:webHidden/>
              </w:rPr>
              <w:fldChar w:fldCharType="begin"/>
            </w:r>
            <w:r w:rsidR="00346303">
              <w:rPr>
                <w:noProof/>
                <w:webHidden/>
              </w:rPr>
              <w:instrText xml:space="preserve"> PAGEREF _Toc41638749 \h </w:instrText>
            </w:r>
            <w:r w:rsidR="00346303">
              <w:rPr>
                <w:noProof/>
                <w:webHidden/>
              </w:rPr>
            </w:r>
            <w:r w:rsidR="00346303">
              <w:rPr>
                <w:noProof/>
                <w:webHidden/>
              </w:rPr>
              <w:fldChar w:fldCharType="separate"/>
            </w:r>
            <w:r w:rsidR="00346303">
              <w:rPr>
                <w:noProof/>
                <w:webHidden/>
              </w:rPr>
              <w:t>30</w:t>
            </w:r>
            <w:r w:rsidR="00346303">
              <w:rPr>
                <w:noProof/>
                <w:webHidden/>
              </w:rPr>
              <w:fldChar w:fldCharType="end"/>
            </w:r>
          </w:hyperlink>
        </w:p>
        <w:p w14:paraId="6FB9FCA4" w14:textId="3430DC51" w:rsidR="00346303" w:rsidRDefault="0097355F">
          <w:pPr>
            <w:pStyle w:val="TDC4"/>
            <w:rPr>
              <w:rFonts w:asciiTheme="minorHAnsi" w:eastAsiaTheme="minorEastAsia" w:hAnsiTheme="minorHAnsi"/>
              <w:noProof/>
              <w:sz w:val="22"/>
              <w:szCs w:val="22"/>
              <w:lang w:eastAsia="es-ES"/>
            </w:rPr>
          </w:pPr>
          <w:hyperlink w:anchor="_Toc41638750" w:history="1">
            <w:r w:rsidR="00346303" w:rsidRPr="00ED7A19">
              <w:rPr>
                <w:rStyle w:val="Hipervnculo"/>
                <w:noProof/>
              </w:rPr>
              <w:t>2.1.2.</w:t>
            </w:r>
            <w:r w:rsidR="00346303">
              <w:rPr>
                <w:rFonts w:asciiTheme="minorHAnsi" w:eastAsiaTheme="minorEastAsia" w:hAnsiTheme="minorHAnsi"/>
                <w:noProof/>
                <w:sz w:val="22"/>
                <w:szCs w:val="22"/>
                <w:lang w:eastAsia="es-ES"/>
              </w:rPr>
              <w:tab/>
            </w:r>
            <w:r w:rsidR="00346303" w:rsidRPr="00ED7A19">
              <w:rPr>
                <w:rStyle w:val="Hipervnculo"/>
                <w:noProof/>
              </w:rPr>
              <w:t>Ventajas del Costeo Basado en Actividades (ABC).</w:t>
            </w:r>
            <w:r w:rsidR="00346303">
              <w:rPr>
                <w:noProof/>
                <w:webHidden/>
              </w:rPr>
              <w:tab/>
            </w:r>
            <w:r w:rsidR="00346303">
              <w:rPr>
                <w:noProof/>
                <w:webHidden/>
              </w:rPr>
              <w:fldChar w:fldCharType="begin"/>
            </w:r>
            <w:r w:rsidR="00346303">
              <w:rPr>
                <w:noProof/>
                <w:webHidden/>
              </w:rPr>
              <w:instrText xml:space="preserve"> PAGEREF _Toc41638750 \h </w:instrText>
            </w:r>
            <w:r w:rsidR="00346303">
              <w:rPr>
                <w:noProof/>
                <w:webHidden/>
              </w:rPr>
            </w:r>
            <w:r w:rsidR="00346303">
              <w:rPr>
                <w:noProof/>
                <w:webHidden/>
              </w:rPr>
              <w:fldChar w:fldCharType="separate"/>
            </w:r>
            <w:r w:rsidR="00346303">
              <w:rPr>
                <w:noProof/>
                <w:webHidden/>
              </w:rPr>
              <w:t>30</w:t>
            </w:r>
            <w:r w:rsidR="00346303">
              <w:rPr>
                <w:noProof/>
                <w:webHidden/>
              </w:rPr>
              <w:fldChar w:fldCharType="end"/>
            </w:r>
          </w:hyperlink>
        </w:p>
        <w:p w14:paraId="4D1E251A" w14:textId="1B5B589C" w:rsidR="00346303" w:rsidRDefault="0097355F">
          <w:pPr>
            <w:pStyle w:val="TDC3"/>
            <w:rPr>
              <w:rFonts w:asciiTheme="minorHAnsi" w:eastAsiaTheme="minorEastAsia" w:hAnsiTheme="minorHAnsi"/>
              <w:noProof/>
              <w:sz w:val="22"/>
              <w:szCs w:val="22"/>
              <w:lang w:eastAsia="es-ES"/>
            </w:rPr>
          </w:pPr>
          <w:hyperlink w:anchor="_Toc41638751" w:history="1">
            <w:r w:rsidR="00346303" w:rsidRPr="00ED7A19">
              <w:rPr>
                <w:rStyle w:val="Hipervnculo"/>
                <w:noProof/>
                <w:lang w:bidi="x-none"/>
                <w14:scene3d>
                  <w14:camera w14:prst="orthographicFront"/>
                  <w14:lightRig w14:rig="threePt" w14:dir="t">
                    <w14:rot w14:lat="0" w14:lon="0" w14:rev="0"/>
                  </w14:lightRig>
                </w14:scene3d>
              </w:rPr>
              <w:t>2.2.</w:t>
            </w:r>
            <w:r w:rsidR="00346303">
              <w:rPr>
                <w:rFonts w:asciiTheme="minorHAnsi" w:eastAsiaTheme="minorEastAsia" w:hAnsiTheme="minorHAnsi"/>
                <w:noProof/>
                <w:sz w:val="22"/>
                <w:szCs w:val="22"/>
                <w:lang w:eastAsia="es-ES"/>
              </w:rPr>
              <w:tab/>
            </w:r>
            <w:r w:rsidR="00346303" w:rsidRPr="00ED7A19">
              <w:rPr>
                <w:rStyle w:val="Hipervnculo"/>
                <w:noProof/>
              </w:rPr>
              <w:t>Primeras Entradas, Primeras Salidas (PEPS).</w:t>
            </w:r>
            <w:r w:rsidR="00346303">
              <w:rPr>
                <w:noProof/>
                <w:webHidden/>
              </w:rPr>
              <w:tab/>
            </w:r>
            <w:r w:rsidR="00346303">
              <w:rPr>
                <w:noProof/>
                <w:webHidden/>
              </w:rPr>
              <w:fldChar w:fldCharType="begin"/>
            </w:r>
            <w:r w:rsidR="00346303">
              <w:rPr>
                <w:noProof/>
                <w:webHidden/>
              </w:rPr>
              <w:instrText xml:space="preserve"> PAGEREF _Toc41638751 \h </w:instrText>
            </w:r>
            <w:r w:rsidR="00346303">
              <w:rPr>
                <w:noProof/>
                <w:webHidden/>
              </w:rPr>
            </w:r>
            <w:r w:rsidR="00346303">
              <w:rPr>
                <w:noProof/>
                <w:webHidden/>
              </w:rPr>
              <w:fldChar w:fldCharType="separate"/>
            </w:r>
            <w:r w:rsidR="00346303">
              <w:rPr>
                <w:noProof/>
                <w:webHidden/>
              </w:rPr>
              <w:t>32</w:t>
            </w:r>
            <w:r w:rsidR="00346303">
              <w:rPr>
                <w:noProof/>
                <w:webHidden/>
              </w:rPr>
              <w:fldChar w:fldCharType="end"/>
            </w:r>
          </w:hyperlink>
        </w:p>
        <w:p w14:paraId="1882244C" w14:textId="70BC25FF" w:rsidR="00346303" w:rsidRDefault="0097355F">
          <w:pPr>
            <w:pStyle w:val="TDC4"/>
            <w:rPr>
              <w:rFonts w:asciiTheme="minorHAnsi" w:eastAsiaTheme="minorEastAsia" w:hAnsiTheme="minorHAnsi"/>
              <w:noProof/>
              <w:sz w:val="22"/>
              <w:szCs w:val="22"/>
              <w:lang w:eastAsia="es-ES"/>
            </w:rPr>
          </w:pPr>
          <w:hyperlink w:anchor="_Toc41638752" w:history="1">
            <w:r w:rsidR="00346303" w:rsidRPr="00ED7A19">
              <w:rPr>
                <w:rStyle w:val="Hipervnculo"/>
                <w:noProof/>
              </w:rPr>
              <w:t>2.2.1.</w:t>
            </w:r>
            <w:r w:rsidR="00346303">
              <w:rPr>
                <w:rFonts w:asciiTheme="minorHAnsi" w:eastAsiaTheme="minorEastAsia" w:hAnsiTheme="minorHAnsi"/>
                <w:noProof/>
                <w:sz w:val="22"/>
                <w:szCs w:val="22"/>
                <w:lang w:eastAsia="es-ES"/>
              </w:rPr>
              <w:tab/>
            </w:r>
            <w:r w:rsidR="00346303" w:rsidRPr="00ED7A19">
              <w:rPr>
                <w:rStyle w:val="Hipervnculo"/>
                <w:noProof/>
              </w:rPr>
              <w:t>Ventajas de utilizar el método de Primeras Entradas, Primeras Salidas (PEPS).</w:t>
            </w:r>
            <w:r w:rsidR="00346303">
              <w:rPr>
                <w:noProof/>
                <w:webHidden/>
              </w:rPr>
              <w:tab/>
            </w:r>
            <w:r w:rsidR="00346303">
              <w:rPr>
                <w:noProof/>
                <w:webHidden/>
              </w:rPr>
              <w:fldChar w:fldCharType="begin"/>
            </w:r>
            <w:r w:rsidR="00346303">
              <w:rPr>
                <w:noProof/>
                <w:webHidden/>
              </w:rPr>
              <w:instrText xml:space="preserve"> PAGEREF _Toc41638752 \h </w:instrText>
            </w:r>
            <w:r w:rsidR="00346303">
              <w:rPr>
                <w:noProof/>
                <w:webHidden/>
              </w:rPr>
            </w:r>
            <w:r w:rsidR="00346303">
              <w:rPr>
                <w:noProof/>
                <w:webHidden/>
              </w:rPr>
              <w:fldChar w:fldCharType="separate"/>
            </w:r>
            <w:r w:rsidR="00346303">
              <w:rPr>
                <w:noProof/>
                <w:webHidden/>
              </w:rPr>
              <w:t>33</w:t>
            </w:r>
            <w:r w:rsidR="00346303">
              <w:rPr>
                <w:noProof/>
                <w:webHidden/>
              </w:rPr>
              <w:fldChar w:fldCharType="end"/>
            </w:r>
          </w:hyperlink>
        </w:p>
        <w:p w14:paraId="53B746E2" w14:textId="06E0097A" w:rsidR="00346303" w:rsidRDefault="0097355F">
          <w:pPr>
            <w:pStyle w:val="TDC3"/>
            <w:rPr>
              <w:rFonts w:asciiTheme="minorHAnsi" w:eastAsiaTheme="minorEastAsia" w:hAnsiTheme="minorHAnsi"/>
              <w:noProof/>
              <w:sz w:val="22"/>
              <w:szCs w:val="22"/>
              <w:lang w:eastAsia="es-ES"/>
            </w:rPr>
          </w:pPr>
          <w:hyperlink w:anchor="_Toc41638753" w:history="1">
            <w:r w:rsidR="00346303" w:rsidRPr="00ED7A19">
              <w:rPr>
                <w:rStyle w:val="Hipervnculo"/>
                <w:noProof/>
                <w:lang w:bidi="x-none"/>
                <w14:scene3d>
                  <w14:camera w14:prst="orthographicFront"/>
                  <w14:lightRig w14:rig="threePt" w14:dir="t">
                    <w14:rot w14:lat="0" w14:lon="0" w14:rev="0"/>
                  </w14:lightRig>
                </w14:scene3d>
              </w:rPr>
              <w:t>2.3.</w:t>
            </w:r>
            <w:r w:rsidR="00346303">
              <w:rPr>
                <w:rFonts w:asciiTheme="minorHAnsi" w:eastAsiaTheme="minorEastAsia" w:hAnsiTheme="minorHAnsi"/>
                <w:noProof/>
                <w:sz w:val="22"/>
                <w:szCs w:val="22"/>
                <w:lang w:eastAsia="es-ES"/>
              </w:rPr>
              <w:tab/>
            </w:r>
            <w:r w:rsidR="00346303" w:rsidRPr="00ED7A19">
              <w:rPr>
                <w:rStyle w:val="Hipervnculo"/>
                <w:noProof/>
              </w:rPr>
              <w:t>Últimas entradas, Primeras Salidas (UEPS).</w:t>
            </w:r>
            <w:r w:rsidR="00346303">
              <w:rPr>
                <w:noProof/>
                <w:webHidden/>
              </w:rPr>
              <w:tab/>
            </w:r>
            <w:r w:rsidR="00346303">
              <w:rPr>
                <w:noProof/>
                <w:webHidden/>
              </w:rPr>
              <w:fldChar w:fldCharType="begin"/>
            </w:r>
            <w:r w:rsidR="00346303">
              <w:rPr>
                <w:noProof/>
                <w:webHidden/>
              </w:rPr>
              <w:instrText xml:space="preserve"> PAGEREF _Toc41638753 \h </w:instrText>
            </w:r>
            <w:r w:rsidR="00346303">
              <w:rPr>
                <w:noProof/>
                <w:webHidden/>
              </w:rPr>
            </w:r>
            <w:r w:rsidR="00346303">
              <w:rPr>
                <w:noProof/>
                <w:webHidden/>
              </w:rPr>
              <w:fldChar w:fldCharType="separate"/>
            </w:r>
            <w:r w:rsidR="00346303">
              <w:rPr>
                <w:noProof/>
                <w:webHidden/>
              </w:rPr>
              <w:t>34</w:t>
            </w:r>
            <w:r w:rsidR="00346303">
              <w:rPr>
                <w:noProof/>
                <w:webHidden/>
              </w:rPr>
              <w:fldChar w:fldCharType="end"/>
            </w:r>
          </w:hyperlink>
        </w:p>
        <w:p w14:paraId="39272CAF" w14:textId="0BAAFF79" w:rsidR="00346303" w:rsidRDefault="0097355F">
          <w:pPr>
            <w:pStyle w:val="TDC2"/>
            <w:rPr>
              <w:rFonts w:asciiTheme="minorHAnsi" w:eastAsiaTheme="minorEastAsia" w:hAnsiTheme="minorHAnsi"/>
              <w:noProof/>
              <w:sz w:val="22"/>
              <w:lang w:eastAsia="es-ES"/>
            </w:rPr>
          </w:pPr>
          <w:hyperlink w:anchor="_Toc41638754" w:history="1">
            <w:r w:rsidR="00346303" w:rsidRPr="00ED7A19">
              <w:rPr>
                <w:rStyle w:val="Hipervnculo"/>
                <w:noProof/>
              </w:rPr>
              <w:t>3.</w:t>
            </w:r>
            <w:r w:rsidR="00346303">
              <w:rPr>
                <w:rFonts w:asciiTheme="minorHAnsi" w:eastAsiaTheme="minorEastAsia" w:hAnsiTheme="minorHAnsi"/>
                <w:noProof/>
                <w:sz w:val="22"/>
                <w:lang w:eastAsia="es-ES"/>
              </w:rPr>
              <w:tab/>
            </w:r>
            <w:r w:rsidR="00346303" w:rsidRPr="00ED7A19">
              <w:rPr>
                <w:rStyle w:val="Hipervnculo"/>
                <w:noProof/>
              </w:rPr>
              <w:t>Gestión En La Existencia De productos en Inventarios</w:t>
            </w:r>
            <w:r w:rsidR="00346303">
              <w:rPr>
                <w:noProof/>
                <w:webHidden/>
              </w:rPr>
              <w:tab/>
            </w:r>
            <w:r w:rsidR="00346303">
              <w:rPr>
                <w:noProof/>
                <w:webHidden/>
              </w:rPr>
              <w:fldChar w:fldCharType="begin"/>
            </w:r>
            <w:r w:rsidR="00346303">
              <w:rPr>
                <w:noProof/>
                <w:webHidden/>
              </w:rPr>
              <w:instrText xml:space="preserve"> PAGEREF _Toc41638754 \h </w:instrText>
            </w:r>
            <w:r w:rsidR="00346303">
              <w:rPr>
                <w:noProof/>
                <w:webHidden/>
              </w:rPr>
            </w:r>
            <w:r w:rsidR="00346303">
              <w:rPr>
                <w:noProof/>
                <w:webHidden/>
              </w:rPr>
              <w:fldChar w:fldCharType="separate"/>
            </w:r>
            <w:r w:rsidR="00346303">
              <w:rPr>
                <w:noProof/>
                <w:webHidden/>
              </w:rPr>
              <w:t>34</w:t>
            </w:r>
            <w:r w:rsidR="00346303">
              <w:rPr>
                <w:noProof/>
                <w:webHidden/>
              </w:rPr>
              <w:fldChar w:fldCharType="end"/>
            </w:r>
          </w:hyperlink>
        </w:p>
        <w:p w14:paraId="2EEA1496" w14:textId="107C8AA4" w:rsidR="00346303" w:rsidRDefault="0097355F">
          <w:pPr>
            <w:pStyle w:val="TDC3"/>
            <w:rPr>
              <w:rFonts w:asciiTheme="minorHAnsi" w:eastAsiaTheme="minorEastAsia" w:hAnsiTheme="minorHAnsi"/>
              <w:noProof/>
              <w:sz w:val="22"/>
              <w:szCs w:val="22"/>
              <w:lang w:eastAsia="es-ES"/>
            </w:rPr>
          </w:pPr>
          <w:hyperlink w:anchor="_Toc41638755" w:history="1">
            <w:r w:rsidR="00346303" w:rsidRPr="00ED7A19">
              <w:rPr>
                <w:rStyle w:val="Hipervnculo"/>
                <w:noProof/>
                <w:lang w:bidi="x-none"/>
                <w14:scene3d>
                  <w14:camera w14:prst="orthographicFront"/>
                  <w14:lightRig w14:rig="threePt" w14:dir="t">
                    <w14:rot w14:lat="0" w14:lon="0" w14:rev="0"/>
                  </w14:lightRig>
                </w14:scene3d>
              </w:rPr>
              <w:t>3.1.</w:t>
            </w:r>
            <w:r w:rsidR="00346303">
              <w:rPr>
                <w:rFonts w:asciiTheme="minorHAnsi" w:eastAsiaTheme="minorEastAsia" w:hAnsiTheme="minorHAnsi"/>
                <w:noProof/>
                <w:sz w:val="22"/>
                <w:szCs w:val="22"/>
                <w:lang w:eastAsia="es-ES"/>
              </w:rPr>
              <w:tab/>
            </w:r>
            <w:r w:rsidR="00346303" w:rsidRPr="00ED7A19">
              <w:rPr>
                <w:rStyle w:val="Hipervnculo"/>
                <w:noProof/>
              </w:rPr>
              <w:t>Stock.</w:t>
            </w:r>
            <w:r w:rsidR="00346303">
              <w:rPr>
                <w:noProof/>
                <w:webHidden/>
              </w:rPr>
              <w:tab/>
            </w:r>
            <w:r w:rsidR="00346303">
              <w:rPr>
                <w:noProof/>
                <w:webHidden/>
              </w:rPr>
              <w:fldChar w:fldCharType="begin"/>
            </w:r>
            <w:r w:rsidR="00346303">
              <w:rPr>
                <w:noProof/>
                <w:webHidden/>
              </w:rPr>
              <w:instrText xml:space="preserve"> PAGEREF _Toc41638755 \h </w:instrText>
            </w:r>
            <w:r w:rsidR="00346303">
              <w:rPr>
                <w:noProof/>
                <w:webHidden/>
              </w:rPr>
            </w:r>
            <w:r w:rsidR="00346303">
              <w:rPr>
                <w:noProof/>
                <w:webHidden/>
              </w:rPr>
              <w:fldChar w:fldCharType="separate"/>
            </w:r>
            <w:r w:rsidR="00346303">
              <w:rPr>
                <w:noProof/>
                <w:webHidden/>
              </w:rPr>
              <w:t>34</w:t>
            </w:r>
            <w:r w:rsidR="00346303">
              <w:rPr>
                <w:noProof/>
                <w:webHidden/>
              </w:rPr>
              <w:fldChar w:fldCharType="end"/>
            </w:r>
          </w:hyperlink>
        </w:p>
        <w:p w14:paraId="65247E41" w14:textId="49E7B59F" w:rsidR="00346303" w:rsidRDefault="0097355F">
          <w:pPr>
            <w:pStyle w:val="TDC4"/>
            <w:rPr>
              <w:rFonts w:asciiTheme="minorHAnsi" w:eastAsiaTheme="minorEastAsia" w:hAnsiTheme="minorHAnsi"/>
              <w:noProof/>
              <w:sz w:val="22"/>
              <w:szCs w:val="22"/>
              <w:lang w:eastAsia="es-ES"/>
            </w:rPr>
          </w:pPr>
          <w:hyperlink w:anchor="_Toc41638756" w:history="1">
            <w:r w:rsidR="00346303" w:rsidRPr="00ED7A19">
              <w:rPr>
                <w:rStyle w:val="Hipervnculo"/>
                <w:noProof/>
              </w:rPr>
              <w:t>3.1.1.</w:t>
            </w:r>
            <w:r w:rsidR="00346303">
              <w:rPr>
                <w:rFonts w:asciiTheme="minorHAnsi" w:eastAsiaTheme="minorEastAsia" w:hAnsiTheme="minorHAnsi"/>
                <w:noProof/>
                <w:sz w:val="22"/>
                <w:szCs w:val="22"/>
                <w:lang w:eastAsia="es-ES"/>
              </w:rPr>
              <w:tab/>
            </w:r>
            <w:r w:rsidR="00346303" w:rsidRPr="00ED7A19">
              <w:rPr>
                <w:rStyle w:val="Hipervnculo"/>
                <w:noProof/>
              </w:rPr>
              <w:t>Aprovisionamiento.</w:t>
            </w:r>
            <w:r w:rsidR="00346303">
              <w:rPr>
                <w:noProof/>
                <w:webHidden/>
              </w:rPr>
              <w:tab/>
            </w:r>
            <w:r w:rsidR="00346303">
              <w:rPr>
                <w:noProof/>
                <w:webHidden/>
              </w:rPr>
              <w:fldChar w:fldCharType="begin"/>
            </w:r>
            <w:r w:rsidR="00346303">
              <w:rPr>
                <w:noProof/>
                <w:webHidden/>
              </w:rPr>
              <w:instrText xml:space="preserve"> PAGEREF _Toc41638756 \h </w:instrText>
            </w:r>
            <w:r w:rsidR="00346303">
              <w:rPr>
                <w:noProof/>
                <w:webHidden/>
              </w:rPr>
            </w:r>
            <w:r w:rsidR="00346303">
              <w:rPr>
                <w:noProof/>
                <w:webHidden/>
              </w:rPr>
              <w:fldChar w:fldCharType="separate"/>
            </w:r>
            <w:r w:rsidR="00346303">
              <w:rPr>
                <w:noProof/>
                <w:webHidden/>
              </w:rPr>
              <w:t>34</w:t>
            </w:r>
            <w:r w:rsidR="00346303">
              <w:rPr>
                <w:noProof/>
                <w:webHidden/>
              </w:rPr>
              <w:fldChar w:fldCharType="end"/>
            </w:r>
          </w:hyperlink>
        </w:p>
        <w:p w14:paraId="440C738E" w14:textId="17DD946B" w:rsidR="00346303" w:rsidRDefault="0097355F">
          <w:pPr>
            <w:pStyle w:val="TDC4"/>
            <w:rPr>
              <w:rFonts w:asciiTheme="minorHAnsi" w:eastAsiaTheme="minorEastAsia" w:hAnsiTheme="minorHAnsi"/>
              <w:noProof/>
              <w:sz w:val="22"/>
              <w:szCs w:val="22"/>
              <w:lang w:eastAsia="es-ES"/>
            </w:rPr>
          </w:pPr>
          <w:hyperlink w:anchor="_Toc41638757" w:history="1">
            <w:r w:rsidR="00346303" w:rsidRPr="00ED7A19">
              <w:rPr>
                <w:rStyle w:val="Hipervnculo"/>
                <w:noProof/>
              </w:rPr>
              <w:t>3.1.2.</w:t>
            </w:r>
            <w:r w:rsidR="00346303">
              <w:rPr>
                <w:rFonts w:asciiTheme="minorHAnsi" w:eastAsiaTheme="minorEastAsia" w:hAnsiTheme="minorHAnsi"/>
                <w:noProof/>
                <w:sz w:val="22"/>
                <w:szCs w:val="22"/>
                <w:lang w:eastAsia="es-ES"/>
              </w:rPr>
              <w:tab/>
            </w:r>
            <w:r w:rsidR="00346303" w:rsidRPr="00ED7A19">
              <w:rPr>
                <w:rStyle w:val="Hipervnculo"/>
                <w:noProof/>
              </w:rPr>
              <w:t>Definición de stock.</w:t>
            </w:r>
            <w:r w:rsidR="00346303">
              <w:rPr>
                <w:noProof/>
                <w:webHidden/>
              </w:rPr>
              <w:tab/>
            </w:r>
            <w:r w:rsidR="00346303">
              <w:rPr>
                <w:noProof/>
                <w:webHidden/>
              </w:rPr>
              <w:fldChar w:fldCharType="begin"/>
            </w:r>
            <w:r w:rsidR="00346303">
              <w:rPr>
                <w:noProof/>
                <w:webHidden/>
              </w:rPr>
              <w:instrText xml:space="preserve"> PAGEREF _Toc41638757 \h </w:instrText>
            </w:r>
            <w:r w:rsidR="00346303">
              <w:rPr>
                <w:noProof/>
                <w:webHidden/>
              </w:rPr>
            </w:r>
            <w:r w:rsidR="00346303">
              <w:rPr>
                <w:noProof/>
                <w:webHidden/>
              </w:rPr>
              <w:fldChar w:fldCharType="separate"/>
            </w:r>
            <w:r w:rsidR="00346303">
              <w:rPr>
                <w:noProof/>
                <w:webHidden/>
              </w:rPr>
              <w:t>34</w:t>
            </w:r>
            <w:r w:rsidR="00346303">
              <w:rPr>
                <w:noProof/>
                <w:webHidden/>
              </w:rPr>
              <w:fldChar w:fldCharType="end"/>
            </w:r>
          </w:hyperlink>
        </w:p>
        <w:p w14:paraId="2CB9F6AA" w14:textId="38C378B6" w:rsidR="00346303" w:rsidRDefault="0097355F">
          <w:pPr>
            <w:pStyle w:val="TDC4"/>
            <w:rPr>
              <w:rFonts w:asciiTheme="minorHAnsi" w:eastAsiaTheme="minorEastAsia" w:hAnsiTheme="minorHAnsi"/>
              <w:noProof/>
              <w:sz w:val="22"/>
              <w:szCs w:val="22"/>
              <w:lang w:eastAsia="es-ES"/>
            </w:rPr>
          </w:pPr>
          <w:hyperlink w:anchor="_Toc41638758" w:history="1">
            <w:r w:rsidR="00346303" w:rsidRPr="00ED7A19">
              <w:rPr>
                <w:rStyle w:val="Hipervnculo"/>
                <w:noProof/>
              </w:rPr>
              <w:t>3.1.3.</w:t>
            </w:r>
            <w:r w:rsidR="00346303">
              <w:rPr>
                <w:rFonts w:asciiTheme="minorHAnsi" w:eastAsiaTheme="minorEastAsia" w:hAnsiTheme="minorHAnsi"/>
                <w:noProof/>
                <w:sz w:val="22"/>
                <w:szCs w:val="22"/>
                <w:lang w:eastAsia="es-ES"/>
              </w:rPr>
              <w:tab/>
            </w:r>
            <w:r w:rsidR="00346303" w:rsidRPr="00ED7A19">
              <w:rPr>
                <w:rStyle w:val="Hipervnculo"/>
                <w:noProof/>
              </w:rPr>
              <w:t>Finalidad de un stock.</w:t>
            </w:r>
            <w:r w:rsidR="00346303">
              <w:rPr>
                <w:noProof/>
                <w:webHidden/>
              </w:rPr>
              <w:tab/>
            </w:r>
            <w:r w:rsidR="00346303">
              <w:rPr>
                <w:noProof/>
                <w:webHidden/>
              </w:rPr>
              <w:fldChar w:fldCharType="begin"/>
            </w:r>
            <w:r w:rsidR="00346303">
              <w:rPr>
                <w:noProof/>
                <w:webHidden/>
              </w:rPr>
              <w:instrText xml:space="preserve"> PAGEREF _Toc41638758 \h </w:instrText>
            </w:r>
            <w:r w:rsidR="00346303">
              <w:rPr>
                <w:noProof/>
                <w:webHidden/>
              </w:rPr>
            </w:r>
            <w:r w:rsidR="00346303">
              <w:rPr>
                <w:noProof/>
                <w:webHidden/>
              </w:rPr>
              <w:fldChar w:fldCharType="separate"/>
            </w:r>
            <w:r w:rsidR="00346303">
              <w:rPr>
                <w:noProof/>
                <w:webHidden/>
              </w:rPr>
              <w:t>35</w:t>
            </w:r>
            <w:r w:rsidR="00346303">
              <w:rPr>
                <w:noProof/>
                <w:webHidden/>
              </w:rPr>
              <w:fldChar w:fldCharType="end"/>
            </w:r>
          </w:hyperlink>
        </w:p>
        <w:p w14:paraId="753896B2" w14:textId="6A50B241" w:rsidR="00346303" w:rsidRDefault="0097355F">
          <w:pPr>
            <w:pStyle w:val="TDC3"/>
            <w:rPr>
              <w:rFonts w:asciiTheme="minorHAnsi" w:eastAsiaTheme="minorEastAsia" w:hAnsiTheme="minorHAnsi"/>
              <w:noProof/>
              <w:sz w:val="22"/>
              <w:szCs w:val="22"/>
              <w:lang w:eastAsia="es-ES"/>
            </w:rPr>
          </w:pPr>
          <w:hyperlink w:anchor="_Toc41638759" w:history="1">
            <w:r w:rsidR="00346303" w:rsidRPr="00ED7A19">
              <w:rPr>
                <w:rStyle w:val="Hipervnculo"/>
                <w:noProof/>
                <w:lang w:bidi="x-none"/>
                <w14:scene3d>
                  <w14:camera w14:prst="orthographicFront"/>
                  <w14:lightRig w14:rig="threePt" w14:dir="t">
                    <w14:rot w14:lat="0" w14:lon="0" w14:rev="0"/>
                  </w14:lightRig>
                </w14:scene3d>
              </w:rPr>
              <w:t>3.2.</w:t>
            </w:r>
            <w:r w:rsidR="00346303">
              <w:rPr>
                <w:rFonts w:asciiTheme="minorHAnsi" w:eastAsiaTheme="minorEastAsia" w:hAnsiTheme="minorHAnsi"/>
                <w:noProof/>
                <w:sz w:val="22"/>
                <w:szCs w:val="22"/>
                <w:lang w:eastAsia="es-ES"/>
              </w:rPr>
              <w:tab/>
            </w:r>
            <w:r w:rsidR="00346303" w:rsidRPr="00ED7A19">
              <w:rPr>
                <w:rStyle w:val="Hipervnculo"/>
                <w:noProof/>
              </w:rPr>
              <w:t>Método del punto pedido o de revisión continua.</w:t>
            </w:r>
            <w:r w:rsidR="00346303">
              <w:rPr>
                <w:noProof/>
                <w:webHidden/>
              </w:rPr>
              <w:tab/>
            </w:r>
            <w:r w:rsidR="00346303">
              <w:rPr>
                <w:noProof/>
                <w:webHidden/>
              </w:rPr>
              <w:fldChar w:fldCharType="begin"/>
            </w:r>
            <w:r w:rsidR="00346303">
              <w:rPr>
                <w:noProof/>
                <w:webHidden/>
              </w:rPr>
              <w:instrText xml:space="preserve"> PAGEREF _Toc41638759 \h </w:instrText>
            </w:r>
            <w:r w:rsidR="00346303">
              <w:rPr>
                <w:noProof/>
                <w:webHidden/>
              </w:rPr>
            </w:r>
            <w:r w:rsidR="00346303">
              <w:rPr>
                <w:noProof/>
                <w:webHidden/>
              </w:rPr>
              <w:fldChar w:fldCharType="separate"/>
            </w:r>
            <w:r w:rsidR="00346303">
              <w:rPr>
                <w:noProof/>
                <w:webHidden/>
              </w:rPr>
              <w:t>35</w:t>
            </w:r>
            <w:r w:rsidR="00346303">
              <w:rPr>
                <w:noProof/>
                <w:webHidden/>
              </w:rPr>
              <w:fldChar w:fldCharType="end"/>
            </w:r>
          </w:hyperlink>
        </w:p>
        <w:p w14:paraId="16FA1AAF" w14:textId="5F3E25AC" w:rsidR="00346303" w:rsidRDefault="0097355F">
          <w:pPr>
            <w:pStyle w:val="TDC4"/>
            <w:rPr>
              <w:rFonts w:asciiTheme="minorHAnsi" w:eastAsiaTheme="minorEastAsia" w:hAnsiTheme="minorHAnsi"/>
              <w:noProof/>
              <w:sz w:val="22"/>
              <w:szCs w:val="22"/>
              <w:lang w:eastAsia="es-ES"/>
            </w:rPr>
          </w:pPr>
          <w:hyperlink w:anchor="_Toc41638760" w:history="1">
            <w:r w:rsidR="00346303" w:rsidRPr="00ED7A19">
              <w:rPr>
                <w:rStyle w:val="Hipervnculo"/>
                <w:noProof/>
              </w:rPr>
              <w:t>3.2.1.</w:t>
            </w:r>
            <w:r w:rsidR="00346303">
              <w:rPr>
                <w:rFonts w:asciiTheme="minorHAnsi" w:eastAsiaTheme="minorEastAsia" w:hAnsiTheme="minorHAnsi"/>
                <w:noProof/>
                <w:sz w:val="22"/>
                <w:szCs w:val="22"/>
                <w:lang w:eastAsia="es-ES"/>
              </w:rPr>
              <w:tab/>
            </w:r>
            <w:r w:rsidR="00346303" w:rsidRPr="00ED7A19">
              <w:rPr>
                <w:rStyle w:val="Hipervnculo"/>
                <w:noProof/>
              </w:rPr>
              <w:t>Stock de seguridad (stock mínimo).</w:t>
            </w:r>
            <w:r w:rsidR="00346303">
              <w:rPr>
                <w:noProof/>
                <w:webHidden/>
              </w:rPr>
              <w:tab/>
            </w:r>
            <w:r w:rsidR="00346303">
              <w:rPr>
                <w:noProof/>
                <w:webHidden/>
              </w:rPr>
              <w:fldChar w:fldCharType="begin"/>
            </w:r>
            <w:r w:rsidR="00346303">
              <w:rPr>
                <w:noProof/>
                <w:webHidden/>
              </w:rPr>
              <w:instrText xml:space="preserve"> PAGEREF _Toc41638760 \h </w:instrText>
            </w:r>
            <w:r w:rsidR="00346303">
              <w:rPr>
                <w:noProof/>
                <w:webHidden/>
              </w:rPr>
            </w:r>
            <w:r w:rsidR="00346303">
              <w:rPr>
                <w:noProof/>
                <w:webHidden/>
              </w:rPr>
              <w:fldChar w:fldCharType="separate"/>
            </w:r>
            <w:r w:rsidR="00346303">
              <w:rPr>
                <w:noProof/>
                <w:webHidden/>
              </w:rPr>
              <w:t>36</w:t>
            </w:r>
            <w:r w:rsidR="00346303">
              <w:rPr>
                <w:noProof/>
                <w:webHidden/>
              </w:rPr>
              <w:fldChar w:fldCharType="end"/>
            </w:r>
          </w:hyperlink>
        </w:p>
        <w:p w14:paraId="13DE7455" w14:textId="4BC36CBE" w:rsidR="00346303" w:rsidRDefault="0097355F">
          <w:pPr>
            <w:pStyle w:val="TDC5"/>
            <w:rPr>
              <w:rFonts w:asciiTheme="minorHAnsi" w:eastAsiaTheme="minorEastAsia" w:hAnsiTheme="minorHAnsi"/>
              <w:noProof/>
              <w:sz w:val="22"/>
              <w:szCs w:val="22"/>
              <w:lang w:eastAsia="es-ES"/>
            </w:rPr>
          </w:pPr>
          <w:hyperlink w:anchor="_Toc41638761" w:history="1">
            <w:r w:rsidR="00346303" w:rsidRPr="00ED7A19">
              <w:rPr>
                <w:rStyle w:val="Hipervnculo"/>
                <w:noProof/>
              </w:rPr>
              <w:t>3.2.1.1.</w:t>
            </w:r>
            <w:r w:rsidR="00346303">
              <w:rPr>
                <w:rFonts w:asciiTheme="minorHAnsi" w:eastAsiaTheme="minorEastAsia" w:hAnsiTheme="minorHAnsi"/>
                <w:noProof/>
                <w:sz w:val="22"/>
                <w:szCs w:val="22"/>
                <w:lang w:eastAsia="es-ES"/>
              </w:rPr>
              <w:tab/>
            </w:r>
            <w:r w:rsidR="00346303" w:rsidRPr="00ED7A19">
              <w:rPr>
                <w:rStyle w:val="Hipervnculo"/>
                <w:noProof/>
              </w:rPr>
              <w:t>Cálculo de stock de seguridad.</w:t>
            </w:r>
            <w:r w:rsidR="00346303">
              <w:rPr>
                <w:noProof/>
                <w:webHidden/>
              </w:rPr>
              <w:tab/>
            </w:r>
            <w:r w:rsidR="00346303">
              <w:rPr>
                <w:noProof/>
                <w:webHidden/>
              </w:rPr>
              <w:fldChar w:fldCharType="begin"/>
            </w:r>
            <w:r w:rsidR="00346303">
              <w:rPr>
                <w:noProof/>
                <w:webHidden/>
              </w:rPr>
              <w:instrText xml:space="preserve"> PAGEREF _Toc41638761 \h </w:instrText>
            </w:r>
            <w:r w:rsidR="00346303">
              <w:rPr>
                <w:noProof/>
                <w:webHidden/>
              </w:rPr>
            </w:r>
            <w:r w:rsidR="00346303">
              <w:rPr>
                <w:noProof/>
                <w:webHidden/>
              </w:rPr>
              <w:fldChar w:fldCharType="separate"/>
            </w:r>
            <w:r w:rsidR="00346303">
              <w:rPr>
                <w:noProof/>
                <w:webHidden/>
              </w:rPr>
              <w:t>36</w:t>
            </w:r>
            <w:r w:rsidR="00346303">
              <w:rPr>
                <w:noProof/>
                <w:webHidden/>
              </w:rPr>
              <w:fldChar w:fldCharType="end"/>
            </w:r>
          </w:hyperlink>
        </w:p>
        <w:p w14:paraId="5821A2AA" w14:textId="6BA0D7AB" w:rsidR="00346303" w:rsidRDefault="0097355F">
          <w:pPr>
            <w:pStyle w:val="TDC4"/>
            <w:rPr>
              <w:rFonts w:asciiTheme="minorHAnsi" w:eastAsiaTheme="minorEastAsia" w:hAnsiTheme="minorHAnsi"/>
              <w:noProof/>
              <w:sz w:val="22"/>
              <w:szCs w:val="22"/>
              <w:lang w:eastAsia="es-ES"/>
            </w:rPr>
          </w:pPr>
          <w:hyperlink w:anchor="_Toc41638762" w:history="1">
            <w:r w:rsidR="00346303" w:rsidRPr="00ED7A19">
              <w:rPr>
                <w:rStyle w:val="Hipervnculo"/>
                <w:noProof/>
              </w:rPr>
              <w:t>3.2.2.</w:t>
            </w:r>
            <w:r w:rsidR="00346303">
              <w:rPr>
                <w:rFonts w:asciiTheme="minorHAnsi" w:eastAsiaTheme="minorEastAsia" w:hAnsiTheme="minorHAnsi"/>
                <w:noProof/>
                <w:sz w:val="22"/>
                <w:szCs w:val="22"/>
                <w:lang w:eastAsia="es-ES"/>
              </w:rPr>
              <w:tab/>
            </w:r>
            <w:r w:rsidR="00346303" w:rsidRPr="00ED7A19">
              <w:rPr>
                <w:rStyle w:val="Hipervnculo"/>
                <w:noProof/>
              </w:rPr>
              <w:t>Stock máximo.</w:t>
            </w:r>
            <w:r w:rsidR="00346303">
              <w:rPr>
                <w:noProof/>
                <w:webHidden/>
              </w:rPr>
              <w:tab/>
            </w:r>
            <w:r w:rsidR="00346303">
              <w:rPr>
                <w:noProof/>
                <w:webHidden/>
              </w:rPr>
              <w:fldChar w:fldCharType="begin"/>
            </w:r>
            <w:r w:rsidR="00346303">
              <w:rPr>
                <w:noProof/>
                <w:webHidden/>
              </w:rPr>
              <w:instrText xml:space="preserve"> PAGEREF _Toc41638762 \h </w:instrText>
            </w:r>
            <w:r w:rsidR="00346303">
              <w:rPr>
                <w:noProof/>
                <w:webHidden/>
              </w:rPr>
            </w:r>
            <w:r w:rsidR="00346303">
              <w:rPr>
                <w:noProof/>
                <w:webHidden/>
              </w:rPr>
              <w:fldChar w:fldCharType="separate"/>
            </w:r>
            <w:r w:rsidR="00346303">
              <w:rPr>
                <w:noProof/>
                <w:webHidden/>
              </w:rPr>
              <w:t>38</w:t>
            </w:r>
            <w:r w:rsidR="00346303">
              <w:rPr>
                <w:noProof/>
                <w:webHidden/>
              </w:rPr>
              <w:fldChar w:fldCharType="end"/>
            </w:r>
          </w:hyperlink>
        </w:p>
        <w:p w14:paraId="1D6A4008" w14:textId="2181D1C4" w:rsidR="00346303" w:rsidRDefault="0097355F">
          <w:pPr>
            <w:pStyle w:val="TDC3"/>
            <w:rPr>
              <w:rFonts w:asciiTheme="minorHAnsi" w:eastAsiaTheme="minorEastAsia" w:hAnsiTheme="minorHAnsi"/>
              <w:noProof/>
              <w:sz w:val="22"/>
              <w:szCs w:val="22"/>
              <w:lang w:eastAsia="es-ES"/>
            </w:rPr>
          </w:pPr>
          <w:hyperlink w:anchor="_Toc41638763" w:history="1">
            <w:r w:rsidR="00346303" w:rsidRPr="00ED7A19">
              <w:rPr>
                <w:rStyle w:val="Hipervnculo"/>
                <w:noProof/>
                <w:lang w:bidi="x-none"/>
                <w14:scene3d>
                  <w14:camera w14:prst="orthographicFront"/>
                  <w14:lightRig w14:rig="threePt" w14:dir="t">
                    <w14:rot w14:lat="0" w14:lon="0" w14:rev="0"/>
                  </w14:lightRig>
                </w14:scene3d>
              </w:rPr>
              <w:t>3.3.</w:t>
            </w:r>
            <w:r w:rsidR="00346303">
              <w:rPr>
                <w:rFonts w:asciiTheme="minorHAnsi" w:eastAsiaTheme="minorEastAsia" w:hAnsiTheme="minorHAnsi"/>
                <w:noProof/>
                <w:sz w:val="22"/>
                <w:szCs w:val="22"/>
                <w:lang w:eastAsia="es-ES"/>
              </w:rPr>
              <w:tab/>
            </w:r>
            <w:r w:rsidR="00346303" w:rsidRPr="00ED7A19">
              <w:rPr>
                <w:rStyle w:val="Hipervnculo"/>
                <w:noProof/>
              </w:rPr>
              <w:t>Método de aprovisionamiento periódico o de revisión periódica.</w:t>
            </w:r>
            <w:r w:rsidR="00346303">
              <w:rPr>
                <w:noProof/>
                <w:webHidden/>
              </w:rPr>
              <w:tab/>
            </w:r>
            <w:r w:rsidR="00346303">
              <w:rPr>
                <w:noProof/>
                <w:webHidden/>
              </w:rPr>
              <w:fldChar w:fldCharType="begin"/>
            </w:r>
            <w:r w:rsidR="00346303">
              <w:rPr>
                <w:noProof/>
                <w:webHidden/>
              </w:rPr>
              <w:instrText xml:space="preserve"> PAGEREF _Toc41638763 \h </w:instrText>
            </w:r>
            <w:r w:rsidR="00346303">
              <w:rPr>
                <w:noProof/>
                <w:webHidden/>
              </w:rPr>
            </w:r>
            <w:r w:rsidR="00346303">
              <w:rPr>
                <w:noProof/>
                <w:webHidden/>
              </w:rPr>
              <w:fldChar w:fldCharType="separate"/>
            </w:r>
            <w:r w:rsidR="00346303">
              <w:rPr>
                <w:noProof/>
                <w:webHidden/>
              </w:rPr>
              <w:t>38</w:t>
            </w:r>
            <w:r w:rsidR="00346303">
              <w:rPr>
                <w:noProof/>
                <w:webHidden/>
              </w:rPr>
              <w:fldChar w:fldCharType="end"/>
            </w:r>
          </w:hyperlink>
        </w:p>
        <w:p w14:paraId="10273871" w14:textId="0B8B1A77" w:rsidR="00346303" w:rsidRDefault="0097355F">
          <w:pPr>
            <w:pStyle w:val="TDC2"/>
            <w:rPr>
              <w:rFonts w:asciiTheme="minorHAnsi" w:eastAsiaTheme="minorEastAsia" w:hAnsiTheme="minorHAnsi"/>
              <w:noProof/>
              <w:sz w:val="22"/>
              <w:lang w:eastAsia="es-ES"/>
            </w:rPr>
          </w:pPr>
          <w:hyperlink w:anchor="_Toc41638764" w:history="1">
            <w:r w:rsidR="00346303" w:rsidRPr="00ED7A19">
              <w:rPr>
                <w:rStyle w:val="Hipervnculo"/>
                <w:noProof/>
              </w:rPr>
              <w:t>4.</w:t>
            </w:r>
            <w:r w:rsidR="00346303">
              <w:rPr>
                <w:rFonts w:asciiTheme="minorHAnsi" w:eastAsiaTheme="minorEastAsia" w:hAnsiTheme="minorHAnsi"/>
                <w:noProof/>
                <w:sz w:val="22"/>
                <w:lang w:eastAsia="es-ES"/>
              </w:rPr>
              <w:tab/>
            </w:r>
            <w:r w:rsidR="00346303" w:rsidRPr="00ED7A19">
              <w:rPr>
                <w:rStyle w:val="Hipervnculo"/>
                <w:noProof/>
              </w:rPr>
              <w:t>MRP I</w:t>
            </w:r>
            <w:r w:rsidR="00346303">
              <w:rPr>
                <w:noProof/>
                <w:webHidden/>
              </w:rPr>
              <w:tab/>
            </w:r>
            <w:r w:rsidR="00346303">
              <w:rPr>
                <w:noProof/>
                <w:webHidden/>
              </w:rPr>
              <w:fldChar w:fldCharType="begin"/>
            </w:r>
            <w:r w:rsidR="00346303">
              <w:rPr>
                <w:noProof/>
                <w:webHidden/>
              </w:rPr>
              <w:instrText xml:space="preserve"> PAGEREF _Toc41638764 \h </w:instrText>
            </w:r>
            <w:r w:rsidR="00346303">
              <w:rPr>
                <w:noProof/>
                <w:webHidden/>
              </w:rPr>
            </w:r>
            <w:r w:rsidR="00346303">
              <w:rPr>
                <w:noProof/>
                <w:webHidden/>
              </w:rPr>
              <w:fldChar w:fldCharType="separate"/>
            </w:r>
            <w:r w:rsidR="00346303">
              <w:rPr>
                <w:noProof/>
                <w:webHidden/>
              </w:rPr>
              <w:t>39</w:t>
            </w:r>
            <w:r w:rsidR="00346303">
              <w:rPr>
                <w:noProof/>
                <w:webHidden/>
              </w:rPr>
              <w:fldChar w:fldCharType="end"/>
            </w:r>
          </w:hyperlink>
        </w:p>
        <w:p w14:paraId="4BAD101B" w14:textId="75F85547" w:rsidR="00346303" w:rsidRDefault="0097355F">
          <w:pPr>
            <w:pStyle w:val="TDC3"/>
            <w:rPr>
              <w:rFonts w:asciiTheme="minorHAnsi" w:eastAsiaTheme="minorEastAsia" w:hAnsiTheme="minorHAnsi"/>
              <w:noProof/>
              <w:sz w:val="22"/>
              <w:szCs w:val="22"/>
              <w:lang w:eastAsia="es-ES"/>
            </w:rPr>
          </w:pPr>
          <w:hyperlink w:anchor="_Toc41638765" w:history="1">
            <w:r w:rsidR="00346303" w:rsidRPr="00ED7A19">
              <w:rPr>
                <w:rStyle w:val="Hipervnculo"/>
                <w:noProof/>
                <w:lang w:bidi="x-none"/>
                <w14:scene3d>
                  <w14:camera w14:prst="orthographicFront"/>
                  <w14:lightRig w14:rig="threePt" w14:dir="t">
                    <w14:rot w14:lat="0" w14:lon="0" w14:rev="0"/>
                  </w14:lightRig>
                </w14:scene3d>
              </w:rPr>
              <w:t>4.1.</w:t>
            </w:r>
            <w:r w:rsidR="00346303">
              <w:rPr>
                <w:rFonts w:asciiTheme="minorHAnsi" w:eastAsiaTheme="minorEastAsia" w:hAnsiTheme="minorHAnsi"/>
                <w:noProof/>
                <w:sz w:val="22"/>
                <w:szCs w:val="22"/>
                <w:lang w:eastAsia="es-ES"/>
              </w:rPr>
              <w:tab/>
            </w:r>
            <w:r w:rsidR="00346303" w:rsidRPr="00ED7A19">
              <w:rPr>
                <w:rStyle w:val="Hipervnculo"/>
                <w:noProof/>
              </w:rPr>
              <w:t>¿En qué difiere MRP I con los métodos anteriores?</w:t>
            </w:r>
            <w:r w:rsidR="00346303">
              <w:rPr>
                <w:noProof/>
                <w:webHidden/>
              </w:rPr>
              <w:tab/>
            </w:r>
            <w:r w:rsidR="00346303">
              <w:rPr>
                <w:noProof/>
                <w:webHidden/>
              </w:rPr>
              <w:fldChar w:fldCharType="begin"/>
            </w:r>
            <w:r w:rsidR="00346303">
              <w:rPr>
                <w:noProof/>
                <w:webHidden/>
              </w:rPr>
              <w:instrText xml:space="preserve"> PAGEREF _Toc41638765 \h </w:instrText>
            </w:r>
            <w:r w:rsidR="00346303">
              <w:rPr>
                <w:noProof/>
                <w:webHidden/>
              </w:rPr>
            </w:r>
            <w:r w:rsidR="00346303">
              <w:rPr>
                <w:noProof/>
                <w:webHidden/>
              </w:rPr>
              <w:fldChar w:fldCharType="separate"/>
            </w:r>
            <w:r w:rsidR="00346303">
              <w:rPr>
                <w:noProof/>
                <w:webHidden/>
              </w:rPr>
              <w:t>39</w:t>
            </w:r>
            <w:r w:rsidR="00346303">
              <w:rPr>
                <w:noProof/>
                <w:webHidden/>
              </w:rPr>
              <w:fldChar w:fldCharType="end"/>
            </w:r>
          </w:hyperlink>
        </w:p>
        <w:p w14:paraId="494FB978" w14:textId="27EC4928" w:rsidR="00346303" w:rsidRDefault="0097355F">
          <w:pPr>
            <w:pStyle w:val="TDC3"/>
            <w:rPr>
              <w:rFonts w:asciiTheme="minorHAnsi" w:eastAsiaTheme="minorEastAsia" w:hAnsiTheme="minorHAnsi"/>
              <w:noProof/>
              <w:sz w:val="22"/>
              <w:szCs w:val="22"/>
              <w:lang w:eastAsia="es-ES"/>
            </w:rPr>
          </w:pPr>
          <w:hyperlink w:anchor="_Toc41638766" w:history="1">
            <w:r w:rsidR="00346303" w:rsidRPr="00ED7A19">
              <w:rPr>
                <w:rStyle w:val="Hipervnculo"/>
                <w:noProof/>
                <w:lang w:bidi="x-none"/>
                <w14:scene3d>
                  <w14:camera w14:prst="orthographicFront"/>
                  <w14:lightRig w14:rig="threePt" w14:dir="t">
                    <w14:rot w14:lat="0" w14:lon="0" w14:rev="0"/>
                  </w14:lightRig>
                </w14:scene3d>
              </w:rPr>
              <w:t>4.2.</w:t>
            </w:r>
            <w:r w:rsidR="00346303">
              <w:rPr>
                <w:rFonts w:asciiTheme="minorHAnsi" w:eastAsiaTheme="minorEastAsia" w:hAnsiTheme="minorHAnsi"/>
                <w:noProof/>
                <w:sz w:val="22"/>
                <w:szCs w:val="22"/>
                <w:lang w:eastAsia="es-ES"/>
              </w:rPr>
              <w:tab/>
            </w:r>
            <w:r w:rsidR="00346303" w:rsidRPr="00ED7A19">
              <w:rPr>
                <w:rStyle w:val="Hipervnculo"/>
                <w:noProof/>
              </w:rPr>
              <w:t>Viabilidad en el uso de MRP I a través de la informática.</w:t>
            </w:r>
            <w:r w:rsidR="00346303">
              <w:rPr>
                <w:noProof/>
                <w:webHidden/>
              </w:rPr>
              <w:tab/>
            </w:r>
            <w:r w:rsidR="00346303">
              <w:rPr>
                <w:noProof/>
                <w:webHidden/>
              </w:rPr>
              <w:fldChar w:fldCharType="begin"/>
            </w:r>
            <w:r w:rsidR="00346303">
              <w:rPr>
                <w:noProof/>
                <w:webHidden/>
              </w:rPr>
              <w:instrText xml:space="preserve"> PAGEREF _Toc41638766 \h </w:instrText>
            </w:r>
            <w:r w:rsidR="00346303">
              <w:rPr>
                <w:noProof/>
                <w:webHidden/>
              </w:rPr>
            </w:r>
            <w:r w:rsidR="00346303">
              <w:rPr>
                <w:noProof/>
                <w:webHidden/>
              </w:rPr>
              <w:fldChar w:fldCharType="separate"/>
            </w:r>
            <w:r w:rsidR="00346303">
              <w:rPr>
                <w:noProof/>
                <w:webHidden/>
              </w:rPr>
              <w:t>40</w:t>
            </w:r>
            <w:r w:rsidR="00346303">
              <w:rPr>
                <w:noProof/>
                <w:webHidden/>
              </w:rPr>
              <w:fldChar w:fldCharType="end"/>
            </w:r>
          </w:hyperlink>
        </w:p>
        <w:p w14:paraId="128B0C62" w14:textId="0E6FB11A" w:rsidR="00346303" w:rsidRDefault="0097355F">
          <w:pPr>
            <w:pStyle w:val="TDC3"/>
            <w:rPr>
              <w:rFonts w:asciiTheme="minorHAnsi" w:eastAsiaTheme="minorEastAsia" w:hAnsiTheme="minorHAnsi"/>
              <w:noProof/>
              <w:sz w:val="22"/>
              <w:szCs w:val="22"/>
              <w:lang w:eastAsia="es-ES"/>
            </w:rPr>
          </w:pPr>
          <w:hyperlink w:anchor="_Toc41638767" w:history="1">
            <w:r w:rsidR="00346303" w:rsidRPr="00ED7A19">
              <w:rPr>
                <w:rStyle w:val="Hipervnculo"/>
                <w:noProof/>
                <w:lang w:bidi="x-none"/>
                <w14:scene3d>
                  <w14:camera w14:prst="orthographicFront"/>
                  <w14:lightRig w14:rig="threePt" w14:dir="t">
                    <w14:rot w14:lat="0" w14:lon="0" w14:rev="0"/>
                  </w14:lightRig>
                </w14:scene3d>
              </w:rPr>
              <w:t>4.3.</w:t>
            </w:r>
            <w:r w:rsidR="00346303">
              <w:rPr>
                <w:rFonts w:asciiTheme="minorHAnsi" w:eastAsiaTheme="minorEastAsia" w:hAnsiTheme="minorHAnsi"/>
                <w:noProof/>
                <w:sz w:val="22"/>
                <w:szCs w:val="22"/>
                <w:lang w:eastAsia="es-ES"/>
              </w:rPr>
              <w:tab/>
            </w:r>
            <w:r w:rsidR="00346303" w:rsidRPr="00ED7A19">
              <w:rPr>
                <w:rStyle w:val="Hipervnculo"/>
                <w:noProof/>
              </w:rPr>
              <w:t>Partes de un MRP I</w:t>
            </w:r>
            <w:r w:rsidR="00346303">
              <w:rPr>
                <w:noProof/>
                <w:webHidden/>
              </w:rPr>
              <w:tab/>
            </w:r>
            <w:r w:rsidR="00346303">
              <w:rPr>
                <w:noProof/>
                <w:webHidden/>
              </w:rPr>
              <w:fldChar w:fldCharType="begin"/>
            </w:r>
            <w:r w:rsidR="00346303">
              <w:rPr>
                <w:noProof/>
                <w:webHidden/>
              </w:rPr>
              <w:instrText xml:space="preserve"> PAGEREF _Toc41638767 \h </w:instrText>
            </w:r>
            <w:r w:rsidR="00346303">
              <w:rPr>
                <w:noProof/>
                <w:webHidden/>
              </w:rPr>
            </w:r>
            <w:r w:rsidR="00346303">
              <w:rPr>
                <w:noProof/>
                <w:webHidden/>
              </w:rPr>
              <w:fldChar w:fldCharType="separate"/>
            </w:r>
            <w:r w:rsidR="00346303">
              <w:rPr>
                <w:noProof/>
                <w:webHidden/>
              </w:rPr>
              <w:t>41</w:t>
            </w:r>
            <w:r w:rsidR="00346303">
              <w:rPr>
                <w:noProof/>
                <w:webHidden/>
              </w:rPr>
              <w:fldChar w:fldCharType="end"/>
            </w:r>
          </w:hyperlink>
        </w:p>
        <w:p w14:paraId="7B66D2A1" w14:textId="3857EC37" w:rsidR="00346303" w:rsidRDefault="0097355F">
          <w:pPr>
            <w:pStyle w:val="TDC4"/>
            <w:rPr>
              <w:rFonts w:asciiTheme="minorHAnsi" w:eastAsiaTheme="minorEastAsia" w:hAnsiTheme="minorHAnsi"/>
              <w:noProof/>
              <w:sz w:val="22"/>
              <w:szCs w:val="22"/>
              <w:lang w:eastAsia="es-ES"/>
            </w:rPr>
          </w:pPr>
          <w:hyperlink w:anchor="_Toc41638768" w:history="1">
            <w:r w:rsidR="00346303" w:rsidRPr="00ED7A19">
              <w:rPr>
                <w:rStyle w:val="Hipervnculo"/>
                <w:noProof/>
              </w:rPr>
              <w:t>4.3.1.</w:t>
            </w:r>
            <w:r w:rsidR="00346303">
              <w:rPr>
                <w:rFonts w:asciiTheme="minorHAnsi" w:eastAsiaTheme="minorEastAsia" w:hAnsiTheme="minorHAnsi"/>
                <w:noProof/>
                <w:sz w:val="22"/>
                <w:szCs w:val="22"/>
                <w:lang w:eastAsia="es-ES"/>
              </w:rPr>
              <w:tab/>
            </w:r>
            <w:r w:rsidR="00346303" w:rsidRPr="00ED7A19">
              <w:rPr>
                <w:rStyle w:val="Hipervnculo"/>
                <w:noProof/>
              </w:rPr>
              <w:t>MPS.</w:t>
            </w:r>
            <w:r w:rsidR="00346303">
              <w:rPr>
                <w:noProof/>
                <w:webHidden/>
              </w:rPr>
              <w:tab/>
            </w:r>
            <w:r w:rsidR="00346303">
              <w:rPr>
                <w:noProof/>
                <w:webHidden/>
              </w:rPr>
              <w:fldChar w:fldCharType="begin"/>
            </w:r>
            <w:r w:rsidR="00346303">
              <w:rPr>
                <w:noProof/>
                <w:webHidden/>
              </w:rPr>
              <w:instrText xml:space="preserve"> PAGEREF _Toc41638768 \h </w:instrText>
            </w:r>
            <w:r w:rsidR="00346303">
              <w:rPr>
                <w:noProof/>
                <w:webHidden/>
              </w:rPr>
            </w:r>
            <w:r w:rsidR="00346303">
              <w:rPr>
                <w:noProof/>
                <w:webHidden/>
              </w:rPr>
              <w:fldChar w:fldCharType="separate"/>
            </w:r>
            <w:r w:rsidR="00346303">
              <w:rPr>
                <w:noProof/>
                <w:webHidden/>
              </w:rPr>
              <w:t>41</w:t>
            </w:r>
            <w:r w:rsidR="00346303">
              <w:rPr>
                <w:noProof/>
                <w:webHidden/>
              </w:rPr>
              <w:fldChar w:fldCharType="end"/>
            </w:r>
          </w:hyperlink>
        </w:p>
        <w:p w14:paraId="32AB722F" w14:textId="7466304E" w:rsidR="00346303" w:rsidRDefault="0097355F">
          <w:pPr>
            <w:pStyle w:val="TDC4"/>
            <w:rPr>
              <w:rFonts w:asciiTheme="minorHAnsi" w:eastAsiaTheme="minorEastAsia" w:hAnsiTheme="minorHAnsi"/>
              <w:noProof/>
              <w:sz w:val="22"/>
              <w:szCs w:val="22"/>
              <w:lang w:eastAsia="es-ES"/>
            </w:rPr>
          </w:pPr>
          <w:hyperlink w:anchor="_Toc41638769" w:history="1">
            <w:r w:rsidR="00346303" w:rsidRPr="00ED7A19">
              <w:rPr>
                <w:rStyle w:val="Hipervnculo"/>
                <w:noProof/>
              </w:rPr>
              <w:t>4.3.2.</w:t>
            </w:r>
            <w:r w:rsidR="00346303">
              <w:rPr>
                <w:rFonts w:asciiTheme="minorHAnsi" w:eastAsiaTheme="minorEastAsia" w:hAnsiTheme="minorHAnsi"/>
                <w:noProof/>
                <w:sz w:val="22"/>
                <w:szCs w:val="22"/>
                <w:lang w:eastAsia="es-ES"/>
              </w:rPr>
              <w:tab/>
            </w:r>
            <w:r w:rsidR="00346303" w:rsidRPr="00ED7A19">
              <w:rPr>
                <w:rStyle w:val="Hipervnculo"/>
                <w:noProof/>
              </w:rPr>
              <w:t>BOM.</w:t>
            </w:r>
            <w:r w:rsidR="00346303">
              <w:rPr>
                <w:noProof/>
                <w:webHidden/>
              </w:rPr>
              <w:tab/>
            </w:r>
            <w:r w:rsidR="00346303">
              <w:rPr>
                <w:noProof/>
                <w:webHidden/>
              </w:rPr>
              <w:fldChar w:fldCharType="begin"/>
            </w:r>
            <w:r w:rsidR="00346303">
              <w:rPr>
                <w:noProof/>
                <w:webHidden/>
              </w:rPr>
              <w:instrText xml:space="preserve"> PAGEREF _Toc41638769 \h </w:instrText>
            </w:r>
            <w:r w:rsidR="00346303">
              <w:rPr>
                <w:noProof/>
                <w:webHidden/>
              </w:rPr>
            </w:r>
            <w:r w:rsidR="00346303">
              <w:rPr>
                <w:noProof/>
                <w:webHidden/>
              </w:rPr>
              <w:fldChar w:fldCharType="separate"/>
            </w:r>
            <w:r w:rsidR="00346303">
              <w:rPr>
                <w:noProof/>
                <w:webHidden/>
              </w:rPr>
              <w:t>41</w:t>
            </w:r>
            <w:r w:rsidR="00346303">
              <w:rPr>
                <w:noProof/>
                <w:webHidden/>
              </w:rPr>
              <w:fldChar w:fldCharType="end"/>
            </w:r>
          </w:hyperlink>
        </w:p>
        <w:p w14:paraId="76484D1D" w14:textId="192E42FD" w:rsidR="00346303" w:rsidRDefault="0097355F">
          <w:pPr>
            <w:pStyle w:val="TDC4"/>
            <w:rPr>
              <w:rFonts w:asciiTheme="minorHAnsi" w:eastAsiaTheme="minorEastAsia" w:hAnsiTheme="minorHAnsi"/>
              <w:noProof/>
              <w:sz w:val="22"/>
              <w:szCs w:val="22"/>
              <w:lang w:eastAsia="es-ES"/>
            </w:rPr>
          </w:pPr>
          <w:hyperlink w:anchor="_Toc41638770" w:history="1">
            <w:r w:rsidR="00346303" w:rsidRPr="00ED7A19">
              <w:rPr>
                <w:rStyle w:val="Hipervnculo"/>
                <w:noProof/>
              </w:rPr>
              <w:t>4.3.3.</w:t>
            </w:r>
            <w:r w:rsidR="00346303">
              <w:rPr>
                <w:rFonts w:asciiTheme="minorHAnsi" w:eastAsiaTheme="minorEastAsia" w:hAnsiTheme="minorHAnsi"/>
                <w:noProof/>
                <w:sz w:val="22"/>
                <w:szCs w:val="22"/>
                <w:lang w:eastAsia="es-ES"/>
              </w:rPr>
              <w:tab/>
            </w:r>
            <w:r w:rsidR="00346303" w:rsidRPr="00ED7A19">
              <w:rPr>
                <w:rStyle w:val="Hipervnculo"/>
                <w:noProof/>
              </w:rPr>
              <w:t>Registro de Inventario.</w:t>
            </w:r>
            <w:r w:rsidR="00346303">
              <w:rPr>
                <w:noProof/>
                <w:webHidden/>
              </w:rPr>
              <w:tab/>
            </w:r>
            <w:r w:rsidR="00346303">
              <w:rPr>
                <w:noProof/>
                <w:webHidden/>
              </w:rPr>
              <w:fldChar w:fldCharType="begin"/>
            </w:r>
            <w:r w:rsidR="00346303">
              <w:rPr>
                <w:noProof/>
                <w:webHidden/>
              </w:rPr>
              <w:instrText xml:space="preserve"> PAGEREF _Toc41638770 \h </w:instrText>
            </w:r>
            <w:r w:rsidR="00346303">
              <w:rPr>
                <w:noProof/>
                <w:webHidden/>
              </w:rPr>
            </w:r>
            <w:r w:rsidR="00346303">
              <w:rPr>
                <w:noProof/>
                <w:webHidden/>
              </w:rPr>
              <w:fldChar w:fldCharType="separate"/>
            </w:r>
            <w:r w:rsidR="00346303">
              <w:rPr>
                <w:noProof/>
                <w:webHidden/>
              </w:rPr>
              <w:t>41</w:t>
            </w:r>
            <w:r w:rsidR="00346303">
              <w:rPr>
                <w:noProof/>
                <w:webHidden/>
              </w:rPr>
              <w:fldChar w:fldCharType="end"/>
            </w:r>
          </w:hyperlink>
        </w:p>
        <w:p w14:paraId="4EC33BC8" w14:textId="0756665A" w:rsidR="00346303" w:rsidRDefault="0097355F">
          <w:pPr>
            <w:pStyle w:val="TDC2"/>
            <w:rPr>
              <w:rFonts w:asciiTheme="minorHAnsi" w:eastAsiaTheme="minorEastAsia" w:hAnsiTheme="minorHAnsi"/>
              <w:noProof/>
              <w:sz w:val="22"/>
              <w:lang w:eastAsia="es-ES"/>
            </w:rPr>
          </w:pPr>
          <w:hyperlink w:anchor="_Toc41638771" w:history="1">
            <w:r w:rsidR="00346303" w:rsidRPr="00ED7A19">
              <w:rPr>
                <w:rStyle w:val="Hipervnculo"/>
                <w:noProof/>
              </w:rPr>
              <w:t>5.</w:t>
            </w:r>
            <w:r w:rsidR="00346303">
              <w:rPr>
                <w:rFonts w:asciiTheme="minorHAnsi" w:eastAsiaTheme="minorEastAsia" w:hAnsiTheme="minorHAnsi"/>
                <w:noProof/>
                <w:sz w:val="22"/>
                <w:lang w:eastAsia="es-ES"/>
              </w:rPr>
              <w:tab/>
            </w:r>
            <w:r w:rsidR="00346303" w:rsidRPr="00ED7A19">
              <w:rPr>
                <w:rStyle w:val="Hipervnculo"/>
                <w:noProof/>
              </w:rPr>
              <w:t>Indicadores Clave de Desempeño</w:t>
            </w:r>
            <w:r w:rsidR="00346303">
              <w:rPr>
                <w:noProof/>
                <w:webHidden/>
              </w:rPr>
              <w:tab/>
            </w:r>
            <w:r w:rsidR="00346303">
              <w:rPr>
                <w:noProof/>
                <w:webHidden/>
              </w:rPr>
              <w:fldChar w:fldCharType="begin"/>
            </w:r>
            <w:r w:rsidR="00346303">
              <w:rPr>
                <w:noProof/>
                <w:webHidden/>
              </w:rPr>
              <w:instrText xml:space="preserve"> PAGEREF _Toc41638771 \h </w:instrText>
            </w:r>
            <w:r w:rsidR="00346303">
              <w:rPr>
                <w:noProof/>
                <w:webHidden/>
              </w:rPr>
            </w:r>
            <w:r w:rsidR="00346303">
              <w:rPr>
                <w:noProof/>
                <w:webHidden/>
              </w:rPr>
              <w:fldChar w:fldCharType="separate"/>
            </w:r>
            <w:r w:rsidR="00346303">
              <w:rPr>
                <w:noProof/>
                <w:webHidden/>
              </w:rPr>
              <w:t>42</w:t>
            </w:r>
            <w:r w:rsidR="00346303">
              <w:rPr>
                <w:noProof/>
                <w:webHidden/>
              </w:rPr>
              <w:fldChar w:fldCharType="end"/>
            </w:r>
          </w:hyperlink>
        </w:p>
        <w:p w14:paraId="32D95760" w14:textId="0879C826" w:rsidR="00346303" w:rsidRDefault="0097355F">
          <w:pPr>
            <w:pStyle w:val="TDC3"/>
            <w:rPr>
              <w:rFonts w:asciiTheme="minorHAnsi" w:eastAsiaTheme="minorEastAsia" w:hAnsiTheme="minorHAnsi"/>
              <w:noProof/>
              <w:sz w:val="22"/>
              <w:szCs w:val="22"/>
              <w:lang w:eastAsia="es-ES"/>
            </w:rPr>
          </w:pPr>
          <w:hyperlink w:anchor="_Toc41638772" w:history="1">
            <w:r w:rsidR="00346303" w:rsidRPr="00ED7A19">
              <w:rPr>
                <w:rStyle w:val="Hipervnculo"/>
                <w:noProof/>
                <w:lang w:bidi="x-none"/>
                <w14:scene3d>
                  <w14:camera w14:prst="orthographicFront"/>
                  <w14:lightRig w14:rig="threePt" w14:dir="t">
                    <w14:rot w14:lat="0" w14:lon="0" w14:rev="0"/>
                  </w14:lightRig>
                </w14:scene3d>
              </w:rPr>
              <w:t>5.1.</w:t>
            </w:r>
            <w:r w:rsidR="00346303">
              <w:rPr>
                <w:rFonts w:asciiTheme="minorHAnsi" w:eastAsiaTheme="minorEastAsia" w:hAnsiTheme="minorHAnsi"/>
                <w:noProof/>
                <w:sz w:val="22"/>
                <w:szCs w:val="22"/>
                <w:lang w:eastAsia="es-ES"/>
              </w:rPr>
              <w:tab/>
            </w:r>
            <w:r w:rsidR="00346303" w:rsidRPr="00ED7A19">
              <w:rPr>
                <w:rStyle w:val="Hipervnculo"/>
                <w:noProof/>
              </w:rPr>
              <w:t>Características de un KPI.</w:t>
            </w:r>
            <w:r w:rsidR="00346303">
              <w:rPr>
                <w:noProof/>
                <w:webHidden/>
              </w:rPr>
              <w:tab/>
            </w:r>
            <w:r w:rsidR="00346303">
              <w:rPr>
                <w:noProof/>
                <w:webHidden/>
              </w:rPr>
              <w:fldChar w:fldCharType="begin"/>
            </w:r>
            <w:r w:rsidR="00346303">
              <w:rPr>
                <w:noProof/>
                <w:webHidden/>
              </w:rPr>
              <w:instrText xml:space="preserve"> PAGEREF _Toc41638772 \h </w:instrText>
            </w:r>
            <w:r w:rsidR="00346303">
              <w:rPr>
                <w:noProof/>
                <w:webHidden/>
              </w:rPr>
            </w:r>
            <w:r w:rsidR="00346303">
              <w:rPr>
                <w:noProof/>
                <w:webHidden/>
              </w:rPr>
              <w:fldChar w:fldCharType="separate"/>
            </w:r>
            <w:r w:rsidR="00346303">
              <w:rPr>
                <w:noProof/>
                <w:webHidden/>
              </w:rPr>
              <w:t>43</w:t>
            </w:r>
            <w:r w:rsidR="00346303">
              <w:rPr>
                <w:noProof/>
                <w:webHidden/>
              </w:rPr>
              <w:fldChar w:fldCharType="end"/>
            </w:r>
          </w:hyperlink>
        </w:p>
        <w:p w14:paraId="56F9D10B" w14:textId="3ED688F1" w:rsidR="00346303" w:rsidRDefault="0097355F">
          <w:pPr>
            <w:pStyle w:val="TDC3"/>
            <w:rPr>
              <w:rFonts w:asciiTheme="minorHAnsi" w:eastAsiaTheme="minorEastAsia" w:hAnsiTheme="minorHAnsi"/>
              <w:noProof/>
              <w:sz w:val="22"/>
              <w:szCs w:val="22"/>
              <w:lang w:eastAsia="es-ES"/>
            </w:rPr>
          </w:pPr>
          <w:hyperlink w:anchor="_Toc41638773" w:history="1">
            <w:r w:rsidR="00346303" w:rsidRPr="00ED7A19">
              <w:rPr>
                <w:rStyle w:val="Hipervnculo"/>
                <w:noProof/>
                <w:lang w:bidi="x-none"/>
                <w14:scene3d>
                  <w14:camera w14:prst="orthographicFront"/>
                  <w14:lightRig w14:rig="threePt" w14:dir="t">
                    <w14:rot w14:lat="0" w14:lon="0" w14:rev="0"/>
                  </w14:lightRig>
                </w14:scene3d>
              </w:rPr>
              <w:t>5.2.</w:t>
            </w:r>
            <w:r w:rsidR="00346303">
              <w:rPr>
                <w:rFonts w:asciiTheme="minorHAnsi" w:eastAsiaTheme="minorEastAsia" w:hAnsiTheme="minorHAnsi"/>
                <w:noProof/>
                <w:sz w:val="22"/>
                <w:szCs w:val="22"/>
                <w:lang w:eastAsia="es-ES"/>
              </w:rPr>
              <w:tab/>
            </w:r>
            <w:r w:rsidR="00346303" w:rsidRPr="00ED7A19">
              <w:rPr>
                <w:rStyle w:val="Hipervnculo"/>
                <w:noProof/>
              </w:rPr>
              <w:t>Clasificación de KPI’S</w:t>
            </w:r>
            <w:r w:rsidR="00346303">
              <w:rPr>
                <w:noProof/>
                <w:webHidden/>
              </w:rPr>
              <w:tab/>
            </w:r>
            <w:r w:rsidR="00346303">
              <w:rPr>
                <w:noProof/>
                <w:webHidden/>
              </w:rPr>
              <w:fldChar w:fldCharType="begin"/>
            </w:r>
            <w:r w:rsidR="00346303">
              <w:rPr>
                <w:noProof/>
                <w:webHidden/>
              </w:rPr>
              <w:instrText xml:space="preserve"> PAGEREF _Toc41638773 \h </w:instrText>
            </w:r>
            <w:r w:rsidR="00346303">
              <w:rPr>
                <w:noProof/>
                <w:webHidden/>
              </w:rPr>
            </w:r>
            <w:r w:rsidR="00346303">
              <w:rPr>
                <w:noProof/>
                <w:webHidden/>
              </w:rPr>
              <w:fldChar w:fldCharType="separate"/>
            </w:r>
            <w:r w:rsidR="00346303">
              <w:rPr>
                <w:noProof/>
                <w:webHidden/>
              </w:rPr>
              <w:t>44</w:t>
            </w:r>
            <w:r w:rsidR="00346303">
              <w:rPr>
                <w:noProof/>
                <w:webHidden/>
              </w:rPr>
              <w:fldChar w:fldCharType="end"/>
            </w:r>
          </w:hyperlink>
        </w:p>
        <w:p w14:paraId="48D584A9" w14:textId="6DEABBE3" w:rsidR="00346303" w:rsidRDefault="0097355F">
          <w:pPr>
            <w:pStyle w:val="TDC4"/>
            <w:rPr>
              <w:rFonts w:asciiTheme="minorHAnsi" w:eastAsiaTheme="minorEastAsia" w:hAnsiTheme="minorHAnsi"/>
              <w:noProof/>
              <w:sz w:val="22"/>
              <w:szCs w:val="22"/>
              <w:lang w:eastAsia="es-ES"/>
            </w:rPr>
          </w:pPr>
          <w:hyperlink w:anchor="_Toc41638774" w:history="1">
            <w:r w:rsidR="00346303" w:rsidRPr="00ED7A19">
              <w:rPr>
                <w:rStyle w:val="Hipervnculo"/>
                <w:noProof/>
              </w:rPr>
              <w:t>5.2.1.</w:t>
            </w:r>
            <w:r w:rsidR="00346303">
              <w:rPr>
                <w:rFonts w:asciiTheme="minorHAnsi" w:eastAsiaTheme="minorEastAsia" w:hAnsiTheme="minorHAnsi"/>
                <w:noProof/>
                <w:sz w:val="22"/>
                <w:szCs w:val="22"/>
                <w:lang w:eastAsia="es-ES"/>
              </w:rPr>
              <w:tab/>
            </w:r>
            <w:r w:rsidR="00346303" w:rsidRPr="00ED7A19">
              <w:rPr>
                <w:rStyle w:val="Hipervnculo"/>
                <w:noProof/>
              </w:rPr>
              <w:t>Indicadores de tiempo.</w:t>
            </w:r>
            <w:r w:rsidR="00346303">
              <w:rPr>
                <w:noProof/>
                <w:webHidden/>
              </w:rPr>
              <w:tab/>
            </w:r>
            <w:r w:rsidR="00346303">
              <w:rPr>
                <w:noProof/>
                <w:webHidden/>
              </w:rPr>
              <w:fldChar w:fldCharType="begin"/>
            </w:r>
            <w:r w:rsidR="00346303">
              <w:rPr>
                <w:noProof/>
                <w:webHidden/>
              </w:rPr>
              <w:instrText xml:space="preserve"> PAGEREF _Toc41638774 \h </w:instrText>
            </w:r>
            <w:r w:rsidR="00346303">
              <w:rPr>
                <w:noProof/>
                <w:webHidden/>
              </w:rPr>
            </w:r>
            <w:r w:rsidR="00346303">
              <w:rPr>
                <w:noProof/>
                <w:webHidden/>
              </w:rPr>
              <w:fldChar w:fldCharType="separate"/>
            </w:r>
            <w:r w:rsidR="00346303">
              <w:rPr>
                <w:noProof/>
                <w:webHidden/>
              </w:rPr>
              <w:t>44</w:t>
            </w:r>
            <w:r w:rsidR="00346303">
              <w:rPr>
                <w:noProof/>
                <w:webHidden/>
              </w:rPr>
              <w:fldChar w:fldCharType="end"/>
            </w:r>
          </w:hyperlink>
        </w:p>
        <w:p w14:paraId="424F364A" w14:textId="6745B3BF" w:rsidR="00346303" w:rsidRDefault="0097355F">
          <w:pPr>
            <w:pStyle w:val="TDC5"/>
            <w:rPr>
              <w:rFonts w:asciiTheme="minorHAnsi" w:eastAsiaTheme="minorEastAsia" w:hAnsiTheme="minorHAnsi"/>
              <w:noProof/>
              <w:sz w:val="22"/>
              <w:szCs w:val="22"/>
              <w:lang w:eastAsia="es-ES"/>
            </w:rPr>
          </w:pPr>
          <w:hyperlink w:anchor="_Toc41638775" w:history="1">
            <w:r w:rsidR="00346303" w:rsidRPr="00ED7A19">
              <w:rPr>
                <w:rStyle w:val="Hipervnculo"/>
                <w:noProof/>
              </w:rPr>
              <w:t>5.2.1.1.</w:t>
            </w:r>
            <w:r w:rsidR="00346303">
              <w:rPr>
                <w:rFonts w:asciiTheme="minorHAnsi" w:eastAsiaTheme="minorEastAsia" w:hAnsiTheme="minorHAnsi"/>
                <w:noProof/>
                <w:sz w:val="22"/>
                <w:szCs w:val="22"/>
                <w:lang w:eastAsia="es-ES"/>
              </w:rPr>
              <w:tab/>
            </w:r>
            <w:r w:rsidR="00346303" w:rsidRPr="00ED7A19">
              <w:rPr>
                <w:rStyle w:val="Hipervnculo"/>
                <w:noProof/>
              </w:rPr>
              <w:t>Ciclo total de un pedido.</w:t>
            </w:r>
            <w:r w:rsidR="00346303">
              <w:rPr>
                <w:noProof/>
                <w:webHidden/>
              </w:rPr>
              <w:tab/>
            </w:r>
            <w:r w:rsidR="00346303">
              <w:rPr>
                <w:noProof/>
                <w:webHidden/>
              </w:rPr>
              <w:fldChar w:fldCharType="begin"/>
            </w:r>
            <w:r w:rsidR="00346303">
              <w:rPr>
                <w:noProof/>
                <w:webHidden/>
              </w:rPr>
              <w:instrText xml:space="preserve"> PAGEREF _Toc41638775 \h </w:instrText>
            </w:r>
            <w:r w:rsidR="00346303">
              <w:rPr>
                <w:noProof/>
                <w:webHidden/>
              </w:rPr>
            </w:r>
            <w:r w:rsidR="00346303">
              <w:rPr>
                <w:noProof/>
                <w:webHidden/>
              </w:rPr>
              <w:fldChar w:fldCharType="separate"/>
            </w:r>
            <w:r w:rsidR="00346303">
              <w:rPr>
                <w:noProof/>
                <w:webHidden/>
              </w:rPr>
              <w:t>45</w:t>
            </w:r>
            <w:r w:rsidR="00346303">
              <w:rPr>
                <w:noProof/>
                <w:webHidden/>
              </w:rPr>
              <w:fldChar w:fldCharType="end"/>
            </w:r>
          </w:hyperlink>
        </w:p>
        <w:p w14:paraId="73E28820" w14:textId="6CCB9DBB" w:rsidR="00346303" w:rsidRDefault="0097355F">
          <w:pPr>
            <w:pStyle w:val="TDC5"/>
            <w:rPr>
              <w:rFonts w:asciiTheme="minorHAnsi" w:eastAsiaTheme="minorEastAsia" w:hAnsiTheme="minorHAnsi"/>
              <w:noProof/>
              <w:sz w:val="22"/>
              <w:szCs w:val="22"/>
              <w:lang w:eastAsia="es-ES"/>
            </w:rPr>
          </w:pPr>
          <w:hyperlink w:anchor="_Toc41638776" w:history="1">
            <w:r w:rsidR="00346303" w:rsidRPr="00ED7A19">
              <w:rPr>
                <w:rStyle w:val="Hipervnculo"/>
                <w:noProof/>
              </w:rPr>
              <w:t>5.2.1.2.</w:t>
            </w:r>
            <w:r w:rsidR="00346303">
              <w:rPr>
                <w:rFonts w:asciiTheme="minorHAnsi" w:eastAsiaTheme="minorEastAsia" w:hAnsiTheme="minorHAnsi"/>
                <w:noProof/>
                <w:sz w:val="22"/>
                <w:szCs w:val="22"/>
                <w:lang w:eastAsia="es-ES"/>
              </w:rPr>
              <w:tab/>
            </w:r>
            <w:r w:rsidR="00346303" w:rsidRPr="00ED7A19">
              <w:rPr>
                <w:rStyle w:val="Hipervnculo"/>
                <w:noProof/>
              </w:rPr>
              <w:t>Ciclo de la orden de compra.</w:t>
            </w:r>
            <w:r w:rsidR="00346303">
              <w:rPr>
                <w:noProof/>
                <w:webHidden/>
              </w:rPr>
              <w:tab/>
            </w:r>
            <w:r w:rsidR="00346303">
              <w:rPr>
                <w:noProof/>
                <w:webHidden/>
              </w:rPr>
              <w:fldChar w:fldCharType="begin"/>
            </w:r>
            <w:r w:rsidR="00346303">
              <w:rPr>
                <w:noProof/>
                <w:webHidden/>
              </w:rPr>
              <w:instrText xml:space="preserve"> PAGEREF _Toc41638776 \h </w:instrText>
            </w:r>
            <w:r w:rsidR="00346303">
              <w:rPr>
                <w:noProof/>
                <w:webHidden/>
              </w:rPr>
            </w:r>
            <w:r w:rsidR="00346303">
              <w:rPr>
                <w:noProof/>
                <w:webHidden/>
              </w:rPr>
              <w:fldChar w:fldCharType="separate"/>
            </w:r>
            <w:r w:rsidR="00346303">
              <w:rPr>
                <w:noProof/>
                <w:webHidden/>
              </w:rPr>
              <w:t>45</w:t>
            </w:r>
            <w:r w:rsidR="00346303">
              <w:rPr>
                <w:noProof/>
                <w:webHidden/>
              </w:rPr>
              <w:fldChar w:fldCharType="end"/>
            </w:r>
          </w:hyperlink>
        </w:p>
        <w:p w14:paraId="548D2C42" w14:textId="3CB84231" w:rsidR="00346303" w:rsidRDefault="0097355F">
          <w:pPr>
            <w:pStyle w:val="TDC5"/>
            <w:rPr>
              <w:rFonts w:asciiTheme="minorHAnsi" w:eastAsiaTheme="minorEastAsia" w:hAnsiTheme="minorHAnsi"/>
              <w:noProof/>
              <w:sz w:val="22"/>
              <w:szCs w:val="22"/>
              <w:lang w:eastAsia="es-ES"/>
            </w:rPr>
          </w:pPr>
          <w:hyperlink w:anchor="_Toc41638777" w:history="1">
            <w:r w:rsidR="00346303" w:rsidRPr="00ED7A19">
              <w:rPr>
                <w:rStyle w:val="Hipervnculo"/>
                <w:noProof/>
              </w:rPr>
              <w:t>5.2.1.3.</w:t>
            </w:r>
            <w:r w:rsidR="00346303">
              <w:rPr>
                <w:rFonts w:asciiTheme="minorHAnsi" w:eastAsiaTheme="minorEastAsia" w:hAnsiTheme="minorHAnsi"/>
                <w:noProof/>
                <w:sz w:val="22"/>
                <w:szCs w:val="22"/>
                <w:lang w:eastAsia="es-ES"/>
              </w:rPr>
              <w:tab/>
            </w:r>
            <w:r w:rsidR="00346303" w:rsidRPr="00ED7A19">
              <w:rPr>
                <w:rStyle w:val="Hipervnculo"/>
                <w:noProof/>
              </w:rPr>
              <w:t>Ciclo de pedido en bodega o almacén.</w:t>
            </w:r>
            <w:r w:rsidR="00346303">
              <w:rPr>
                <w:noProof/>
                <w:webHidden/>
              </w:rPr>
              <w:tab/>
            </w:r>
            <w:r w:rsidR="00346303">
              <w:rPr>
                <w:noProof/>
                <w:webHidden/>
              </w:rPr>
              <w:fldChar w:fldCharType="begin"/>
            </w:r>
            <w:r w:rsidR="00346303">
              <w:rPr>
                <w:noProof/>
                <w:webHidden/>
              </w:rPr>
              <w:instrText xml:space="preserve"> PAGEREF _Toc41638777 \h </w:instrText>
            </w:r>
            <w:r w:rsidR="00346303">
              <w:rPr>
                <w:noProof/>
                <w:webHidden/>
              </w:rPr>
            </w:r>
            <w:r w:rsidR="00346303">
              <w:rPr>
                <w:noProof/>
                <w:webHidden/>
              </w:rPr>
              <w:fldChar w:fldCharType="separate"/>
            </w:r>
            <w:r w:rsidR="00346303">
              <w:rPr>
                <w:noProof/>
                <w:webHidden/>
              </w:rPr>
              <w:t>45</w:t>
            </w:r>
            <w:r w:rsidR="00346303">
              <w:rPr>
                <w:noProof/>
                <w:webHidden/>
              </w:rPr>
              <w:fldChar w:fldCharType="end"/>
            </w:r>
          </w:hyperlink>
        </w:p>
        <w:p w14:paraId="46E7CAE6" w14:textId="28955CEA" w:rsidR="00346303" w:rsidRDefault="0097355F">
          <w:pPr>
            <w:pStyle w:val="TDC5"/>
            <w:rPr>
              <w:rFonts w:asciiTheme="minorHAnsi" w:eastAsiaTheme="minorEastAsia" w:hAnsiTheme="minorHAnsi"/>
              <w:noProof/>
              <w:sz w:val="22"/>
              <w:szCs w:val="22"/>
              <w:lang w:eastAsia="es-ES"/>
            </w:rPr>
          </w:pPr>
          <w:hyperlink w:anchor="_Toc41638778" w:history="1">
            <w:r w:rsidR="00346303" w:rsidRPr="00ED7A19">
              <w:rPr>
                <w:rStyle w:val="Hipervnculo"/>
                <w:noProof/>
              </w:rPr>
              <w:t>5.2.1.4.</w:t>
            </w:r>
            <w:r w:rsidR="00346303">
              <w:rPr>
                <w:rFonts w:asciiTheme="minorHAnsi" w:eastAsiaTheme="minorEastAsia" w:hAnsiTheme="minorHAnsi"/>
                <w:noProof/>
                <w:sz w:val="22"/>
                <w:szCs w:val="22"/>
                <w:lang w:eastAsia="es-ES"/>
              </w:rPr>
              <w:tab/>
            </w:r>
            <w:r w:rsidR="00346303" w:rsidRPr="00ED7A19">
              <w:rPr>
                <w:rStyle w:val="Hipervnculo"/>
                <w:noProof/>
              </w:rPr>
              <w:t>Horizonte del pronóstico de inventarios.</w:t>
            </w:r>
            <w:r w:rsidR="00346303">
              <w:rPr>
                <w:noProof/>
                <w:webHidden/>
              </w:rPr>
              <w:tab/>
            </w:r>
            <w:r w:rsidR="00346303">
              <w:rPr>
                <w:noProof/>
                <w:webHidden/>
              </w:rPr>
              <w:fldChar w:fldCharType="begin"/>
            </w:r>
            <w:r w:rsidR="00346303">
              <w:rPr>
                <w:noProof/>
                <w:webHidden/>
              </w:rPr>
              <w:instrText xml:space="preserve"> PAGEREF _Toc41638778 \h </w:instrText>
            </w:r>
            <w:r w:rsidR="00346303">
              <w:rPr>
                <w:noProof/>
                <w:webHidden/>
              </w:rPr>
            </w:r>
            <w:r w:rsidR="00346303">
              <w:rPr>
                <w:noProof/>
                <w:webHidden/>
              </w:rPr>
              <w:fldChar w:fldCharType="separate"/>
            </w:r>
            <w:r w:rsidR="00346303">
              <w:rPr>
                <w:noProof/>
                <w:webHidden/>
              </w:rPr>
              <w:t>45</w:t>
            </w:r>
            <w:r w:rsidR="00346303">
              <w:rPr>
                <w:noProof/>
                <w:webHidden/>
              </w:rPr>
              <w:fldChar w:fldCharType="end"/>
            </w:r>
          </w:hyperlink>
        </w:p>
        <w:p w14:paraId="455FBB1C" w14:textId="424C885B" w:rsidR="00346303" w:rsidRDefault="0097355F">
          <w:pPr>
            <w:pStyle w:val="TDC4"/>
            <w:rPr>
              <w:rFonts w:asciiTheme="minorHAnsi" w:eastAsiaTheme="minorEastAsia" w:hAnsiTheme="minorHAnsi"/>
              <w:noProof/>
              <w:sz w:val="22"/>
              <w:szCs w:val="22"/>
              <w:lang w:eastAsia="es-ES"/>
            </w:rPr>
          </w:pPr>
          <w:hyperlink w:anchor="_Toc41638779" w:history="1">
            <w:r w:rsidR="00346303" w:rsidRPr="00ED7A19">
              <w:rPr>
                <w:rStyle w:val="Hipervnculo"/>
                <w:noProof/>
              </w:rPr>
              <w:t>5.2.2.</w:t>
            </w:r>
            <w:r w:rsidR="00346303">
              <w:rPr>
                <w:rFonts w:asciiTheme="minorHAnsi" w:eastAsiaTheme="minorEastAsia" w:hAnsiTheme="minorHAnsi"/>
                <w:noProof/>
                <w:sz w:val="22"/>
                <w:szCs w:val="22"/>
                <w:lang w:eastAsia="es-ES"/>
              </w:rPr>
              <w:tab/>
            </w:r>
            <w:r w:rsidR="00346303" w:rsidRPr="00ED7A19">
              <w:rPr>
                <w:rStyle w:val="Hipervnculo"/>
                <w:noProof/>
              </w:rPr>
              <w:t>Indicadores de calidad.</w:t>
            </w:r>
            <w:r w:rsidR="00346303">
              <w:rPr>
                <w:noProof/>
                <w:webHidden/>
              </w:rPr>
              <w:tab/>
            </w:r>
            <w:r w:rsidR="00346303">
              <w:rPr>
                <w:noProof/>
                <w:webHidden/>
              </w:rPr>
              <w:fldChar w:fldCharType="begin"/>
            </w:r>
            <w:r w:rsidR="00346303">
              <w:rPr>
                <w:noProof/>
                <w:webHidden/>
              </w:rPr>
              <w:instrText xml:space="preserve"> PAGEREF _Toc41638779 \h </w:instrText>
            </w:r>
            <w:r w:rsidR="00346303">
              <w:rPr>
                <w:noProof/>
                <w:webHidden/>
              </w:rPr>
            </w:r>
            <w:r w:rsidR="00346303">
              <w:rPr>
                <w:noProof/>
                <w:webHidden/>
              </w:rPr>
              <w:fldChar w:fldCharType="separate"/>
            </w:r>
            <w:r w:rsidR="00346303">
              <w:rPr>
                <w:noProof/>
                <w:webHidden/>
              </w:rPr>
              <w:t>46</w:t>
            </w:r>
            <w:r w:rsidR="00346303">
              <w:rPr>
                <w:noProof/>
                <w:webHidden/>
              </w:rPr>
              <w:fldChar w:fldCharType="end"/>
            </w:r>
          </w:hyperlink>
        </w:p>
        <w:p w14:paraId="049A0E0C" w14:textId="2F1FC3B3" w:rsidR="00346303" w:rsidRDefault="0097355F">
          <w:pPr>
            <w:pStyle w:val="TDC5"/>
            <w:rPr>
              <w:rFonts w:asciiTheme="minorHAnsi" w:eastAsiaTheme="minorEastAsia" w:hAnsiTheme="minorHAnsi"/>
              <w:noProof/>
              <w:sz w:val="22"/>
              <w:szCs w:val="22"/>
              <w:lang w:eastAsia="es-ES"/>
            </w:rPr>
          </w:pPr>
          <w:hyperlink w:anchor="_Toc41638780" w:history="1">
            <w:r w:rsidR="00346303" w:rsidRPr="00ED7A19">
              <w:rPr>
                <w:rStyle w:val="Hipervnculo"/>
                <w:noProof/>
              </w:rPr>
              <w:t>5.2.2.1.</w:t>
            </w:r>
            <w:r w:rsidR="00346303">
              <w:rPr>
                <w:rFonts w:asciiTheme="minorHAnsi" w:eastAsiaTheme="minorEastAsia" w:hAnsiTheme="minorHAnsi"/>
                <w:noProof/>
                <w:sz w:val="22"/>
                <w:szCs w:val="22"/>
                <w:lang w:eastAsia="es-ES"/>
              </w:rPr>
              <w:tab/>
            </w:r>
            <w:r w:rsidR="00346303" w:rsidRPr="00ED7A19">
              <w:rPr>
                <w:rStyle w:val="Hipervnculo"/>
                <w:noProof/>
              </w:rPr>
              <w:t>Porcentaje de pedidos perfectos.</w:t>
            </w:r>
            <w:r w:rsidR="00346303">
              <w:rPr>
                <w:noProof/>
                <w:webHidden/>
              </w:rPr>
              <w:tab/>
            </w:r>
            <w:r w:rsidR="00346303">
              <w:rPr>
                <w:noProof/>
                <w:webHidden/>
              </w:rPr>
              <w:fldChar w:fldCharType="begin"/>
            </w:r>
            <w:r w:rsidR="00346303">
              <w:rPr>
                <w:noProof/>
                <w:webHidden/>
              </w:rPr>
              <w:instrText xml:space="preserve"> PAGEREF _Toc41638780 \h </w:instrText>
            </w:r>
            <w:r w:rsidR="00346303">
              <w:rPr>
                <w:noProof/>
                <w:webHidden/>
              </w:rPr>
            </w:r>
            <w:r w:rsidR="00346303">
              <w:rPr>
                <w:noProof/>
                <w:webHidden/>
              </w:rPr>
              <w:fldChar w:fldCharType="separate"/>
            </w:r>
            <w:r w:rsidR="00346303">
              <w:rPr>
                <w:noProof/>
                <w:webHidden/>
              </w:rPr>
              <w:t>46</w:t>
            </w:r>
            <w:r w:rsidR="00346303">
              <w:rPr>
                <w:noProof/>
                <w:webHidden/>
              </w:rPr>
              <w:fldChar w:fldCharType="end"/>
            </w:r>
          </w:hyperlink>
        </w:p>
        <w:p w14:paraId="251992EA" w14:textId="74239611" w:rsidR="00346303" w:rsidRDefault="0097355F">
          <w:pPr>
            <w:pStyle w:val="TDC5"/>
            <w:rPr>
              <w:rFonts w:asciiTheme="minorHAnsi" w:eastAsiaTheme="minorEastAsia" w:hAnsiTheme="minorHAnsi"/>
              <w:noProof/>
              <w:sz w:val="22"/>
              <w:szCs w:val="22"/>
              <w:lang w:eastAsia="es-ES"/>
            </w:rPr>
          </w:pPr>
          <w:hyperlink w:anchor="_Toc41638781" w:history="1">
            <w:r w:rsidR="00346303" w:rsidRPr="00ED7A19">
              <w:rPr>
                <w:rStyle w:val="Hipervnculo"/>
                <w:noProof/>
              </w:rPr>
              <w:t>5.2.2.2.</w:t>
            </w:r>
            <w:r w:rsidR="00346303">
              <w:rPr>
                <w:rFonts w:asciiTheme="minorHAnsi" w:eastAsiaTheme="minorEastAsia" w:hAnsiTheme="minorHAnsi"/>
                <w:noProof/>
                <w:sz w:val="22"/>
                <w:szCs w:val="22"/>
                <w:lang w:eastAsia="es-ES"/>
              </w:rPr>
              <w:tab/>
            </w:r>
            <w:r w:rsidR="00346303" w:rsidRPr="00ED7A19">
              <w:rPr>
                <w:rStyle w:val="Hipervnculo"/>
                <w:noProof/>
              </w:rPr>
              <w:t>Porcentaje de pedidos con averías</w:t>
            </w:r>
            <w:r w:rsidR="00346303">
              <w:rPr>
                <w:noProof/>
                <w:webHidden/>
              </w:rPr>
              <w:tab/>
            </w:r>
            <w:r w:rsidR="00346303">
              <w:rPr>
                <w:noProof/>
                <w:webHidden/>
              </w:rPr>
              <w:fldChar w:fldCharType="begin"/>
            </w:r>
            <w:r w:rsidR="00346303">
              <w:rPr>
                <w:noProof/>
                <w:webHidden/>
              </w:rPr>
              <w:instrText xml:space="preserve"> PAGEREF _Toc41638781 \h </w:instrText>
            </w:r>
            <w:r w:rsidR="00346303">
              <w:rPr>
                <w:noProof/>
                <w:webHidden/>
              </w:rPr>
            </w:r>
            <w:r w:rsidR="00346303">
              <w:rPr>
                <w:noProof/>
                <w:webHidden/>
              </w:rPr>
              <w:fldChar w:fldCharType="separate"/>
            </w:r>
            <w:r w:rsidR="00346303">
              <w:rPr>
                <w:noProof/>
                <w:webHidden/>
              </w:rPr>
              <w:t>47</w:t>
            </w:r>
            <w:r w:rsidR="00346303">
              <w:rPr>
                <w:noProof/>
                <w:webHidden/>
              </w:rPr>
              <w:fldChar w:fldCharType="end"/>
            </w:r>
          </w:hyperlink>
        </w:p>
        <w:p w14:paraId="6125E975" w14:textId="7A944EB7" w:rsidR="00346303" w:rsidRDefault="0097355F">
          <w:pPr>
            <w:pStyle w:val="TDC4"/>
            <w:rPr>
              <w:rFonts w:asciiTheme="minorHAnsi" w:eastAsiaTheme="minorEastAsia" w:hAnsiTheme="minorHAnsi"/>
              <w:noProof/>
              <w:sz w:val="22"/>
              <w:szCs w:val="22"/>
              <w:lang w:eastAsia="es-ES"/>
            </w:rPr>
          </w:pPr>
          <w:hyperlink w:anchor="_Toc41638782" w:history="1">
            <w:r w:rsidR="00346303" w:rsidRPr="00ED7A19">
              <w:rPr>
                <w:rStyle w:val="Hipervnculo"/>
                <w:noProof/>
              </w:rPr>
              <w:t>5.2.3.</w:t>
            </w:r>
            <w:r w:rsidR="00346303">
              <w:rPr>
                <w:rFonts w:asciiTheme="minorHAnsi" w:eastAsiaTheme="minorEastAsia" w:hAnsiTheme="minorHAnsi"/>
                <w:noProof/>
                <w:sz w:val="22"/>
                <w:szCs w:val="22"/>
                <w:lang w:eastAsia="es-ES"/>
              </w:rPr>
              <w:tab/>
            </w:r>
            <w:r w:rsidR="00346303" w:rsidRPr="00ED7A19">
              <w:rPr>
                <w:rStyle w:val="Hipervnculo"/>
                <w:noProof/>
              </w:rPr>
              <w:t>Indicadores de productividad.</w:t>
            </w:r>
            <w:r w:rsidR="00346303">
              <w:rPr>
                <w:noProof/>
                <w:webHidden/>
              </w:rPr>
              <w:tab/>
            </w:r>
            <w:r w:rsidR="00346303">
              <w:rPr>
                <w:noProof/>
                <w:webHidden/>
              </w:rPr>
              <w:fldChar w:fldCharType="begin"/>
            </w:r>
            <w:r w:rsidR="00346303">
              <w:rPr>
                <w:noProof/>
                <w:webHidden/>
              </w:rPr>
              <w:instrText xml:space="preserve"> PAGEREF _Toc41638782 \h </w:instrText>
            </w:r>
            <w:r w:rsidR="00346303">
              <w:rPr>
                <w:noProof/>
                <w:webHidden/>
              </w:rPr>
            </w:r>
            <w:r w:rsidR="00346303">
              <w:rPr>
                <w:noProof/>
                <w:webHidden/>
              </w:rPr>
              <w:fldChar w:fldCharType="separate"/>
            </w:r>
            <w:r w:rsidR="00346303">
              <w:rPr>
                <w:noProof/>
                <w:webHidden/>
              </w:rPr>
              <w:t>48</w:t>
            </w:r>
            <w:r w:rsidR="00346303">
              <w:rPr>
                <w:noProof/>
                <w:webHidden/>
              </w:rPr>
              <w:fldChar w:fldCharType="end"/>
            </w:r>
          </w:hyperlink>
        </w:p>
        <w:p w14:paraId="067A0E2A" w14:textId="4E507F06" w:rsidR="00346303" w:rsidRDefault="0097355F">
          <w:pPr>
            <w:pStyle w:val="TDC2"/>
            <w:rPr>
              <w:rFonts w:asciiTheme="minorHAnsi" w:eastAsiaTheme="minorEastAsia" w:hAnsiTheme="minorHAnsi"/>
              <w:noProof/>
              <w:sz w:val="22"/>
              <w:lang w:eastAsia="es-ES"/>
            </w:rPr>
          </w:pPr>
          <w:hyperlink w:anchor="_Toc41638783" w:history="1">
            <w:r w:rsidR="00346303" w:rsidRPr="00ED7A19">
              <w:rPr>
                <w:rStyle w:val="Hipervnculo"/>
                <w:noProof/>
              </w:rPr>
              <w:t>6.</w:t>
            </w:r>
            <w:r w:rsidR="00346303">
              <w:rPr>
                <w:rFonts w:asciiTheme="minorHAnsi" w:eastAsiaTheme="minorEastAsia" w:hAnsiTheme="minorHAnsi"/>
                <w:noProof/>
                <w:sz w:val="22"/>
                <w:lang w:eastAsia="es-ES"/>
              </w:rPr>
              <w:tab/>
            </w:r>
            <w:r w:rsidR="00346303" w:rsidRPr="00ED7A19">
              <w:rPr>
                <w:rStyle w:val="Hipervnculo"/>
                <w:noProof/>
              </w:rPr>
              <w:t>Elementos Tecnológicos</w:t>
            </w:r>
            <w:r w:rsidR="00346303">
              <w:rPr>
                <w:noProof/>
                <w:webHidden/>
              </w:rPr>
              <w:tab/>
            </w:r>
            <w:r w:rsidR="00346303">
              <w:rPr>
                <w:noProof/>
                <w:webHidden/>
              </w:rPr>
              <w:fldChar w:fldCharType="begin"/>
            </w:r>
            <w:r w:rsidR="00346303">
              <w:rPr>
                <w:noProof/>
                <w:webHidden/>
              </w:rPr>
              <w:instrText xml:space="preserve"> PAGEREF _Toc41638783 \h </w:instrText>
            </w:r>
            <w:r w:rsidR="00346303">
              <w:rPr>
                <w:noProof/>
                <w:webHidden/>
              </w:rPr>
            </w:r>
            <w:r w:rsidR="00346303">
              <w:rPr>
                <w:noProof/>
                <w:webHidden/>
              </w:rPr>
              <w:fldChar w:fldCharType="separate"/>
            </w:r>
            <w:r w:rsidR="00346303">
              <w:rPr>
                <w:noProof/>
                <w:webHidden/>
              </w:rPr>
              <w:t>49</w:t>
            </w:r>
            <w:r w:rsidR="00346303">
              <w:rPr>
                <w:noProof/>
                <w:webHidden/>
              </w:rPr>
              <w:fldChar w:fldCharType="end"/>
            </w:r>
          </w:hyperlink>
        </w:p>
        <w:p w14:paraId="137E20E0" w14:textId="1C452739" w:rsidR="00346303" w:rsidRDefault="0097355F">
          <w:pPr>
            <w:pStyle w:val="TDC3"/>
            <w:rPr>
              <w:rFonts w:asciiTheme="minorHAnsi" w:eastAsiaTheme="minorEastAsia" w:hAnsiTheme="minorHAnsi"/>
              <w:noProof/>
              <w:sz w:val="22"/>
              <w:szCs w:val="22"/>
              <w:lang w:eastAsia="es-ES"/>
            </w:rPr>
          </w:pPr>
          <w:hyperlink w:anchor="_Toc41638784" w:history="1">
            <w:r w:rsidR="00346303" w:rsidRPr="00ED7A19">
              <w:rPr>
                <w:rStyle w:val="Hipervnculo"/>
                <w:noProof/>
                <w:lang w:bidi="x-none"/>
                <w14:scene3d>
                  <w14:camera w14:prst="orthographicFront"/>
                  <w14:lightRig w14:rig="threePt" w14:dir="t">
                    <w14:rot w14:lat="0" w14:lon="0" w14:rev="0"/>
                  </w14:lightRig>
                </w14:scene3d>
              </w:rPr>
              <w:t>6.1.</w:t>
            </w:r>
            <w:r w:rsidR="00346303">
              <w:rPr>
                <w:rFonts w:asciiTheme="minorHAnsi" w:eastAsiaTheme="minorEastAsia" w:hAnsiTheme="minorHAnsi"/>
                <w:noProof/>
                <w:sz w:val="22"/>
                <w:szCs w:val="22"/>
                <w:lang w:eastAsia="es-ES"/>
              </w:rPr>
              <w:tab/>
            </w:r>
            <w:r w:rsidR="00346303" w:rsidRPr="00ED7A19">
              <w:rPr>
                <w:rStyle w:val="Hipervnculo"/>
                <w:noProof/>
              </w:rPr>
              <w:t>Bases de datos.</w:t>
            </w:r>
            <w:r w:rsidR="00346303">
              <w:rPr>
                <w:noProof/>
                <w:webHidden/>
              </w:rPr>
              <w:tab/>
            </w:r>
            <w:r w:rsidR="00346303">
              <w:rPr>
                <w:noProof/>
                <w:webHidden/>
              </w:rPr>
              <w:fldChar w:fldCharType="begin"/>
            </w:r>
            <w:r w:rsidR="00346303">
              <w:rPr>
                <w:noProof/>
                <w:webHidden/>
              </w:rPr>
              <w:instrText xml:space="preserve"> PAGEREF _Toc41638784 \h </w:instrText>
            </w:r>
            <w:r w:rsidR="00346303">
              <w:rPr>
                <w:noProof/>
                <w:webHidden/>
              </w:rPr>
            </w:r>
            <w:r w:rsidR="00346303">
              <w:rPr>
                <w:noProof/>
                <w:webHidden/>
              </w:rPr>
              <w:fldChar w:fldCharType="separate"/>
            </w:r>
            <w:r w:rsidR="00346303">
              <w:rPr>
                <w:noProof/>
                <w:webHidden/>
              </w:rPr>
              <w:t>49</w:t>
            </w:r>
            <w:r w:rsidR="00346303">
              <w:rPr>
                <w:noProof/>
                <w:webHidden/>
              </w:rPr>
              <w:fldChar w:fldCharType="end"/>
            </w:r>
          </w:hyperlink>
        </w:p>
        <w:p w14:paraId="68BFED04" w14:textId="0F7CB7CF" w:rsidR="00346303" w:rsidRDefault="0097355F">
          <w:pPr>
            <w:pStyle w:val="TDC4"/>
            <w:rPr>
              <w:rFonts w:asciiTheme="minorHAnsi" w:eastAsiaTheme="minorEastAsia" w:hAnsiTheme="minorHAnsi"/>
              <w:noProof/>
              <w:sz w:val="22"/>
              <w:szCs w:val="22"/>
              <w:lang w:eastAsia="es-ES"/>
            </w:rPr>
          </w:pPr>
          <w:hyperlink w:anchor="_Toc41638785" w:history="1">
            <w:r w:rsidR="00346303" w:rsidRPr="00ED7A19">
              <w:rPr>
                <w:rStyle w:val="Hipervnculo"/>
                <w:noProof/>
              </w:rPr>
              <w:t>6.1.1.</w:t>
            </w:r>
            <w:r w:rsidR="00346303">
              <w:rPr>
                <w:rFonts w:asciiTheme="minorHAnsi" w:eastAsiaTheme="minorEastAsia" w:hAnsiTheme="minorHAnsi"/>
                <w:noProof/>
                <w:sz w:val="22"/>
                <w:szCs w:val="22"/>
                <w:lang w:eastAsia="es-ES"/>
              </w:rPr>
              <w:tab/>
            </w:r>
            <w:r w:rsidR="00346303" w:rsidRPr="00ED7A19">
              <w:rPr>
                <w:rStyle w:val="Hipervnculo"/>
                <w:noProof/>
              </w:rPr>
              <w:t>Modelo entidad-relación.</w:t>
            </w:r>
            <w:r w:rsidR="00346303">
              <w:rPr>
                <w:noProof/>
                <w:webHidden/>
              </w:rPr>
              <w:tab/>
            </w:r>
            <w:r w:rsidR="00346303">
              <w:rPr>
                <w:noProof/>
                <w:webHidden/>
              </w:rPr>
              <w:fldChar w:fldCharType="begin"/>
            </w:r>
            <w:r w:rsidR="00346303">
              <w:rPr>
                <w:noProof/>
                <w:webHidden/>
              </w:rPr>
              <w:instrText xml:space="preserve"> PAGEREF _Toc41638785 \h </w:instrText>
            </w:r>
            <w:r w:rsidR="00346303">
              <w:rPr>
                <w:noProof/>
                <w:webHidden/>
              </w:rPr>
            </w:r>
            <w:r w:rsidR="00346303">
              <w:rPr>
                <w:noProof/>
                <w:webHidden/>
              </w:rPr>
              <w:fldChar w:fldCharType="separate"/>
            </w:r>
            <w:r w:rsidR="00346303">
              <w:rPr>
                <w:noProof/>
                <w:webHidden/>
              </w:rPr>
              <w:t>50</w:t>
            </w:r>
            <w:r w:rsidR="00346303">
              <w:rPr>
                <w:noProof/>
                <w:webHidden/>
              </w:rPr>
              <w:fldChar w:fldCharType="end"/>
            </w:r>
          </w:hyperlink>
        </w:p>
        <w:p w14:paraId="25F4A2C6" w14:textId="17E6470D" w:rsidR="00346303" w:rsidRDefault="0097355F">
          <w:pPr>
            <w:pStyle w:val="TDC4"/>
            <w:rPr>
              <w:rFonts w:asciiTheme="minorHAnsi" w:eastAsiaTheme="minorEastAsia" w:hAnsiTheme="minorHAnsi"/>
              <w:noProof/>
              <w:sz w:val="22"/>
              <w:szCs w:val="22"/>
              <w:lang w:eastAsia="es-ES"/>
            </w:rPr>
          </w:pPr>
          <w:hyperlink w:anchor="_Toc41638786" w:history="1">
            <w:r w:rsidR="00346303" w:rsidRPr="00ED7A19">
              <w:rPr>
                <w:rStyle w:val="Hipervnculo"/>
                <w:noProof/>
              </w:rPr>
              <w:t>6.1.2.</w:t>
            </w:r>
            <w:r w:rsidR="00346303">
              <w:rPr>
                <w:rFonts w:asciiTheme="minorHAnsi" w:eastAsiaTheme="minorEastAsia" w:hAnsiTheme="minorHAnsi"/>
                <w:noProof/>
                <w:sz w:val="22"/>
                <w:szCs w:val="22"/>
                <w:lang w:eastAsia="es-ES"/>
              </w:rPr>
              <w:tab/>
            </w:r>
            <w:r w:rsidR="00346303" w:rsidRPr="00ED7A19">
              <w:rPr>
                <w:rStyle w:val="Hipervnculo"/>
                <w:noProof/>
              </w:rPr>
              <w:t>Modelo relacional.</w:t>
            </w:r>
            <w:r w:rsidR="00346303">
              <w:rPr>
                <w:noProof/>
                <w:webHidden/>
              </w:rPr>
              <w:tab/>
            </w:r>
            <w:r w:rsidR="00346303">
              <w:rPr>
                <w:noProof/>
                <w:webHidden/>
              </w:rPr>
              <w:fldChar w:fldCharType="begin"/>
            </w:r>
            <w:r w:rsidR="00346303">
              <w:rPr>
                <w:noProof/>
                <w:webHidden/>
              </w:rPr>
              <w:instrText xml:space="preserve"> PAGEREF _Toc41638786 \h </w:instrText>
            </w:r>
            <w:r w:rsidR="00346303">
              <w:rPr>
                <w:noProof/>
                <w:webHidden/>
              </w:rPr>
            </w:r>
            <w:r w:rsidR="00346303">
              <w:rPr>
                <w:noProof/>
                <w:webHidden/>
              </w:rPr>
              <w:fldChar w:fldCharType="separate"/>
            </w:r>
            <w:r w:rsidR="00346303">
              <w:rPr>
                <w:noProof/>
                <w:webHidden/>
              </w:rPr>
              <w:t>51</w:t>
            </w:r>
            <w:r w:rsidR="00346303">
              <w:rPr>
                <w:noProof/>
                <w:webHidden/>
              </w:rPr>
              <w:fldChar w:fldCharType="end"/>
            </w:r>
          </w:hyperlink>
        </w:p>
        <w:p w14:paraId="3515441F" w14:textId="09725C70" w:rsidR="00346303" w:rsidRDefault="0097355F">
          <w:pPr>
            <w:pStyle w:val="TDC3"/>
            <w:rPr>
              <w:rFonts w:asciiTheme="minorHAnsi" w:eastAsiaTheme="minorEastAsia" w:hAnsiTheme="minorHAnsi"/>
              <w:noProof/>
              <w:sz w:val="22"/>
              <w:szCs w:val="22"/>
              <w:lang w:eastAsia="es-ES"/>
            </w:rPr>
          </w:pPr>
          <w:hyperlink w:anchor="_Toc41638787" w:history="1">
            <w:r w:rsidR="00346303" w:rsidRPr="00ED7A19">
              <w:rPr>
                <w:rStyle w:val="Hipervnculo"/>
                <w:noProof/>
                <w:lang w:bidi="x-none"/>
                <w14:scene3d>
                  <w14:camera w14:prst="orthographicFront"/>
                  <w14:lightRig w14:rig="threePt" w14:dir="t">
                    <w14:rot w14:lat="0" w14:lon="0" w14:rev="0"/>
                  </w14:lightRig>
                </w14:scene3d>
              </w:rPr>
              <w:t>6.2.</w:t>
            </w:r>
            <w:r w:rsidR="00346303">
              <w:rPr>
                <w:rFonts w:asciiTheme="minorHAnsi" w:eastAsiaTheme="minorEastAsia" w:hAnsiTheme="minorHAnsi"/>
                <w:noProof/>
                <w:sz w:val="22"/>
                <w:szCs w:val="22"/>
                <w:lang w:eastAsia="es-ES"/>
              </w:rPr>
              <w:tab/>
            </w:r>
            <w:r w:rsidR="00346303" w:rsidRPr="00ED7A19">
              <w:rPr>
                <w:rStyle w:val="Hipervnculo"/>
                <w:noProof/>
              </w:rPr>
              <w:t>POO (Programación Orientada a Objetos).</w:t>
            </w:r>
            <w:r w:rsidR="00346303">
              <w:rPr>
                <w:noProof/>
                <w:webHidden/>
              </w:rPr>
              <w:tab/>
            </w:r>
            <w:r w:rsidR="00346303">
              <w:rPr>
                <w:noProof/>
                <w:webHidden/>
              </w:rPr>
              <w:fldChar w:fldCharType="begin"/>
            </w:r>
            <w:r w:rsidR="00346303">
              <w:rPr>
                <w:noProof/>
                <w:webHidden/>
              </w:rPr>
              <w:instrText xml:space="preserve"> PAGEREF _Toc41638787 \h </w:instrText>
            </w:r>
            <w:r w:rsidR="00346303">
              <w:rPr>
                <w:noProof/>
                <w:webHidden/>
              </w:rPr>
            </w:r>
            <w:r w:rsidR="00346303">
              <w:rPr>
                <w:noProof/>
                <w:webHidden/>
              </w:rPr>
              <w:fldChar w:fldCharType="separate"/>
            </w:r>
            <w:r w:rsidR="00346303">
              <w:rPr>
                <w:noProof/>
                <w:webHidden/>
              </w:rPr>
              <w:t>52</w:t>
            </w:r>
            <w:r w:rsidR="00346303">
              <w:rPr>
                <w:noProof/>
                <w:webHidden/>
              </w:rPr>
              <w:fldChar w:fldCharType="end"/>
            </w:r>
          </w:hyperlink>
        </w:p>
        <w:p w14:paraId="0BE329F7" w14:textId="26B25F6D" w:rsidR="00346303" w:rsidRDefault="0097355F">
          <w:pPr>
            <w:pStyle w:val="TDC4"/>
            <w:rPr>
              <w:rFonts w:asciiTheme="minorHAnsi" w:eastAsiaTheme="minorEastAsia" w:hAnsiTheme="minorHAnsi"/>
              <w:noProof/>
              <w:sz w:val="22"/>
              <w:szCs w:val="22"/>
              <w:lang w:eastAsia="es-ES"/>
            </w:rPr>
          </w:pPr>
          <w:hyperlink w:anchor="_Toc41638788" w:history="1">
            <w:r w:rsidR="00346303" w:rsidRPr="00ED7A19">
              <w:rPr>
                <w:rStyle w:val="Hipervnculo"/>
                <w:noProof/>
              </w:rPr>
              <w:t>6.2.1.</w:t>
            </w:r>
            <w:r w:rsidR="00346303">
              <w:rPr>
                <w:rFonts w:asciiTheme="minorHAnsi" w:eastAsiaTheme="minorEastAsia" w:hAnsiTheme="minorHAnsi"/>
                <w:noProof/>
                <w:sz w:val="22"/>
                <w:szCs w:val="22"/>
                <w:lang w:eastAsia="es-ES"/>
              </w:rPr>
              <w:tab/>
            </w:r>
            <w:r w:rsidR="00346303" w:rsidRPr="00ED7A19">
              <w:rPr>
                <w:rStyle w:val="Hipervnculo"/>
                <w:noProof/>
              </w:rPr>
              <w:t>Abstracción</w:t>
            </w:r>
            <w:r w:rsidR="00346303">
              <w:rPr>
                <w:noProof/>
                <w:webHidden/>
              </w:rPr>
              <w:tab/>
            </w:r>
            <w:r w:rsidR="00346303">
              <w:rPr>
                <w:noProof/>
                <w:webHidden/>
              </w:rPr>
              <w:fldChar w:fldCharType="begin"/>
            </w:r>
            <w:r w:rsidR="00346303">
              <w:rPr>
                <w:noProof/>
                <w:webHidden/>
              </w:rPr>
              <w:instrText xml:space="preserve"> PAGEREF _Toc41638788 \h </w:instrText>
            </w:r>
            <w:r w:rsidR="00346303">
              <w:rPr>
                <w:noProof/>
                <w:webHidden/>
              </w:rPr>
            </w:r>
            <w:r w:rsidR="00346303">
              <w:rPr>
                <w:noProof/>
                <w:webHidden/>
              </w:rPr>
              <w:fldChar w:fldCharType="separate"/>
            </w:r>
            <w:r w:rsidR="00346303">
              <w:rPr>
                <w:noProof/>
                <w:webHidden/>
              </w:rPr>
              <w:t>52</w:t>
            </w:r>
            <w:r w:rsidR="00346303">
              <w:rPr>
                <w:noProof/>
                <w:webHidden/>
              </w:rPr>
              <w:fldChar w:fldCharType="end"/>
            </w:r>
          </w:hyperlink>
        </w:p>
        <w:p w14:paraId="24CD8DE6" w14:textId="12402713" w:rsidR="00346303" w:rsidRDefault="0097355F">
          <w:pPr>
            <w:pStyle w:val="TDC4"/>
            <w:rPr>
              <w:rFonts w:asciiTheme="minorHAnsi" w:eastAsiaTheme="minorEastAsia" w:hAnsiTheme="minorHAnsi"/>
              <w:noProof/>
              <w:sz w:val="22"/>
              <w:szCs w:val="22"/>
              <w:lang w:eastAsia="es-ES"/>
            </w:rPr>
          </w:pPr>
          <w:hyperlink w:anchor="_Toc41638789" w:history="1">
            <w:r w:rsidR="00346303" w:rsidRPr="00ED7A19">
              <w:rPr>
                <w:rStyle w:val="Hipervnculo"/>
                <w:noProof/>
              </w:rPr>
              <w:t>6.2.2.</w:t>
            </w:r>
            <w:r w:rsidR="00346303">
              <w:rPr>
                <w:rFonts w:asciiTheme="minorHAnsi" w:eastAsiaTheme="minorEastAsia" w:hAnsiTheme="minorHAnsi"/>
                <w:noProof/>
                <w:sz w:val="22"/>
                <w:szCs w:val="22"/>
                <w:lang w:eastAsia="es-ES"/>
              </w:rPr>
              <w:tab/>
            </w:r>
            <w:r w:rsidR="00346303" w:rsidRPr="00ED7A19">
              <w:rPr>
                <w:rStyle w:val="Hipervnculo"/>
                <w:noProof/>
              </w:rPr>
              <w:t>Objeto.</w:t>
            </w:r>
            <w:r w:rsidR="00346303">
              <w:rPr>
                <w:noProof/>
                <w:webHidden/>
              </w:rPr>
              <w:tab/>
            </w:r>
            <w:r w:rsidR="00346303">
              <w:rPr>
                <w:noProof/>
                <w:webHidden/>
              </w:rPr>
              <w:fldChar w:fldCharType="begin"/>
            </w:r>
            <w:r w:rsidR="00346303">
              <w:rPr>
                <w:noProof/>
                <w:webHidden/>
              </w:rPr>
              <w:instrText xml:space="preserve"> PAGEREF _Toc41638789 \h </w:instrText>
            </w:r>
            <w:r w:rsidR="00346303">
              <w:rPr>
                <w:noProof/>
                <w:webHidden/>
              </w:rPr>
            </w:r>
            <w:r w:rsidR="00346303">
              <w:rPr>
                <w:noProof/>
                <w:webHidden/>
              </w:rPr>
              <w:fldChar w:fldCharType="separate"/>
            </w:r>
            <w:r w:rsidR="00346303">
              <w:rPr>
                <w:noProof/>
                <w:webHidden/>
              </w:rPr>
              <w:t>52</w:t>
            </w:r>
            <w:r w:rsidR="00346303">
              <w:rPr>
                <w:noProof/>
                <w:webHidden/>
              </w:rPr>
              <w:fldChar w:fldCharType="end"/>
            </w:r>
          </w:hyperlink>
        </w:p>
        <w:p w14:paraId="7CC967A0" w14:textId="77207254" w:rsidR="00346303" w:rsidRDefault="0097355F">
          <w:pPr>
            <w:pStyle w:val="TDC4"/>
            <w:rPr>
              <w:rFonts w:asciiTheme="minorHAnsi" w:eastAsiaTheme="minorEastAsia" w:hAnsiTheme="minorHAnsi"/>
              <w:noProof/>
              <w:sz w:val="22"/>
              <w:szCs w:val="22"/>
              <w:lang w:eastAsia="es-ES"/>
            </w:rPr>
          </w:pPr>
          <w:hyperlink w:anchor="_Toc41638790" w:history="1">
            <w:r w:rsidR="00346303" w:rsidRPr="00ED7A19">
              <w:rPr>
                <w:rStyle w:val="Hipervnculo"/>
                <w:noProof/>
              </w:rPr>
              <w:t>6.2.3.</w:t>
            </w:r>
            <w:r w:rsidR="00346303">
              <w:rPr>
                <w:rFonts w:asciiTheme="minorHAnsi" w:eastAsiaTheme="minorEastAsia" w:hAnsiTheme="minorHAnsi"/>
                <w:noProof/>
                <w:sz w:val="22"/>
                <w:szCs w:val="22"/>
                <w:lang w:eastAsia="es-ES"/>
              </w:rPr>
              <w:tab/>
            </w:r>
            <w:r w:rsidR="00346303" w:rsidRPr="00ED7A19">
              <w:rPr>
                <w:rStyle w:val="Hipervnculo"/>
                <w:noProof/>
              </w:rPr>
              <w:t>Clase.</w:t>
            </w:r>
            <w:r w:rsidR="00346303">
              <w:rPr>
                <w:noProof/>
                <w:webHidden/>
              </w:rPr>
              <w:tab/>
            </w:r>
            <w:r w:rsidR="00346303">
              <w:rPr>
                <w:noProof/>
                <w:webHidden/>
              </w:rPr>
              <w:fldChar w:fldCharType="begin"/>
            </w:r>
            <w:r w:rsidR="00346303">
              <w:rPr>
                <w:noProof/>
                <w:webHidden/>
              </w:rPr>
              <w:instrText xml:space="preserve"> PAGEREF _Toc41638790 \h </w:instrText>
            </w:r>
            <w:r w:rsidR="00346303">
              <w:rPr>
                <w:noProof/>
                <w:webHidden/>
              </w:rPr>
            </w:r>
            <w:r w:rsidR="00346303">
              <w:rPr>
                <w:noProof/>
                <w:webHidden/>
              </w:rPr>
              <w:fldChar w:fldCharType="separate"/>
            </w:r>
            <w:r w:rsidR="00346303">
              <w:rPr>
                <w:noProof/>
                <w:webHidden/>
              </w:rPr>
              <w:t>53</w:t>
            </w:r>
            <w:r w:rsidR="00346303">
              <w:rPr>
                <w:noProof/>
                <w:webHidden/>
              </w:rPr>
              <w:fldChar w:fldCharType="end"/>
            </w:r>
          </w:hyperlink>
        </w:p>
        <w:p w14:paraId="5599525F" w14:textId="1C7B96AE" w:rsidR="00346303" w:rsidRDefault="0097355F">
          <w:pPr>
            <w:pStyle w:val="TDC4"/>
            <w:rPr>
              <w:rFonts w:asciiTheme="minorHAnsi" w:eastAsiaTheme="minorEastAsia" w:hAnsiTheme="minorHAnsi"/>
              <w:noProof/>
              <w:sz w:val="22"/>
              <w:szCs w:val="22"/>
              <w:lang w:eastAsia="es-ES"/>
            </w:rPr>
          </w:pPr>
          <w:hyperlink w:anchor="_Toc41638791" w:history="1">
            <w:r w:rsidR="00346303" w:rsidRPr="00ED7A19">
              <w:rPr>
                <w:rStyle w:val="Hipervnculo"/>
                <w:noProof/>
              </w:rPr>
              <w:t>6.2.4.</w:t>
            </w:r>
            <w:r w:rsidR="00346303">
              <w:rPr>
                <w:rFonts w:asciiTheme="minorHAnsi" w:eastAsiaTheme="minorEastAsia" w:hAnsiTheme="minorHAnsi"/>
                <w:noProof/>
                <w:sz w:val="22"/>
                <w:szCs w:val="22"/>
                <w:lang w:eastAsia="es-ES"/>
              </w:rPr>
              <w:tab/>
            </w:r>
            <w:r w:rsidR="00346303" w:rsidRPr="00ED7A19">
              <w:rPr>
                <w:rStyle w:val="Hipervnculo"/>
                <w:noProof/>
              </w:rPr>
              <w:t>Encapsulamiento y ocultamiento.</w:t>
            </w:r>
            <w:r w:rsidR="00346303">
              <w:rPr>
                <w:noProof/>
                <w:webHidden/>
              </w:rPr>
              <w:tab/>
            </w:r>
            <w:r w:rsidR="00346303">
              <w:rPr>
                <w:noProof/>
                <w:webHidden/>
              </w:rPr>
              <w:fldChar w:fldCharType="begin"/>
            </w:r>
            <w:r w:rsidR="00346303">
              <w:rPr>
                <w:noProof/>
                <w:webHidden/>
              </w:rPr>
              <w:instrText xml:space="preserve"> PAGEREF _Toc41638791 \h </w:instrText>
            </w:r>
            <w:r w:rsidR="00346303">
              <w:rPr>
                <w:noProof/>
                <w:webHidden/>
              </w:rPr>
            </w:r>
            <w:r w:rsidR="00346303">
              <w:rPr>
                <w:noProof/>
                <w:webHidden/>
              </w:rPr>
              <w:fldChar w:fldCharType="separate"/>
            </w:r>
            <w:r w:rsidR="00346303">
              <w:rPr>
                <w:noProof/>
                <w:webHidden/>
              </w:rPr>
              <w:t>53</w:t>
            </w:r>
            <w:r w:rsidR="00346303">
              <w:rPr>
                <w:noProof/>
                <w:webHidden/>
              </w:rPr>
              <w:fldChar w:fldCharType="end"/>
            </w:r>
          </w:hyperlink>
        </w:p>
        <w:p w14:paraId="75F9DA0E" w14:textId="14316CB4" w:rsidR="00346303" w:rsidRDefault="0097355F">
          <w:pPr>
            <w:pStyle w:val="TDC5"/>
            <w:rPr>
              <w:rFonts w:asciiTheme="minorHAnsi" w:eastAsiaTheme="minorEastAsia" w:hAnsiTheme="minorHAnsi"/>
              <w:noProof/>
              <w:sz w:val="22"/>
              <w:szCs w:val="22"/>
              <w:lang w:eastAsia="es-ES"/>
            </w:rPr>
          </w:pPr>
          <w:hyperlink w:anchor="_Toc41638792" w:history="1">
            <w:r w:rsidR="00346303" w:rsidRPr="00ED7A19">
              <w:rPr>
                <w:rStyle w:val="Hipervnculo"/>
                <w:noProof/>
              </w:rPr>
              <w:t>6.2.4.1.</w:t>
            </w:r>
            <w:r w:rsidR="00346303">
              <w:rPr>
                <w:rFonts w:asciiTheme="minorHAnsi" w:eastAsiaTheme="minorEastAsia" w:hAnsiTheme="minorHAnsi"/>
                <w:noProof/>
                <w:sz w:val="22"/>
                <w:szCs w:val="22"/>
                <w:lang w:eastAsia="es-ES"/>
              </w:rPr>
              <w:tab/>
            </w:r>
            <w:r w:rsidR="00346303" w:rsidRPr="00ED7A19">
              <w:rPr>
                <w:rStyle w:val="Hipervnculo"/>
                <w:noProof/>
              </w:rPr>
              <w:t>Encapsulamiento.</w:t>
            </w:r>
            <w:r w:rsidR="00346303">
              <w:rPr>
                <w:noProof/>
                <w:webHidden/>
              </w:rPr>
              <w:tab/>
            </w:r>
            <w:r w:rsidR="00346303">
              <w:rPr>
                <w:noProof/>
                <w:webHidden/>
              </w:rPr>
              <w:fldChar w:fldCharType="begin"/>
            </w:r>
            <w:r w:rsidR="00346303">
              <w:rPr>
                <w:noProof/>
                <w:webHidden/>
              </w:rPr>
              <w:instrText xml:space="preserve"> PAGEREF _Toc41638792 \h </w:instrText>
            </w:r>
            <w:r w:rsidR="00346303">
              <w:rPr>
                <w:noProof/>
                <w:webHidden/>
              </w:rPr>
            </w:r>
            <w:r w:rsidR="00346303">
              <w:rPr>
                <w:noProof/>
                <w:webHidden/>
              </w:rPr>
              <w:fldChar w:fldCharType="separate"/>
            </w:r>
            <w:r w:rsidR="00346303">
              <w:rPr>
                <w:noProof/>
                <w:webHidden/>
              </w:rPr>
              <w:t>53</w:t>
            </w:r>
            <w:r w:rsidR="00346303">
              <w:rPr>
                <w:noProof/>
                <w:webHidden/>
              </w:rPr>
              <w:fldChar w:fldCharType="end"/>
            </w:r>
          </w:hyperlink>
        </w:p>
        <w:p w14:paraId="0D2F393C" w14:textId="3E2F1BAA" w:rsidR="00346303" w:rsidRDefault="0097355F">
          <w:pPr>
            <w:pStyle w:val="TDC5"/>
            <w:rPr>
              <w:rFonts w:asciiTheme="minorHAnsi" w:eastAsiaTheme="minorEastAsia" w:hAnsiTheme="minorHAnsi"/>
              <w:noProof/>
              <w:sz w:val="22"/>
              <w:szCs w:val="22"/>
              <w:lang w:eastAsia="es-ES"/>
            </w:rPr>
          </w:pPr>
          <w:hyperlink w:anchor="_Toc41638793" w:history="1">
            <w:r w:rsidR="00346303" w:rsidRPr="00ED7A19">
              <w:rPr>
                <w:rStyle w:val="Hipervnculo"/>
                <w:noProof/>
              </w:rPr>
              <w:t>6.2.4.2.</w:t>
            </w:r>
            <w:r w:rsidR="00346303">
              <w:rPr>
                <w:rFonts w:asciiTheme="minorHAnsi" w:eastAsiaTheme="minorEastAsia" w:hAnsiTheme="minorHAnsi"/>
                <w:noProof/>
                <w:sz w:val="22"/>
                <w:szCs w:val="22"/>
                <w:lang w:eastAsia="es-ES"/>
              </w:rPr>
              <w:tab/>
            </w:r>
            <w:r w:rsidR="00346303" w:rsidRPr="00ED7A19">
              <w:rPr>
                <w:rStyle w:val="Hipervnculo"/>
                <w:noProof/>
              </w:rPr>
              <w:t>Ocultamiento.</w:t>
            </w:r>
            <w:r w:rsidR="00346303">
              <w:rPr>
                <w:noProof/>
                <w:webHidden/>
              </w:rPr>
              <w:tab/>
            </w:r>
            <w:r w:rsidR="00346303">
              <w:rPr>
                <w:noProof/>
                <w:webHidden/>
              </w:rPr>
              <w:fldChar w:fldCharType="begin"/>
            </w:r>
            <w:r w:rsidR="00346303">
              <w:rPr>
                <w:noProof/>
                <w:webHidden/>
              </w:rPr>
              <w:instrText xml:space="preserve"> PAGEREF _Toc41638793 \h </w:instrText>
            </w:r>
            <w:r w:rsidR="00346303">
              <w:rPr>
                <w:noProof/>
                <w:webHidden/>
              </w:rPr>
            </w:r>
            <w:r w:rsidR="00346303">
              <w:rPr>
                <w:noProof/>
                <w:webHidden/>
              </w:rPr>
              <w:fldChar w:fldCharType="separate"/>
            </w:r>
            <w:r w:rsidR="00346303">
              <w:rPr>
                <w:noProof/>
                <w:webHidden/>
              </w:rPr>
              <w:t>53</w:t>
            </w:r>
            <w:r w:rsidR="00346303">
              <w:rPr>
                <w:noProof/>
                <w:webHidden/>
              </w:rPr>
              <w:fldChar w:fldCharType="end"/>
            </w:r>
          </w:hyperlink>
        </w:p>
        <w:p w14:paraId="67B366DF" w14:textId="42BD0BAA" w:rsidR="00346303" w:rsidRDefault="0097355F">
          <w:pPr>
            <w:pStyle w:val="TDC4"/>
            <w:rPr>
              <w:rFonts w:asciiTheme="minorHAnsi" w:eastAsiaTheme="minorEastAsia" w:hAnsiTheme="minorHAnsi"/>
              <w:noProof/>
              <w:sz w:val="22"/>
              <w:szCs w:val="22"/>
              <w:lang w:eastAsia="es-ES"/>
            </w:rPr>
          </w:pPr>
          <w:hyperlink w:anchor="_Toc41638794" w:history="1">
            <w:r w:rsidR="00346303" w:rsidRPr="00ED7A19">
              <w:rPr>
                <w:rStyle w:val="Hipervnculo"/>
                <w:noProof/>
              </w:rPr>
              <w:t>6.2.5.</w:t>
            </w:r>
            <w:r w:rsidR="00346303">
              <w:rPr>
                <w:rFonts w:asciiTheme="minorHAnsi" w:eastAsiaTheme="minorEastAsia" w:hAnsiTheme="minorHAnsi"/>
                <w:noProof/>
                <w:sz w:val="22"/>
                <w:szCs w:val="22"/>
                <w:lang w:eastAsia="es-ES"/>
              </w:rPr>
              <w:tab/>
            </w:r>
            <w:r w:rsidR="00346303" w:rsidRPr="00ED7A19">
              <w:rPr>
                <w:rStyle w:val="Hipervnculo"/>
                <w:noProof/>
              </w:rPr>
              <w:t>Herencia.</w:t>
            </w:r>
            <w:r w:rsidR="00346303">
              <w:rPr>
                <w:noProof/>
                <w:webHidden/>
              </w:rPr>
              <w:tab/>
            </w:r>
            <w:r w:rsidR="00346303">
              <w:rPr>
                <w:noProof/>
                <w:webHidden/>
              </w:rPr>
              <w:fldChar w:fldCharType="begin"/>
            </w:r>
            <w:r w:rsidR="00346303">
              <w:rPr>
                <w:noProof/>
                <w:webHidden/>
              </w:rPr>
              <w:instrText xml:space="preserve"> PAGEREF _Toc41638794 \h </w:instrText>
            </w:r>
            <w:r w:rsidR="00346303">
              <w:rPr>
                <w:noProof/>
                <w:webHidden/>
              </w:rPr>
            </w:r>
            <w:r w:rsidR="00346303">
              <w:rPr>
                <w:noProof/>
                <w:webHidden/>
              </w:rPr>
              <w:fldChar w:fldCharType="separate"/>
            </w:r>
            <w:r w:rsidR="00346303">
              <w:rPr>
                <w:noProof/>
                <w:webHidden/>
              </w:rPr>
              <w:t>54</w:t>
            </w:r>
            <w:r w:rsidR="00346303">
              <w:rPr>
                <w:noProof/>
                <w:webHidden/>
              </w:rPr>
              <w:fldChar w:fldCharType="end"/>
            </w:r>
          </w:hyperlink>
        </w:p>
        <w:p w14:paraId="687E5C11" w14:textId="25A17DB6" w:rsidR="00346303" w:rsidRDefault="0097355F">
          <w:pPr>
            <w:pStyle w:val="TDC4"/>
            <w:rPr>
              <w:rFonts w:asciiTheme="minorHAnsi" w:eastAsiaTheme="minorEastAsia" w:hAnsiTheme="minorHAnsi"/>
              <w:noProof/>
              <w:sz w:val="22"/>
              <w:szCs w:val="22"/>
              <w:lang w:eastAsia="es-ES"/>
            </w:rPr>
          </w:pPr>
          <w:hyperlink w:anchor="_Toc41638795" w:history="1">
            <w:r w:rsidR="00346303" w:rsidRPr="00ED7A19">
              <w:rPr>
                <w:rStyle w:val="Hipervnculo"/>
                <w:noProof/>
              </w:rPr>
              <w:t>6.2.6.</w:t>
            </w:r>
            <w:r w:rsidR="00346303">
              <w:rPr>
                <w:rFonts w:asciiTheme="minorHAnsi" w:eastAsiaTheme="minorEastAsia" w:hAnsiTheme="minorHAnsi"/>
                <w:noProof/>
                <w:sz w:val="22"/>
                <w:szCs w:val="22"/>
                <w:lang w:eastAsia="es-ES"/>
              </w:rPr>
              <w:tab/>
            </w:r>
            <w:r w:rsidR="00346303" w:rsidRPr="00ED7A19">
              <w:rPr>
                <w:rStyle w:val="Hipervnculo"/>
                <w:noProof/>
              </w:rPr>
              <w:t>Polimorfismo.</w:t>
            </w:r>
            <w:r w:rsidR="00346303">
              <w:rPr>
                <w:noProof/>
                <w:webHidden/>
              </w:rPr>
              <w:tab/>
            </w:r>
            <w:r w:rsidR="00346303">
              <w:rPr>
                <w:noProof/>
                <w:webHidden/>
              </w:rPr>
              <w:fldChar w:fldCharType="begin"/>
            </w:r>
            <w:r w:rsidR="00346303">
              <w:rPr>
                <w:noProof/>
                <w:webHidden/>
              </w:rPr>
              <w:instrText xml:space="preserve"> PAGEREF _Toc41638795 \h </w:instrText>
            </w:r>
            <w:r w:rsidR="00346303">
              <w:rPr>
                <w:noProof/>
                <w:webHidden/>
              </w:rPr>
            </w:r>
            <w:r w:rsidR="00346303">
              <w:rPr>
                <w:noProof/>
                <w:webHidden/>
              </w:rPr>
              <w:fldChar w:fldCharType="separate"/>
            </w:r>
            <w:r w:rsidR="00346303">
              <w:rPr>
                <w:noProof/>
                <w:webHidden/>
              </w:rPr>
              <w:t>54</w:t>
            </w:r>
            <w:r w:rsidR="00346303">
              <w:rPr>
                <w:noProof/>
                <w:webHidden/>
              </w:rPr>
              <w:fldChar w:fldCharType="end"/>
            </w:r>
          </w:hyperlink>
        </w:p>
        <w:p w14:paraId="529ED6F6" w14:textId="22BC8D5B" w:rsidR="00346303" w:rsidRDefault="0097355F">
          <w:pPr>
            <w:pStyle w:val="TDC3"/>
            <w:rPr>
              <w:rFonts w:asciiTheme="minorHAnsi" w:eastAsiaTheme="minorEastAsia" w:hAnsiTheme="minorHAnsi"/>
              <w:noProof/>
              <w:sz w:val="22"/>
              <w:szCs w:val="22"/>
              <w:lang w:eastAsia="es-ES"/>
            </w:rPr>
          </w:pPr>
          <w:hyperlink w:anchor="_Toc41638796" w:history="1">
            <w:r w:rsidR="00346303" w:rsidRPr="00ED7A19">
              <w:rPr>
                <w:rStyle w:val="Hipervnculo"/>
                <w:noProof/>
                <w:lang w:bidi="x-none"/>
                <w14:scene3d>
                  <w14:camera w14:prst="orthographicFront"/>
                  <w14:lightRig w14:rig="threePt" w14:dir="t">
                    <w14:rot w14:lat="0" w14:lon="0" w14:rev="0"/>
                  </w14:lightRig>
                </w14:scene3d>
              </w:rPr>
              <w:t>6.3.</w:t>
            </w:r>
            <w:r w:rsidR="00346303">
              <w:rPr>
                <w:rFonts w:asciiTheme="minorHAnsi" w:eastAsiaTheme="minorEastAsia" w:hAnsiTheme="minorHAnsi"/>
                <w:noProof/>
                <w:sz w:val="22"/>
                <w:szCs w:val="22"/>
                <w:lang w:eastAsia="es-ES"/>
              </w:rPr>
              <w:tab/>
            </w:r>
            <w:r w:rsidR="00346303" w:rsidRPr="00ED7A19">
              <w:rPr>
                <w:rStyle w:val="Hipervnculo"/>
                <w:noProof/>
              </w:rPr>
              <w:t>Aplicación web</w:t>
            </w:r>
            <w:r w:rsidR="00346303">
              <w:rPr>
                <w:noProof/>
                <w:webHidden/>
              </w:rPr>
              <w:tab/>
            </w:r>
            <w:r w:rsidR="00346303">
              <w:rPr>
                <w:noProof/>
                <w:webHidden/>
              </w:rPr>
              <w:fldChar w:fldCharType="begin"/>
            </w:r>
            <w:r w:rsidR="00346303">
              <w:rPr>
                <w:noProof/>
                <w:webHidden/>
              </w:rPr>
              <w:instrText xml:space="preserve"> PAGEREF _Toc41638796 \h </w:instrText>
            </w:r>
            <w:r w:rsidR="00346303">
              <w:rPr>
                <w:noProof/>
                <w:webHidden/>
              </w:rPr>
            </w:r>
            <w:r w:rsidR="00346303">
              <w:rPr>
                <w:noProof/>
                <w:webHidden/>
              </w:rPr>
              <w:fldChar w:fldCharType="separate"/>
            </w:r>
            <w:r w:rsidR="00346303">
              <w:rPr>
                <w:noProof/>
                <w:webHidden/>
              </w:rPr>
              <w:t>55</w:t>
            </w:r>
            <w:r w:rsidR="00346303">
              <w:rPr>
                <w:noProof/>
                <w:webHidden/>
              </w:rPr>
              <w:fldChar w:fldCharType="end"/>
            </w:r>
          </w:hyperlink>
        </w:p>
        <w:p w14:paraId="32A96C97" w14:textId="6A27478A" w:rsidR="00346303" w:rsidRDefault="0097355F">
          <w:pPr>
            <w:pStyle w:val="TDC2"/>
            <w:rPr>
              <w:rFonts w:asciiTheme="minorHAnsi" w:eastAsiaTheme="minorEastAsia" w:hAnsiTheme="minorHAnsi"/>
              <w:noProof/>
              <w:sz w:val="22"/>
              <w:lang w:eastAsia="es-ES"/>
            </w:rPr>
          </w:pPr>
          <w:hyperlink w:anchor="_Toc41638797" w:history="1">
            <w:r w:rsidR="00346303" w:rsidRPr="00ED7A19">
              <w:rPr>
                <w:rStyle w:val="Hipervnculo"/>
                <w:noProof/>
              </w:rPr>
              <w:t>7.</w:t>
            </w:r>
            <w:r w:rsidR="00346303">
              <w:rPr>
                <w:rFonts w:asciiTheme="minorHAnsi" w:eastAsiaTheme="minorEastAsia" w:hAnsiTheme="minorHAnsi"/>
                <w:noProof/>
                <w:sz w:val="22"/>
                <w:lang w:eastAsia="es-ES"/>
              </w:rPr>
              <w:tab/>
            </w:r>
            <w:r w:rsidR="00346303" w:rsidRPr="00ED7A19">
              <w:rPr>
                <w:rStyle w:val="Hipervnculo"/>
                <w:noProof/>
              </w:rPr>
              <w:t>Metodologías de Gestión de proyectos y desarrollo de software</w:t>
            </w:r>
            <w:r w:rsidR="00346303">
              <w:rPr>
                <w:noProof/>
                <w:webHidden/>
              </w:rPr>
              <w:tab/>
            </w:r>
            <w:r w:rsidR="00346303">
              <w:rPr>
                <w:noProof/>
                <w:webHidden/>
              </w:rPr>
              <w:fldChar w:fldCharType="begin"/>
            </w:r>
            <w:r w:rsidR="00346303">
              <w:rPr>
                <w:noProof/>
                <w:webHidden/>
              </w:rPr>
              <w:instrText xml:space="preserve"> PAGEREF _Toc41638797 \h </w:instrText>
            </w:r>
            <w:r w:rsidR="00346303">
              <w:rPr>
                <w:noProof/>
                <w:webHidden/>
              </w:rPr>
            </w:r>
            <w:r w:rsidR="00346303">
              <w:rPr>
                <w:noProof/>
                <w:webHidden/>
              </w:rPr>
              <w:fldChar w:fldCharType="separate"/>
            </w:r>
            <w:r w:rsidR="00346303">
              <w:rPr>
                <w:noProof/>
                <w:webHidden/>
              </w:rPr>
              <w:t>56</w:t>
            </w:r>
            <w:r w:rsidR="00346303">
              <w:rPr>
                <w:noProof/>
                <w:webHidden/>
              </w:rPr>
              <w:fldChar w:fldCharType="end"/>
            </w:r>
          </w:hyperlink>
        </w:p>
        <w:p w14:paraId="28B7B2CD" w14:textId="50914465" w:rsidR="00346303" w:rsidRDefault="0097355F">
          <w:pPr>
            <w:pStyle w:val="TDC3"/>
            <w:rPr>
              <w:rFonts w:asciiTheme="minorHAnsi" w:eastAsiaTheme="minorEastAsia" w:hAnsiTheme="minorHAnsi"/>
              <w:noProof/>
              <w:sz w:val="22"/>
              <w:szCs w:val="22"/>
              <w:lang w:eastAsia="es-ES"/>
            </w:rPr>
          </w:pPr>
          <w:hyperlink w:anchor="_Toc41638798" w:history="1">
            <w:r w:rsidR="00346303" w:rsidRPr="00ED7A19">
              <w:rPr>
                <w:rStyle w:val="Hipervnculo"/>
                <w:noProof/>
                <w:lang w:bidi="x-none"/>
                <w14:scene3d>
                  <w14:camera w14:prst="orthographicFront"/>
                  <w14:lightRig w14:rig="threePt" w14:dir="t">
                    <w14:rot w14:lat="0" w14:lon="0" w14:rev="0"/>
                  </w14:lightRig>
                </w14:scene3d>
              </w:rPr>
              <w:t>7.1.</w:t>
            </w:r>
            <w:r w:rsidR="00346303">
              <w:rPr>
                <w:rFonts w:asciiTheme="minorHAnsi" w:eastAsiaTheme="minorEastAsia" w:hAnsiTheme="minorHAnsi"/>
                <w:noProof/>
                <w:sz w:val="22"/>
                <w:szCs w:val="22"/>
                <w:lang w:eastAsia="es-ES"/>
              </w:rPr>
              <w:tab/>
            </w:r>
            <w:r w:rsidR="00346303" w:rsidRPr="00ED7A19">
              <w:rPr>
                <w:rStyle w:val="Hipervnculo"/>
                <w:noProof/>
              </w:rPr>
              <w:t>Metodología de gestión de proyectos.</w:t>
            </w:r>
            <w:r w:rsidR="00346303">
              <w:rPr>
                <w:noProof/>
                <w:webHidden/>
              </w:rPr>
              <w:tab/>
            </w:r>
            <w:r w:rsidR="00346303">
              <w:rPr>
                <w:noProof/>
                <w:webHidden/>
              </w:rPr>
              <w:fldChar w:fldCharType="begin"/>
            </w:r>
            <w:r w:rsidR="00346303">
              <w:rPr>
                <w:noProof/>
                <w:webHidden/>
              </w:rPr>
              <w:instrText xml:space="preserve"> PAGEREF _Toc41638798 \h </w:instrText>
            </w:r>
            <w:r w:rsidR="00346303">
              <w:rPr>
                <w:noProof/>
                <w:webHidden/>
              </w:rPr>
            </w:r>
            <w:r w:rsidR="00346303">
              <w:rPr>
                <w:noProof/>
                <w:webHidden/>
              </w:rPr>
              <w:fldChar w:fldCharType="separate"/>
            </w:r>
            <w:r w:rsidR="00346303">
              <w:rPr>
                <w:noProof/>
                <w:webHidden/>
              </w:rPr>
              <w:t>56</w:t>
            </w:r>
            <w:r w:rsidR="00346303">
              <w:rPr>
                <w:noProof/>
                <w:webHidden/>
              </w:rPr>
              <w:fldChar w:fldCharType="end"/>
            </w:r>
          </w:hyperlink>
        </w:p>
        <w:p w14:paraId="2A532310" w14:textId="33C20A02" w:rsidR="00346303" w:rsidRDefault="0097355F">
          <w:pPr>
            <w:pStyle w:val="TDC4"/>
            <w:rPr>
              <w:rFonts w:asciiTheme="minorHAnsi" w:eastAsiaTheme="minorEastAsia" w:hAnsiTheme="minorHAnsi"/>
              <w:noProof/>
              <w:sz w:val="22"/>
              <w:szCs w:val="22"/>
              <w:lang w:eastAsia="es-ES"/>
            </w:rPr>
          </w:pPr>
          <w:hyperlink w:anchor="_Toc41638799" w:history="1">
            <w:r w:rsidR="00346303" w:rsidRPr="00ED7A19">
              <w:rPr>
                <w:rStyle w:val="Hipervnculo"/>
                <w:noProof/>
              </w:rPr>
              <w:t>7.1.1.</w:t>
            </w:r>
            <w:r w:rsidR="00346303">
              <w:rPr>
                <w:rFonts w:asciiTheme="minorHAnsi" w:eastAsiaTheme="minorEastAsia" w:hAnsiTheme="minorHAnsi"/>
                <w:noProof/>
                <w:sz w:val="22"/>
                <w:szCs w:val="22"/>
                <w:lang w:eastAsia="es-ES"/>
              </w:rPr>
              <w:tab/>
            </w:r>
            <w:r w:rsidR="00346303" w:rsidRPr="00ED7A19">
              <w:rPr>
                <w:rStyle w:val="Hipervnculo"/>
                <w:noProof/>
              </w:rPr>
              <w:t>PM4R</w:t>
            </w:r>
            <w:r w:rsidR="00346303">
              <w:rPr>
                <w:noProof/>
                <w:webHidden/>
              </w:rPr>
              <w:tab/>
            </w:r>
            <w:r w:rsidR="00346303">
              <w:rPr>
                <w:noProof/>
                <w:webHidden/>
              </w:rPr>
              <w:fldChar w:fldCharType="begin"/>
            </w:r>
            <w:r w:rsidR="00346303">
              <w:rPr>
                <w:noProof/>
                <w:webHidden/>
              </w:rPr>
              <w:instrText xml:space="preserve"> PAGEREF _Toc41638799 \h </w:instrText>
            </w:r>
            <w:r w:rsidR="00346303">
              <w:rPr>
                <w:noProof/>
                <w:webHidden/>
              </w:rPr>
            </w:r>
            <w:r w:rsidR="00346303">
              <w:rPr>
                <w:noProof/>
                <w:webHidden/>
              </w:rPr>
              <w:fldChar w:fldCharType="separate"/>
            </w:r>
            <w:r w:rsidR="00346303">
              <w:rPr>
                <w:noProof/>
                <w:webHidden/>
              </w:rPr>
              <w:t>58</w:t>
            </w:r>
            <w:r w:rsidR="00346303">
              <w:rPr>
                <w:noProof/>
                <w:webHidden/>
              </w:rPr>
              <w:fldChar w:fldCharType="end"/>
            </w:r>
          </w:hyperlink>
        </w:p>
        <w:p w14:paraId="5274E651" w14:textId="655D328E" w:rsidR="00346303" w:rsidRDefault="0097355F">
          <w:pPr>
            <w:pStyle w:val="TDC5"/>
            <w:rPr>
              <w:rFonts w:asciiTheme="minorHAnsi" w:eastAsiaTheme="minorEastAsia" w:hAnsiTheme="minorHAnsi"/>
              <w:noProof/>
              <w:sz w:val="22"/>
              <w:szCs w:val="22"/>
              <w:lang w:eastAsia="es-ES"/>
            </w:rPr>
          </w:pPr>
          <w:hyperlink w:anchor="_Toc41638800" w:history="1">
            <w:r w:rsidR="00346303" w:rsidRPr="00ED7A19">
              <w:rPr>
                <w:rStyle w:val="Hipervnculo"/>
                <w:noProof/>
              </w:rPr>
              <w:t>7.1.1.1.</w:t>
            </w:r>
            <w:r w:rsidR="00346303">
              <w:rPr>
                <w:rFonts w:asciiTheme="minorHAnsi" w:eastAsiaTheme="minorEastAsia" w:hAnsiTheme="minorHAnsi"/>
                <w:noProof/>
                <w:sz w:val="22"/>
                <w:szCs w:val="22"/>
                <w:lang w:eastAsia="es-ES"/>
              </w:rPr>
              <w:tab/>
            </w:r>
            <w:r w:rsidR="00346303" w:rsidRPr="00ED7A19">
              <w:rPr>
                <w:rStyle w:val="Hipervnculo"/>
                <w:noProof/>
              </w:rPr>
              <w:t>Ciclo de vida de un Proyecto PM4R.</w:t>
            </w:r>
            <w:r w:rsidR="00346303">
              <w:rPr>
                <w:noProof/>
                <w:webHidden/>
              </w:rPr>
              <w:tab/>
            </w:r>
            <w:r w:rsidR="00346303">
              <w:rPr>
                <w:noProof/>
                <w:webHidden/>
              </w:rPr>
              <w:fldChar w:fldCharType="begin"/>
            </w:r>
            <w:r w:rsidR="00346303">
              <w:rPr>
                <w:noProof/>
                <w:webHidden/>
              </w:rPr>
              <w:instrText xml:space="preserve"> PAGEREF _Toc41638800 \h </w:instrText>
            </w:r>
            <w:r w:rsidR="00346303">
              <w:rPr>
                <w:noProof/>
                <w:webHidden/>
              </w:rPr>
            </w:r>
            <w:r w:rsidR="00346303">
              <w:rPr>
                <w:noProof/>
                <w:webHidden/>
              </w:rPr>
              <w:fldChar w:fldCharType="separate"/>
            </w:r>
            <w:r w:rsidR="00346303">
              <w:rPr>
                <w:noProof/>
                <w:webHidden/>
              </w:rPr>
              <w:t>58</w:t>
            </w:r>
            <w:r w:rsidR="00346303">
              <w:rPr>
                <w:noProof/>
                <w:webHidden/>
              </w:rPr>
              <w:fldChar w:fldCharType="end"/>
            </w:r>
          </w:hyperlink>
        </w:p>
        <w:p w14:paraId="69B49288" w14:textId="5D047D32" w:rsidR="00346303" w:rsidRDefault="0097355F">
          <w:pPr>
            <w:pStyle w:val="TDC5"/>
            <w:rPr>
              <w:rFonts w:asciiTheme="minorHAnsi" w:eastAsiaTheme="minorEastAsia" w:hAnsiTheme="minorHAnsi"/>
              <w:noProof/>
              <w:sz w:val="22"/>
              <w:szCs w:val="22"/>
              <w:lang w:eastAsia="es-ES"/>
            </w:rPr>
          </w:pPr>
          <w:hyperlink w:anchor="_Toc41638801" w:history="1">
            <w:r w:rsidR="00346303" w:rsidRPr="00ED7A19">
              <w:rPr>
                <w:rStyle w:val="Hipervnculo"/>
                <w:noProof/>
              </w:rPr>
              <w:t>7.1.1.2.</w:t>
            </w:r>
            <w:r w:rsidR="00346303">
              <w:rPr>
                <w:rFonts w:asciiTheme="minorHAnsi" w:eastAsiaTheme="minorEastAsia" w:hAnsiTheme="minorHAnsi"/>
                <w:noProof/>
                <w:sz w:val="22"/>
                <w:szCs w:val="22"/>
                <w:lang w:eastAsia="es-ES"/>
              </w:rPr>
              <w:tab/>
            </w:r>
            <w:r w:rsidR="00346303" w:rsidRPr="00ED7A19">
              <w:rPr>
                <w:rStyle w:val="Hipervnculo"/>
                <w:noProof/>
              </w:rPr>
              <w:t>Etapas de la gestión del proyecto.</w:t>
            </w:r>
            <w:r w:rsidR="00346303">
              <w:rPr>
                <w:noProof/>
                <w:webHidden/>
              </w:rPr>
              <w:tab/>
            </w:r>
            <w:r w:rsidR="00346303">
              <w:rPr>
                <w:noProof/>
                <w:webHidden/>
              </w:rPr>
              <w:fldChar w:fldCharType="begin"/>
            </w:r>
            <w:r w:rsidR="00346303">
              <w:rPr>
                <w:noProof/>
                <w:webHidden/>
              </w:rPr>
              <w:instrText xml:space="preserve"> PAGEREF _Toc41638801 \h </w:instrText>
            </w:r>
            <w:r w:rsidR="00346303">
              <w:rPr>
                <w:noProof/>
                <w:webHidden/>
              </w:rPr>
            </w:r>
            <w:r w:rsidR="00346303">
              <w:rPr>
                <w:noProof/>
                <w:webHidden/>
              </w:rPr>
              <w:fldChar w:fldCharType="separate"/>
            </w:r>
            <w:r w:rsidR="00346303">
              <w:rPr>
                <w:noProof/>
                <w:webHidden/>
              </w:rPr>
              <w:t>59</w:t>
            </w:r>
            <w:r w:rsidR="00346303">
              <w:rPr>
                <w:noProof/>
                <w:webHidden/>
              </w:rPr>
              <w:fldChar w:fldCharType="end"/>
            </w:r>
          </w:hyperlink>
        </w:p>
        <w:p w14:paraId="4F6654D4" w14:textId="15E2FE7B" w:rsidR="00346303" w:rsidRDefault="0097355F">
          <w:pPr>
            <w:pStyle w:val="TDC3"/>
            <w:rPr>
              <w:rFonts w:asciiTheme="minorHAnsi" w:eastAsiaTheme="minorEastAsia" w:hAnsiTheme="minorHAnsi"/>
              <w:noProof/>
              <w:sz w:val="22"/>
              <w:szCs w:val="22"/>
              <w:lang w:eastAsia="es-ES"/>
            </w:rPr>
          </w:pPr>
          <w:hyperlink w:anchor="_Toc41638802" w:history="1">
            <w:r w:rsidR="00346303" w:rsidRPr="00ED7A19">
              <w:rPr>
                <w:rStyle w:val="Hipervnculo"/>
                <w:noProof/>
                <w:lang w:bidi="x-none"/>
                <w14:scene3d>
                  <w14:camera w14:prst="orthographicFront"/>
                  <w14:lightRig w14:rig="threePt" w14:dir="t">
                    <w14:rot w14:lat="0" w14:lon="0" w14:rev="0"/>
                  </w14:lightRig>
                </w14:scene3d>
              </w:rPr>
              <w:t>7.2.</w:t>
            </w:r>
            <w:r w:rsidR="00346303">
              <w:rPr>
                <w:rFonts w:asciiTheme="minorHAnsi" w:eastAsiaTheme="minorEastAsia" w:hAnsiTheme="minorHAnsi"/>
                <w:noProof/>
                <w:sz w:val="22"/>
                <w:szCs w:val="22"/>
                <w:lang w:eastAsia="es-ES"/>
              </w:rPr>
              <w:tab/>
            </w:r>
            <w:r w:rsidR="00346303" w:rsidRPr="00ED7A19">
              <w:rPr>
                <w:rStyle w:val="Hipervnculo"/>
                <w:noProof/>
              </w:rPr>
              <w:t>Metodología de Desarrollo de software.</w:t>
            </w:r>
            <w:r w:rsidR="00346303">
              <w:rPr>
                <w:noProof/>
                <w:webHidden/>
              </w:rPr>
              <w:tab/>
            </w:r>
            <w:r w:rsidR="00346303">
              <w:rPr>
                <w:noProof/>
                <w:webHidden/>
              </w:rPr>
              <w:fldChar w:fldCharType="begin"/>
            </w:r>
            <w:r w:rsidR="00346303">
              <w:rPr>
                <w:noProof/>
                <w:webHidden/>
              </w:rPr>
              <w:instrText xml:space="preserve"> PAGEREF _Toc41638802 \h </w:instrText>
            </w:r>
            <w:r w:rsidR="00346303">
              <w:rPr>
                <w:noProof/>
                <w:webHidden/>
              </w:rPr>
            </w:r>
            <w:r w:rsidR="00346303">
              <w:rPr>
                <w:noProof/>
                <w:webHidden/>
              </w:rPr>
              <w:fldChar w:fldCharType="separate"/>
            </w:r>
            <w:r w:rsidR="00346303">
              <w:rPr>
                <w:noProof/>
                <w:webHidden/>
              </w:rPr>
              <w:t>62</w:t>
            </w:r>
            <w:r w:rsidR="00346303">
              <w:rPr>
                <w:noProof/>
                <w:webHidden/>
              </w:rPr>
              <w:fldChar w:fldCharType="end"/>
            </w:r>
          </w:hyperlink>
        </w:p>
        <w:p w14:paraId="23D138A9" w14:textId="66C5BB00" w:rsidR="00346303" w:rsidRDefault="0097355F">
          <w:pPr>
            <w:pStyle w:val="TDC4"/>
            <w:rPr>
              <w:rFonts w:asciiTheme="minorHAnsi" w:eastAsiaTheme="minorEastAsia" w:hAnsiTheme="minorHAnsi"/>
              <w:noProof/>
              <w:sz w:val="22"/>
              <w:szCs w:val="22"/>
              <w:lang w:eastAsia="es-ES"/>
            </w:rPr>
          </w:pPr>
          <w:hyperlink w:anchor="_Toc41638803" w:history="1">
            <w:r w:rsidR="00346303" w:rsidRPr="00ED7A19">
              <w:rPr>
                <w:rStyle w:val="Hipervnculo"/>
                <w:noProof/>
              </w:rPr>
              <w:t>7.2.1.</w:t>
            </w:r>
            <w:r w:rsidR="00346303">
              <w:rPr>
                <w:rFonts w:asciiTheme="minorHAnsi" w:eastAsiaTheme="minorEastAsia" w:hAnsiTheme="minorHAnsi"/>
                <w:noProof/>
                <w:sz w:val="22"/>
                <w:szCs w:val="22"/>
                <w:lang w:eastAsia="es-ES"/>
              </w:rPr>
              <w:tab/>
            </w:r>
            <w:r w:rsidR="00346303" w:rsidRPr="00ED7A19">
              <w:rPr>
                <w:rStyle w:val="Hipervnculo"/>
                <w:noProof/>
              </w:rPr>
              <w:t>Metodologías Tradicionales</w:t>
            </w:r>
            <w:r w:rsidR="00346303">
              <w:rPr>
                <w:noProof/>
                <w:webHidden/>
              </w:rPr>
              <w:tab/>
            </w:r>
            <w:r w:rsidR="00346303">
              <w:rPr>
                <w:noProof/>
                <w:webHidden/>
              </w:rPr>
              <w:fldChar w:fldCharType="begin"/>
            </w:r>
            <w:r w:rsidR="00346303">
              <w:rPr>
                <w:noProof/>
                <w:webHidden/>
              </w:rPr>
              <w:instrText xml:space="preserve"> PAGEREF _Toc41638803 \h </w:instrText>
            </w:r>
            <w:r w:rsidR="00346303">
              <w:rPr>
                <w:noProof/>
                <w:webHidden/>
              </w:rPr>
            </w:r>
            <w:r w:rsidR="00346303">
              <w:rPr>
                <w:noProof/>
                <w:webHidden/>
              </w:rPr>
              <w:fldChar w:fldCharType="separate"/>
            </w:r>
            <w:r w:rsidR="00346303">
              <w:rPr>
                <w:noProof/>
                <w:webHidden/>
              </w:rPr>
              <w:t>62</w:t>
            </w:r>
            <w:r w:rsidR="00346303">
              <w:rPr>
                <w:noProof/>
                <w:webHidden/>
              </w:rPr>
              <w:fldChar w:fldCharType="end"/>
            </w:r>
          </w:hyperlink>
        </w:p>
        <w:p w14:paraId="2C777799" w14:textId="2F6B720D" w:rsidR="00346303" w:rsidRDefault="0097355F">
          <w:pPr>
            <w:pStyle w:val="TDC4"/>
            <w:rPr>
              <w:rFonts w:asciiTheme="minorHAnsi" w:eastAsiaTheme="minorEastAsia" w:hAnsiTheme="minorHAnsi"/>
              <w:noProof/>
              <w:sz w:val="22"/>
              <w:szCs w:val="22"/>
              <w:lang w:eastAsia="es-ES"/>
            </w:rPr>
          </w:pPr>
          <w:hyperlink w:anchor="_Toc41638804" w:history="1">
            <w:r w:rsidR="00346303" w:rsidRPr="00ED7A19">
              <w:rPr>
                <w:rStyle w:val="Hipervnculo"/>
                <w:noProof/>
              </w:rPr>
              <w:t>7.2.2.</w:t>
            </w:r>
            <w:r w:rsidR="00346303">
              <w:rPr>
                <w:rFonts w:asciiTheme="minorHAnsi" w:eastAsiaTheme="minorEastAsia" w:hAnsiTheme="minorHAnsi"/>
                <w:noProof/>
                <w:sz w:val="22"/>
                <w:szCs w:val="22"/>
                <w:lang w:eastAsia="es-ES"/>
              </w:rPr>
              <w:tab/>
            </w:r>
            <w:r w:rsidR="00346303" w:rsidRPr="00ED7A19">
              <w:rPr>
                <w:rStyle w:val="Hipervnculo"/>
                <w:noProof/>
              </w:rPr>
              <w:t>Metodologías Ágiles</w:t>
            </w:r>
            <w:r w:rsidR="00346303">
              <w:rPr>
                <w:noProof/>
                <w:webHidden/>
              </w:rPr>
              <w:tab/>
            </w:r>
            <w:r w:rsidR="00346303">
              <w:rPr>
                <w:noProof/>
                <w:webHidden/>
              </w:rPr>
              <w:fldChar w:fldCharType="begin"/>
            </w:r>
            <w:r w:rsidR="00346303">
              <w:rPr>
                <w:noProof/>
                <w:webHidden/>
              </w:rPr>
              <w:instrText xml:space="preserve"> PAGEREF _Toc41638804 \h </w:instrText>
            </w:r>
            <w:r w:rsidR="00346303">
              <w:rPr>
                <w:noProof/>
                <w:webHidden/>
              </w:rPr>
            </w:r>
            <w:r w:rsidR="00346303">
              <w:rPr>
                <w:noProof/>
                <w:webHidden/>
              </w:rPr>
              <w:fldChar w:fldCharType="separate"/>
            </w:r>
            <w:r w:rsidR="00346303">
              <w:rPr>
                <w:noProof/>
                <w:webHidden/>
              </w:rPr>
              <w:t>63</w:t>
            </w:r>
            <w:r w:rsidR="00346303">
              <w:rPr>
                <w:noProof/>
                <w:webHidden/>
              </w:rPr>
              <w:fldChar w:fldCharType="end"/>
            </w:r>
          </w:hyperlink>
        </w:p>
        <w:p w14:paraId="7E33F801" w14:textId="3A42168C" w:rsidR="00346303" w:rsidRDefault="0097355F">
          <w:pPr>
            <w:pStyle w:val="TDC4"/>
            <w:rPr>
              <w:rFonts w:asciiTheme="minorHAnsi" w:eastAsiaTheme="minorEastAsia" w:hAnsiTheme="minorHAnsi"/>
              <w:noProof/>
              <w:sz w:val="22"/>
              <w:szCs w:val="22"/>
              <w:lang w:eastAsia="es-ES"/>
            </w:rPr>
          </w:pPr>
          <w:hyperlink w:anchor="_Toc41638805" w:history="1">
            <w:r w:rsidR="00346303" w:rsidRPr="00ED7A19">
              <w:rPr>
                <w:rStyle w:val="Hipervnculo"/>
                <w:noProof/>
              </w:rPr>
              <w:t>7.2.3.</w:t>
            </w:r>
            <w:r w:rsidR="00346303">
              <w:rPr>
                <w:rFonts w:asciiTheme="minorHAnsi" w:eastAsiaTheme="minorEastAsia" w:hAnsiTheme="minorHAnsi"/>
                <w:noProof/>
                <w:sz w:val="22"/>
                <w:szCs w:val="22"/>
                <w:lang w:eastAsia="es-ES"/>
              </w:rPr>
              <w:tab/>
            </w:r>
            <w:r w:rsidR="00346303" w:rsidRPr="00ED7A19">
              <w:rPr>
                <w:rStyle w:val="Hipervnculo"/>
                <w:noProof/>
              </w:rPr>
              <w:t>Scrum.</w:t>
            </w:r>
            <w:r w:rsidR="00346303">
              <w:rPr>
                <w:noProof/>
                <w:webHidden/>
              </w:rPr>
              <w:tab/>
            </w:r>
            <w:r w:rsidR="00346303">
              <w:rPr>
                <w:noProof/>
                <w:webHidden/>
              </w:rPr>
              <w:fldChar w:fldCharType="begin"/>
            </w:r>
            <w:r w:rsidR="00346303">
              <w:rPr>
                <w:noProof/>
                <w:webHidden/>
              </w:rPr>
              <w:instrText xml:space="preserve"> PAGEREF _Toc41638805 \h </w:instrText>
            </w:r>
            <w:r w:rsidR="00346303">
              <w:rPr>
                <w:noProof/>
                <w:webHidden/>
              </w:rPr>
            </w:r>
            <w:r w:rsidR="00346303">
              <w:rPr>
                <w:noProof/>
                <w:webHidden/>
              </w:rPr>
              <w:fldChar w:fldCharType="separate"/>
            </w:r>
            <w:r w:rsidR="00346303">
              <w:rPr>
                <w:noProof/>
                <w:webHidden/>
              </w:rPr>
              <w:t>64</w:t>
            </w:r>
            <w:r w:rsidR="00346303">
              <w:rPr>
                <w:noProof/>
                <w:webHidden/>
              </w:rPr>
              <w:fldChar w:fldCharType="end"/>
            </w:r>
          </w:hyperlink>
        </w:p>
        <w:p w14:paraId="2ABE2CE2" w14:textId="2983A524" w:rsidR="00346303" w:rsidRDefault="0097355F">
          <w:pPr>
            <w:pStyle w:val="TDC5"/>
            <w:rPr>
              <w:rFonts w:asciiTheme="minorHAnsi" w:eastAsiaTheme="minorEastAsia" w:hAnsiTheme="minorHAnsi"/>
              <w:noProof/>
              <w:sz w:val="22"/>
              <w:szCs w:val="22"/>
              <w:lang w:eastAsia="es-ES"/>
            </w:rPr>
          </w:pPr>
          <w:hyperlink w:anchor="_Toc41638806" w:history="1">
            <w:r w:rsidR="00346303" w:rsidRPr="00ED7A19">
              <w:rPr>
                <w:rStyle w:val="Hipervnculo"/>
                <w:noProof/>
              </w:rPr>
              <w:t>7.2.3.1.</w:t>
            </w:r>
            <w:r w:rsidR="00346303">
              <w:rPr>
                <w:rFonts w:asciiTheme="minorHAnsi" w:eastAsiaTheme="minorEastAsia" w:hAnsiTheme="minorHAnsi"/>
                <w:noProof/>
                <w:sz w:val="22"/>
                <w:szCs w:val="22"/>
                <w:lang w:eastAsia="es-ES"/>
              </w:rPr>
              <w:tab/>
            </w:r>
            <w:r w:rsidR="00346303" w:rsidRPr="00ED7A19">
              <w:rPr>
                <w:rStyle w:val="Hipervnculo"/>
                <w:noProof/>
              </w:rPr>
              <w:t>Roles.</w:t>
            </w:r>
            <w:r w:rsidR="00346303">
              <w:rPr>
                <w:noProof/>
                <w:webHidden/>
              </w:rPr>
              <w:tab/>
            </w:r>
            <w:r w:rsidR="00346303">
              <w:rPr>
                <w:noProof/>
                <w:webHidden/>
              </w:rPr>
              <w:fldChar w:fldCharType="begin"/>
            </w:r>
            <w:r w:rsidR="00346303">
              <w:rPr>
                <w:noProof/>
                <w:webHidden/>
              </w:rPr>
              <w:instrText xml:space="preserve"> PAGEREF _Toc41638806 \h </w:instrText>
            </w:r>
            <w:r w:rsidR="00346303">
              <w:rPr>
                <w:noProof/>
                <w:webHidden/>
              </w:rPr>
            </w:r>
            <w:r w:rsidR="00346303">
              <w:rPr>
                <w:noProof/>
                <w:webHidden/>
              </w:rPr>
              <w:fldChar w:fldCharType="separate"/>
            </w:r>
            <w:r w:rsidR="00346303">
              <w:rPr>
                <w:noProof/>
                <w:webHidden/>
              </w:rPr>
              <w:t>64</w:t>
            </w:r>
            <w:r w:rsidR="00346303">
              <w:rPr>
                <w:noProof/>
                <w:webHidden/>
              </w:rPr>
              <w:fldChar w:fldCharType="end"/>
            </w:r>
          </w:hyperlink>
        </w:p>
        <w:p w14:paraId="5CCCB0F1" w14:textId="1E1EBC01" w:rsidR="00346303" w:rsidRDefault="0097355F">
          <w:pPr>
            <w:pStyle w:val="TDC5"/>
            <w:rPr>
              <w:rFonts w:asciiTheme="minorHAnsi" w:eastAsiaTheme="minorEastAsia" w:hAnsiTheme="minorHAnsi"/>
              <w:noProof/>
              <w:sz w:val="22"/>
              <w:szCs w:val="22"/>
              <w:lang w:eastAsia="es-ES"/>
            </w:rPr>
          </w:pPr>
          <w:hyperlink w:anchor="_Toc41638807" w:history="1">
            <w:r w:rsidR="00346303" w:rsidRPr="00ED7A19">
              <w:rPr>
                <w:rStyle w:val="Hipervnculo"/>
                <w:noProof/>
              </w:rPr>
              <w:t>7.2.3.2.</w:t>
            </w:r>
            <w:r w:rsidR="00346303">
              <w:rPr>
                <w:rFonts w:asciiTheme="minorHAnsi" w:eastAsiaTheme="minorEastAsia" w:hAnsiTheme="minorHAnsi"/>
                <w:noProof/>
                <w:sz w:val="22"/>
                <w:szCs w:val="22"/>
                <w:lang w:eastAsia="es-ES"/>
              </w:rPr>
              <w:tab/>
            </w:r>
            <w:r w:rsidR="00346303" w:rsidRPr="00ED7A19">
              <w:rPr>
                <w:rStyle w:val="Hipervnculo"/>
                <w:noProof/>
              </w:rPr>
              <w:t>Eventos en Scrum.</w:t>
            </w:r>
            <w:r w:rsidR="00346303">
              <w:rPr>
                <w:noProof/>
                <w:webHidden/>
              </w:rPr>
              <w:tab/>
            </w:r>
            <w:r w:rsidR="00346303">
              <w:rPr>
                <w:noProof/>
                <w:webHidden/>
              </w:rPr>
              <w:fldChar w:fldCharType="begin"/>
            </w:r>
            <w:r w:rsidR="00346303">
              <w:rPr>
                <w:noProof/>
                <w:webHidden/>
              </w:rPr>
              <w:instrText xml:space="preserve"> PAGEREF _Toc41638807 \h </w:instrText>
            </w:r>
            <w:r w:rsidR="00346303">
              <w:rPr>
                <w:noProof/>
                <w:webHidden/>
              </w:rPr>
            </w:r>
            <w:r w:rsidR="00346303">
              <w:rPr>
                <w:noProof/>
                <w:webHidden/>
              </w:rPr>
              <w:fldChar w:fldCharType="separate"/>
            </w:r>
            <w:r w:rsidR="00346303">
              <w:rPr>
                <w:noProof/>
                <w:webHidden/>
              </w:rPr>
              <w:t>65</w:t>
            </w:r>
            <w:r w:rsidR="00346303">
              <w:rPr>
                <w:noProof/>
                <w:webHidden/>
              </w:rPr>
              <w:fldChar w:fldCharType="end"/>
            </w:r>
          </w:hyperlink>
        </w:p>
        <w:p w14:paraId="33ACFB66" w14:textId="410B6074" w:rsidR="00346303" w:rsidRDefault="0097355F">
          <w:pPr>
            <w:pStyle w:val="TDC5"/>
            <w:rPr>
              <w:rFonts w:asciiTheme="minorHAnsi" w:eastAsiaTheme="minorEastAsia" w:hAnsiTheme="minorHAnsi"/>
              <w:noProof/>
              <w:sz w:val="22"/>
              <w:szCs w:val="22"/>
              <w:lang w:eastAsia="es-ES"/>
            </w:rPr>
          </w:pPr>
          <w:hyperlink w:anchor="_Toc41638808" w:history="1">
            <w:r w:rsidR="00346303" w:rsidRPr="00ED7A19">
              <w:rPr>
                <w:rStyle w:val="Hipervnculo"/>
                <w:noProof/>
              </w:rPr>
              <w:t>7.2.3.3.</w:t>
            </w:r>
            <w:r w:rsidR="00346303">
              <w:rPr>
                <w:rFonts w:asciiTheme="minorHAnsi" w:eastAsiaTheme="minorEastAsia" w:hAnsiTheme="minorHAnsi"/>
                <w:noProof/>
                <w:sz w:val="22"/>
                <w:szCs w:val="22"/>
                <w:lang w:eastAsia="es-ES"/>
              </w:rPr>
              <w:tab/>
            </w:r>
            <w:r w:rsidR="00346303" w:rsidRPr="00ED7A19">
              <w:rPr>
                <w:rStyle w:val="Hipervnculo"/>
                <w:noProof/>
              </w:rPr>
              <w:t>Información relevante.</w:t>
            </w:r>
            <w:r w:rsidR="00346303">
              <w:rPr>
                <w:noProof/>
                <w:webHidden/>
              </w:rPr>
              <w:tab/>
            </w:r>
            <w:r w:rsidR="00346303">
              <w:rPr>
                <w:noProof/>
                <w:webHidden/>
              </w:rPr>
              <w:fldChar w:fldCharType="begin"/>
            </w:r>
            <w:r w:rsidR="00346303">
              <w:rPr>
                <w:noProof/>
                <w:webHidden/>
              </w:rPr>
              <w:instrText xml:space="preserve"> PAGEREF _Toc41638808 \h </w:instrText>
            </w:r>
            <w:r w:rsidR="00346303">
              <w:rPr>
                <w:noProof/>
                <w:webHidden/>
              </w:rPr>
            </w:r>
            <w:r w:rsidR="00346303">
              <w:rPr>
                <w:noProof/>
                <w:webHidden/>
              </w:rPr>
              <w:fldChar w:fldCharType="separate"/>
            </w:r>
            <w:r w:rsidR="00346303">
              <w:rPr>
                <w:noProof/>
                <w:webHidden/>
              </w:rPr>
              <w:t>68</w:t>
            </w:r>
            <w:r w:rsidR="00346303">
              <w:rPr>
                <w:noProof/>
                <w:webHidden/>
              </w:rPr>
              <w:fldChar w:fldCharType="end"/>
            </w:r>
          </w:hyperlink>
        </w:p>
        <w:p w14:paraId="0E353679" w14:textId="2BDC2859" w:rsidR="00346303" w:rsidRDefault="00EA7482">
          <w:pPr>
            <w:pStyle w:val="TDC1"/>
            <w:tabs>
              <w:tab w:val="right" w:leader="dot" w:pos="8827"/>
            </w:tabs>
            <w:rPr>
              <w:rFonts w:asciiTheme="minorHAnsi" w:eastAsiaTheme="minorEastAsia" w:hAnsiTheme="minorHAnsi"/>
              <w:b w:val="0"/>
              <w:bCs w:val="0"/>
              <w:i w:val="0"/>
              <w:iCs w:val="0"/>
              <w:noProof/>
              <w:sz w:val="22"/>
              <w:szCs w:val="22"/>
              <w:lang w:eastAsia="es-ES"/>
            </w:rPr>
          </w:pPr>
          <w:hyperlink w:anchor="_Toc41638809" w:history="1">
            <w:r w:rsidR="00346303" w:rsidRPr="00ED7A19">
              <w:rPr>
                <w:rStyle w:val="Hipervnculo"/>
                <w:noProof/>
              </w:rPr>
              <w:t>IV. Marco de Factibilidad</w:t>
            </w:r>
            <w:r w:rsidR="00346303">
              <w:rPr>
                <w:noProof/>
                <w:webHidden/>
              </w:rPr>
              <w:tab/>
            </w:r>
            <w:r w:rsidR="00346303">
              <w:rPr>
                <w:noProof/>
                <w:webHidden/>
              </w:rPr>
              <w:fldChar w:fldCharType="begin"/>
            </w:r>
            <w:r w:rsidR="00346303">
              <w:rPr>
                <w:noProof/>
                <w:webHidden/>
              </w:rPr>
              <w:instrText xml:space="preserve"> PAGEREF _Toc41638809 \h </w:instrText>
            </w:r>
            <w:r w:rsidR="00346303">
              <w:rPr>
                <w:noProof/>
                <w:webHidden/>
              </w:rPr>
            </w:r>
            <w:r w:rsidR="00346303">
              <w:rPr>
                <w:noProof/>
                <w:webHidden/>
              </w:rPr>
              <w:fldChar w:fldCharType="separate"/>
            </w:r>
            <w:r w:rsidR="00346303">
              <w:rPr>
                <w:noProof/>
                <w:webHidden/>
              </w:rPr>
              <w:t>71</w:t>
            </w:r>
            <w:r w:rsidR="00346303">
              <w:rPr>
                <w:noProof/>
                <w:webHidden/>
              </w:rPr>
              <w:fldChar w:fldCharType="end"/>
            </w:r>
          </w:hyperlink>
        </w:p>
        <w:p w14:paraId="2A777F33" w14:textId="1C47CF0F" w:rsidR="00346303" w:rsidRDefault="0097355F">
          <w:pPr>
            <w:pStyle w:val="TDC2"/>
            <w:rPr>
              <w:rFonts w:asciiTheme="minorHAnsi" w:eastAsiaTheme="minorEastAsia" w:hAnsiTheme="minorHAnsi"/>
              <w:noProof/>
              <w:sz w:val="22"/>
              <w:lang w:eastAsia="es-ES"/>
            </w:rPr>
          </w:pPr>
          <w:hyperlink w:anchor="_Toc41638810" w:history="1">
            <w:r w:rsidR="00346303" w:rsidRPr="00ED7A19">
              <w:rPr>
                <w:rStyle w:val="Hipervnculo"/>
                <w:noProof/>
              </w:rPr>
              <w:t>1.</w:t>
            </w:r>
            <w:r w:rsidR="00346303">
              <w:rPr>
                <w:rFonts w:asciiTheme="minorHAnsi" w:eastAsiaTheme="minorEastAsia" w:hAnsiTheme="minorHAnsi"/>
                <w:noProof/>
                <w:sz w:val="22"/>
                <w:lang w:eastAsia="es-ES"/>
              </w:rPr>
              <w:tab/>
            </w:r>
            <w:r w:rsidR="00346303" w:rsidRPr="00ED7A19">
              <w:rPr>
                <w:rStyle w:val="Hipervnculo"/>
                <w:noProof/>
              </w:rPr>
              <w:t>Factor Técnico</w:t>
            </w:r>
            <w:r w:rsidR="00346303">
              <w:rPr>
                <w:noProof/>
                <w:webHidden/>
              </w:rPr>
              <w:tab/>
            </w:r>
            <w:r w:rsidR="00346303">
              <w:rPr>
                <w:noProof/>
                <w:webHidden/>
              </w:rPr>
              <w:fldChar w:fldCharType="begin"/>
            </w:r>
            <w:r w:rsidR="00346303">
              <w:rPr>
                <w:noProof/>
                <w:webHidden/>
              </w:rPr>
              <w:instrText xml:space="preserve"> PAGEREF _Toc41638810 \h </w:instrText>
            </w:r>
            <w:r w:rsidR="00346303">
              <w:rPr>
                <w:noProof/>
                <w:webHidden/>
              </w:rPr>
            </w:r>
            <w:r w:rsidR="00346303">
              <w:rPr>
                <w:noProof/>
                <w:webHidden/>
              </w:rPr>
              <w:fldChar w:fldCharType="separate"/>
            </w:r>
            <w:r w:rsidR="00346303">
              <w:rPr>
                <w:noProof/>
                <w:webHidden/>
              </w:rPr>
              <w:t>72</w:t>
            </w:r>
            <w:r w:rsidR="00346303">
              <w:rPr>
                <w:noProof/>
                <w:webHidden/>
              </w:rPr>
              <w:fldChar w:fldCharType="end"/>
            </w:r>
          </w:hyperlink>
        </w:p>
        <w:p w14:paraId="455786B1" w14:textId="212B6B19" w:rsidR="00346303" w:rsidRDefault="0097355F">
          <w:pPr>
            <w:pStyle w:val="TDC3"/>
            <w:rPr>
              <w:rFonts w:asciiTheme="minorHAnsi" w:eastAsiaTheme="minorEastAsia" w:hAnsiTheme="minorHAnsi"/>
              <w:noProof/>
              <w:sz w:val="22"/>
              <w:szCs w:val="22"/>
              <w:lang w:eastAsia="es-ES"/>
            </w:rPr>
          </w:pPr>
          <w:hyperlink w:anchor="_Toc41638811" w:history="1">
            <w:r w:rsidR="00346303" w:rsidRPr="00ED7A19">
              <w:rPr>
                <w:rStyle w:val="Hipervnculo"/>
                <w:noProof/>
                <w:lang w:bidi="x-none"/>
                <w14:scene3d>
                  <w14:camera w14:prst="orthographicFront"/>
                  <w14:lightRig w14:rig="threePt" w14:dir="t">
                    <w14:rot w14:lat="0" w14:lon="0" w14:rev="0"/>
                  </w14:lightRig>
                </w14:scene3d>
              </w:rPr>
              <w:t>1.1.</w:t>
            </w:r>
            <w:r w:rsidR="00346303">
              <w:rPr>
                <w:rFonts w:asciiTheme="minorHAnsi" w:eastAsiaTheme="minorEastAsia" w:hAnsiTheme="minorHAnsi"/>
                <w:noProof/>
                <w:sz w:val="22"/>
                <w:szCs w:val="22"/>
                <w:lang w:eastAsia="es-ES"/>
              </w:rPr>
              <w:tab/>
            </w:r>
            <w:r w:rsidR="00346303" w:rsidRPr="00ED7A19">
              <w:rPr>
                <w:rStyle w:val="Hipervnculo"/>
                <w:noProof/>
              </w:rPr>
              <w:t>Arquitectura del Sistema.</w:t>
            </w:r>
            <w:r w:rsidR="00346303">
              <w:rPr>
                <w:noProof/>
                <w:webHidden/>
              </w:rPr>
              <w:tab/>
            </w:r>
            <w:r w:rsidR="00346303">
              <w:rPr>
                <w:noProof/>
                <w:webHidden/>
              </w:rPr>
              <w:fldChar w:fldCharType="begin"/>
            </w:r>
            <w:r w:rsidR="00346303">
              <w:rPr>
                <w:noProof/>
                <w:webHidden/>
              </w:rPr>
              <w:instrText xml:space="preserve"> PAGEREF _Toc41638811 \h </w:instrText>
            </w:r>
            <w:r w:rsidR="00346303">
              <w:rPr>
                <w:noProof/>
                <w:webHidden/>
              </w:rPr>
            </w:r>
            <w:r w:rsidR="00346303">
              <w:rPr>
                <w:noProof/>
                <w:webHidden/>
              </w:rPr>
              <w:fldChar w:fldCharType="separate"/>
            </w:r>
            <w:r w:rsidR="00346303">
              <w:rPr>
                <w:noProof/>
                <w:webHidden/>
              </w:rPr>
              <w:t>72</w:t>
            </w:r>
            <w:r w:rsidR="00346303">
              <w:rPr>
                <w:noProof/>
                <w:webHidden/>
              </w:rPr>
              <w:fldChar w:fldCharType="end"/>
            </w:r>
          </w:hyperlink>
        </w:p>
        <w:p w14:paraId="49D712DC" w14:textId="50254112" w:rsidR="00346303" w:rsidRDefault="0097355F">
          <w:pPr>
            <w:pStyle w:val="TDC4"/>
            <w:rPr>
              <w:rFonts w:asciiTheme="minorHAnsi" w:eastAsiaTheme="minorEastAsia" w:hAnsiTheme="minorHAnsi"/>
              <w:noProof/>
              <w:sz w:val="22"/>
              <w:szCs w:val="22"/>
              <w:lang w:eastAsia="es-ES"/>
            </w:rPr>
          </w:pPr>
          <w:hyperlink w:anchor="_Toc41638812" w:history="1">
            <w:r w:rsidR="00346303" w:rsidRPr="00ED7A19">
              <w:rPr>
                <w:rStyle w:val="Hipervnculo"/>
                <w:noProof/>
              </w:rPr>
              <w:t>1.1.1.</w:t>
            </w:r>
            <w:r w:rsidR="00346303">
              <w:rPr>
                <w:rFonts w:asciiTheme="minorHAnsi" w:eastAsiaTheme="minorEastAsia" w:hAnsiTheme="minorHAnsi"/>
                <w:noProof/>
                <w:sz w:val="22"/>
                <w:szCs w:val="22"/>
                <w:lang w:eastAsia="es-ES"/>
              </w:rPr>
              <w:tab/>
            </w:r>
            <w:r w:rsidR="00346303" w:rsidRPr="00ED7A19">
              <w:rPr>
                <w:rStyle w:val="Hipervnculo"/>
                <w:noProof/>
              </w:rPr>
              <w:t>Arquitectura cliente servidor.</w:t>
            </w:r>
            <w:r w:rsidR="00346303">
              <w:rPr>
                <w:noProof/>
                <w:webHidden/>
              </w:rPr>
              <w:tab/>
            </w:r>
            <w:r w:rsidR="00346303">
              <w:rPr>
                <w:noProof/>
                <w:webHidden/>
              </w:rPr>
              <w:fldChar w:fldCharType="begin"/>
            </w:r>
            <w:r w:rsidR="00346303">
              <w:rPr>
                <w:noProof/>
                <w:webHidden/>
              </w:rPr>
              <w:instrText xml:space="preserve"> PAGEREF _Toc41638812 \h </w:instrText>
            </w:r>
            <w:r w:rsidR="00346303">
              <w:rPr>
                <w:noProof/>
                <w:webHidden/>
              </w:rPr>
            </w:r>
            <w:r w:rsidR="00346303">
              <w:rPr>
                <w:noProof/>
                <w:webHidden/>
              </w:rPr>
              <w:fldChar w:fldCharType="separate"/>
            </w:r>
            <w:r w:rsidR="00346303">
              <w:rPr>
                <w:noProof/>
                <w:webHidden/>
              </w:rPr>
              <w:t>72</w:t>
            </w:r>
            <w:r w:rsidR="00346303">
              <w:rPr>
                <w:noProof/>
                <w:webHidden/>
              </w:rPr>
              <w:fldChar w:fldCharType="end"/>
            </w:r>
          </w:hyperlink>
        </w:p>
        <w:p w14:paraId="5AFB649A" w14:textId="4754126A" w:rsidR="00346303" w:rsidRDefault="0097355F">
          <w:pPr>
            <w:pStyle w:val="TDC5"/>
            <w:rPr>
              <w:rFonts w:asciiTheme="minorHAnsi" w:eastAsiaTheme="minorEastAsia" w:hAnsiTheme="minorHAnsi"/>
              <w:noProof/>
              <w:sz w:val="22"/>
              <w:szCs w:val="22"/>
              <w:lang w:eastAsia="es-ES"/>
            </w:rPr>
          </w:pPr>
          <w:hyperlink w:anchor="_Toc41638813" w:history="1">
            <w:r w:rsidR="00346303" w:rsidRPr="00ED7A19">
              <w:rPr>
                <w:rStyle w:val="Hipervnculo"/>
                <w:noProof/>
              </w:rPr>
              <w:t>1.1.1.1.</w:t>
            </w:r>
            <w:r w:rsidR="00346303">
              <w:rPr>
                <w:rFonts w:asciiTheme="minorHAnsi" w:eastAsiaTheme="minorEastAsia" w:hAnsiTheme="minorHAnsi"/>
                <w:noProof/>
                <w:sz w:val="22"/>
                <w:szCs w:val="22"/>
                <w:lang w:eastAsia="es-ES"/>
              </w:rPr>
              <w:tab/>
            </w:r>
            <w:r w:rsidR="00346303" w:rsidRPr="00ED7A19">
              <w:rPr>
                <w:rStyle w:val="Hipervnculo"/>
                <w:noProof/>
              </w:rPr>
              <w:t>Servidor.</w:t>
            </w:r>
            <w:r w:rsidR="00346303">
              <w:rPr>
                <w:noProof/>
                <w:webHidden/>
              </w:rPr>
              <w:tab/>
            </w:r>
            <w:r w:rsidR="00346303">
              <w:rPr>
                <w:noProof/>
                <w:webHidden/>
              </w:rPr>
              <w:fldChar w:fldCharType="begin"/>
            </w:r>
            <w:r w:rsidR="00346303">
              <w:rPr>
                <w:noProof/>
                <w:webHidden/>
              </w:rPr>
              <w:instrText xml:space="preserve"> PAGEREF _Toc41638813 \h </w:instrText>
            </w:r>
            <w:r w:rsidR="00346303">
              <w:rPr>
                <w:noProof/>
                <w:webHidden/>
              </w:rPr>
            </w:r>
            <w:r w:rsidR="00346303">
              <w:rPr>
                <w:noProof/>
                <w:webHidden/>
              </w:rPr>
              <w:fldChar w:fldCharType="separate"/>
            </w:r>
            <w:r w:rsidR="00346303">
              <w:rPr>
                <w:noProof/>
                <w:webHidden/>
              </w:rPr>
              <w:t>73</w:t>
            </w:r>
            <w:r w:rsidR="00346303">
              <w:rPr>
                <w:noProof/>
                <w:webHidden/>
              </w:rPr>
              <w:fldChar w:fldCharType="end"/>
            </w:r>
          </w:hyperlink>
        </w:p>
        <w:p w14:paraId="794F4A40" w14:textId="00144C0B" w:rsidR="00346303" w:rsidRDefault="0097355F">
          <w:pPr>
            <w:pStyle w:val="TDC5"/>
            <w:rPr>
              <w:rFonts w:asciiTheme="minorHAnsi" w:eastAsiaTheme="minorEastAsia" w:hAnsiTheme="minorHAnsi"/>
              <w:noProof/>
              <w:sz w:val="22"/>
              <w:szCs w:val="22"/>
              <w:lang w:eastAsia="es-ES"/>
            </w:rPr>
          </w:pPr>
          <w:hyperlink w:anchor="_Toc41638814" w:history="1">
            <w:r w:rsidR="00346303" w:rsidRPr="00ED7A19">
              <w:rPr>
                <w:rStyle w:val="Hipervnculo"/>
                <w:noProof/>
              </w:rPr>
              <w:t>1.1.1.2.</w:t>
            </w:r>
            <w:r w:rsidR="00346303">
              <w:rPr>
                <w:rFonts w:asciiTheme="minorHAnsi" w:eastAsiaTheme="minorEastAsia" w:hAnsiTheme="minorHAnsi"/>
                <w:noProof/>
                <w:sz w:val="22"/>
                <w:szCs w:val="22"/>
                <w:lang w:eastAsia="es-ES"/>
              </w:rPr>
              <w:tab/>
            </w:r>
            <w:r w:rsidR="00346303" w:rsidRPr="00ED7A19">
              <w:rPr>
                <w:rStyle w:val="Hipervnculo"/>
                <w:noProof/>
              </w:rPr>
              <w:t>Cliente.</w:t>
            </w:r>
            <w:r w:rsidR="00346303">
              <w:rPr>
                <w:noProof/>
                <w:webHidden/>
              </w:rPr>
              <w:tab/>
            </w:r>
            <w:r w:rsidR="00346303">
              <w:rPr>
                <w:noProof/>
                <w:webHidden/>
              </w:rPr>
              <w:fldChar w:fldCharType="begin"/>
            </w:r>
            <w:r w:rsidR="00346303">
              <w:rPr>
                <w:noProof/>
                <w:webHidden/>
              </w:rPr>
              <w:instrText xml:space="preserve"> PAGEREF _Toc41638814 \h </w:instrText>
            </w:r>
            <w:r w:rsidR="00346303">
              <w:rPr>
                <w:noProof/>
                <w:webHidden/>
              </w:rPr>
            </w:r>
            <w:r w:rsidR="00346303">
              <w:rPr>
                <w:noProof/>
                <w:webHidden/>
              </w:rPr>
              <w:fldChar w:fldCharType="separate"/>
            </w:r>
            <w:r w:rsidR="00346303">
              <w:rPr>
                <w:noProof/>
                <w:webHidden/>
              </w:rPr>
              <w:t>73</w:t>
            </w:r>
            <w:r w:rsidR="00346303">
              <w:rPr>
                <w:noProof/>
                <w:webHidden/>
              </w:rPr>
              <w:fldChar w:fldCharType="end"/>
            </w:r>
          </w:hyperlink>
        </w:p>
        <w:p w14:paraId="71E05F13" w14:textId="3A02FADB" w:rsidR="00346303" w:rsidRDefault="00EA7482">
          <w:pPr>
            <w:pStyle w:val="TDC6"/>
            <w:tabs>
              <w:tab w:val="left" w:pos="2263"/>
              <w:tab w:val="right" w:leader="dot" w:pos="8827"/>
            </w:tabs>
            <w:rPr>
              <w:rFonts w:eastAsiaTheme="minorEastAsia"/>
              <w:noProof/>
              <w:sz w:val="22"/>
              <w:szCs w:val="22"/>
              <w:lang w:eastAsia="es-ES"/>
            </w:rPr>
          </w:pPr>
          <w:hyperlink w:anchor="_Toc41638815" w:history="1">
            <w:r w:rsidR="00346303" w:rsidRPr="00ED7A19">
              <w:rPr>
                <w:rStyle w:val="Hipervnculo"/>
                <w:rFonts w:ascii="Symbol" w:hAnsi="Symbol"/>
                <w:noProof/>
              </w:rPr>
              <w:t></w:t>
            </w:r>
            <w:r w:rsidR="00346303">
              <w:rPr>
                <w:rFonts w:eastAsiaTheme="minorEastAsia"/>
                <w:noProof/>
                <w:sz w:val="22"/>
                <w:szCs w:val="22"/>
                <w:lang w:eastAsia="es-ES"/>
              </w:rPr>
              <w:tab/>
            </w:r>
            <w:r w:rsidR="00346303" w:rsidRPr="00ED7A19">
              <w:rPr>
                <w:rStyle w:val="Hipervnculo"/>
                <w:iCs/>
                <w:noProof/>
              </w:rPr>
              <w:t>Http:</w:t>
            </w:r>
            <w:r w:rsidR="00346303">
              <w:rPr>
                <w:noProof/>
                <w:webHidden/>
              </w:rPr>
              <w:tab/>
            </w:r>
            <w:r w:rsidR="00346303">
              <w:rPr>
                <w:noProof/>
                <w:webHidden/>
              </w:rPr>
              <w:fldChar w:fldCharType="begin"/>
            </w:r>
            <w:r w:rsidR="00346303">
              <w:rPr>
                <w:noProof/>
                <w:webHidden/>
              </w:rPr>
              <w:instrText xml:space="preserve"> PAGEREF _Toc41638815 \h </w:instrText>
            </w:r>
            <w:r w:rsidR="00346303">
              <w:rPr>
                <w:noProof/>
                <w:webHidden/>
              </w:rPr>
            </w:r>
            <w:r w:rsidR="00346303">
              <w:rPr>
                <w:noProof/>
                <w:webHidden/>
              </w:rPr>
              <w:fldChar w:fldCharType="separate"/>
            </w:r>
            <w:r w:rsidR="00346303">
              <w:rPr>
                <w:noProof/>
                <w:webHidden/>
              </w:rPr>
              <w:t>74</w:t>
            </w:r>
            <w:r w:rsidR="00346303">
              <w:rPr>
                <w:noProof/>
                <w:webHidden/>
              </w:rPr>
              <w:fldChar w:fldCharType="end"/>
            </w:r>
          </w:hyperlink>
        </w:p>
        <w:p w14:paraId="47AC5669" w14:textId="05A93B96" w:rsidR="00346303" w:rsidRDefault="00EA7482">
          <w:pPr>
            <w:pStyle w:val="TDC6"/>
            <w:tabs>
              <w:tab w:val="left" w:pos="2263"/>
              <w:tab w:val="right" w:leader="dot" w:pos="8827"/>
            </w:tabs>
            <w:rPr>
              <w:rFonts w:eastAsiaTheme="minorEastAsia"/>
              <w:noProof/>
              <w:sz w:val="22"/>
              <w:szCs w:val="22"/>
              <w:lang w:eastAsia="es-ES"/>
            </w:rPr>
          </w:pPr>
          <w:hyperlink w:anchor="_Toc41638816" w:history="1">
            <w:r w:rsidR="00346303" w:rsidRPr="00ED7A19">
              <w:rPr>
                <w:rStyle w:val="Hipervnculo"/>
                <w:rFonts w:ascii="Symbol" w:hAnsi="Symbol"/>
                <w:noProof/>
              </w:rPr>
              <w:t></w:t>
            </w:r>
            <w:r w:rsidR="00346303">
              <w:rPr>
                <w:rFonts w:eastAsiaTheme="minorEastAsia"/>
                <w:noProof/>
                <w:sz w:val="22"/>
                <w:szCs w:val="22"/>
                <w:lang w:eastAsia="es-ES"/>
              </w:rPr>
              <w:tab/>
            </w:r>
            <w:r w:rsidR="00346303" w:rsidRPr="00ED7A19">
              <w:rPr>
                <w:rStyle w:val="Hipervnculo"/>
                <w:iCs/>
                <w:noProof/>
              </w:rPr>
              <w:t>TCP/IP:</w:t>
            </w:r>
            <w:r w:rsidR="00346303">
              <w:rPr>
                <w:noProof/>
                <w:webHidden/>
              </w:rPr>
              <w:tab/>
            </w:r>
            <w:r w:rsidR="00346303">
              <w:rPr>
                <w:noProof/>
                <w:webHidden/>
              </w:rPr>
              <w:fldChar w:fldCharType="begin"/>
            </w:r>
            <w:r w:rsidR="00346303">
              <w:rPr>
                <w:noProof/>
                <w:webHidden/>
              </w:rPr>
              <w:instrText xml:space="preserve"> PAGEREF _Toc41638816 \h </w:instrText>
            </w:r>
            <w:r w:rsidR="00346303">
              <w:rPr>
                <w:noProof/>
                <w:webHidden/>
              </w:rPr>
            </w:r>
            <w:r w:rsidR="00346303">
              <w:rPr>
                <w:noProof/>
                <w:webHidden/>
              </w:rPr>
              <w:fldChar w:fldCharType="separate"/>
            </w:r>
            <w:r w:rsidR="00346303">
              <w:rPr>
                <w:noProof/>
                <w:webHidden/>
              </w:rPr>
              <w:t>74</w:t>
            </w:r>
            <w:r w:rsidR="00346303">
              <w:rPr>
                <w:noProof/>
                <w:webHidden/>
              </w:rPr>
              <w:fldChar w:fldCharType="end"/>
            </w:r>
          </w:hyperlink>
        </w:p>
        <w:p w14:paraId="397BD363" w14:textId="7AAA55D7" w:rsidR="00346303" w:rsidRDefault="0097355F">
          <w:pPr>
            <w:pStyle w:val="TDC4"/>
            <w:rPr>
              <w:rFonts w:asciiTheme="minorHAnsi" w:eastAsiaTheme="minorEastAsia" w:hAnsiTheme="minorHAnsi"/>
              <w:noProof/>
              <w:sz w:val="22"/>
              <w:szCs w:val="22"/>
              <w:lang w:eastAsia="es-ES"/>
            </w:rPr>
          </w:pPr>
          <w:hyperlink w:anchor="_Toc41638817" w:history="1">
            <w:r w:rsidR="00346303" w:rsidRPr="00ED7A19">
              <w:rPr>
                <w:rStyle w:val="Hipervnculo"/>
                <w:noProof/>
              </w:rPr>
              <w:t>1.1.2.</w:t>
            </w:r>
            <w:r w:rsidR="00346303">
              <w:rPr>
                <w:rFonts w:asciiTheme="minorHAnsi" w:eastAsiaTheme="minorEastAsia" w:hAnsiTheme="minorHAnsi"/>
                <w:noProof/>
                <w:sz w:val="22"/>
                <w:szCs w:val="22"/>
                <w:lang w:eastAsia="es-ES"/>
              </w:rPr>
              <w:tab/>
            </w:r>
            <w:r w:rsidR="00346303" w:rsidRPr="00ED7A19">
              <w:rPr>
                <w:rStyle w:val="Hipervnculo"/>
                <w:noProof/>
              </w:rPr>
              <w:t>Intranet.</w:t>
            </w:r>
            <w:r w:rsidR="00346303">
              <w:rPr>
                <w:noProof/>
                <w:webHidden/>
              </w:rPr>
              <w:tab/>
            </w:r>
            <w:r w:rsidR="00346303">
              <w:rPr>
                <w:noProof/>
                <w:webHidden/>
              </w:rPr>
              <w:fldChar w:fldCharType="begin"/>
            </w:r>
            <w:r w:rsidR="00346303">
              <w:rPr>
                <w:noProof/>
                <w:webHidden/>
              </w:rPr>
              <w:instrText xml:space="preserve"> PAGEREF _Toc41638817 \h </w:instrText>
            </w:r>
            <w:r w:rsidR="00346303">
              <w:rPr>
                <w:noProof/>
                <w:webHidden/>
              </w:rPr>
            </w:r>
            <w:r w:rsidR="00346303">
              <w:rPr>
                <w:noProof/>
                <w:webHidden/>
              </w:rPr>
              <w:fldChar w:fldCharType="separate"/>
            </w:r>
            <w:r w:rsidR="00346303">
              <w:rPr>
                <w:noProof/>
                <w:webHidden/>
              </w:rPr>
              <w:t>75</w:t>
            </w:r>
            <w:r w:rsidR="00346303">
              <w:rPr>
                <w:noProof/>
                <w:webHidden/>
              </w:rPr>
              <w:fldChar w:fldCharType="end"/>
            </w:r>
          </w:hyperlink>
        </w:p>
        <w:p w14:paraId="5E693D40" w14:textId="6DA0DB84" w:rsidR="00346303" w:rsidRDefault="0097355F">
          <w:pPr>
            <w:pStyle w:val="TDC3"/>
            <w:rPr>
              <w:rFonts w:asciiTheme="minorHAnsi" w:eastAsiaTheme="minorEastAsia" w:hAnsiTheme="minorHAnsi"/>
              <w:noProof/>
              <w:sz w:val="22"/>
              <w:szCs w:val="22"/>
              <w:lang w:eastAsia="es-ES"/>
            </w:rPr>
          </w:pPr>
          <w:hyperlink w:anchor="_Toc41638818" w:history="1">
            <w:r w:rsidR="00346303" w:rsidRPr="00ED7A19">
              <w:rPr>
                <w:rStyle w:val="Hipervnculo"/>
                <w:noProof/>
                <w:lang w:bidi="x-none"/>
                <w14:scene3d>
                  <w14:camera w14:prst="orthographicFront"/>
                  <w14:lightRig w14:rig="threePt" w14:dir="t">
                    <w14:rot w14:lat="0" w14:lon="0" w14:rev="0"/>
                  </w14:lightRig>
                </w14:scene3d>
              </w:rPr>
              <w:t>1.2.</w:t>
            </w:r>
            <w:r w:rsidR="00346303">
              <w:rPr>
                <w:rFonts w:asciiTheme="minorHAnsi" w:eastAsiaTheme="minorEastAsia" w:hAnsiTheme="minorHAnsi"/>
                <w:noProof/>
                <w:sz w:val="22"/>
                <w:szCs w:val="22"/>
                <w:lang w:eastAsia="es-ES"/>
              </w:rPr>
              <w:tab/>
            </w:r>
            <w:r w:rsidR="00346303" w:rsidRPr="00ED7A19">
              <w:rPr>
                <w:rStyle w:val="Hipervnculo"/>
                <w:noProof/>
              </w:rPr>
              <w:t>Arquitectura de software.</w:t>
            </w:r>
            <w:r w:rsidR="00346303">
              <w:rPr>
                <w:noProof/>
                <w:webHidden/>
              </w:rPr>
              <w:tab/>
            </w:r>
            <w:r w:rsidR="00346303">
              <w:rPr>
                <w:noProof/>
                <w:webHidden/>
              </w:rPr>
              <w:fldChar w:fldCharType="begin"/>
            </w:r>
            <w:r w:rsidR="00346303">
              <w:rPr>
                <w:noProof/>
                <w:webHidden/>
              </w:rPr>
              <w:instrText xml:space="preserve"> PAGEREF _Toc41638818 \h </w:instrText>
            </w:r>
            <w:r w:rsidR="00346303">
              <w:rPr>
                <w:noProof/>
                <w:webHidden/>
              </w:rPr>
            </w:r>
            <w:r w:rsidR="00346303">
              <w:rPr>
                <w:noProof/>
                <w:webHidden/>
              </w:rPr>
              <w:fldChar w:fldCharType="separate"/>
            </w:r>
            <w:r w:rsidR="00346303">
              <w:rPr>
                <w:noProof/>
                <w:webHidden/>
              </w:rPr>
              <w:t>76</w:t>
            </w:r>
            <w:r w:rsidR="00346303">
              <w:rPr>
                <w:noProof/>
                <w:webHidden/>
              </w:rPr>
              <w:fldChar w:fldCharType="end"/>
            </w:r>
          </w:hyperlink>
        </w:p>
        <w:p w14:paraId="065FBA9D" w14:textId="3182367E" w:rsidR="00346303" w:rsidRDefault="0097355F">
          <w:pPr>
            <w:pStyle w:val="TDC4"/>
            <w:rPr>
              <w:rFonts w:asciiTheme="minorHAnsi" w:eastAsiaTheme="minorEastAsia" w:hAnsiTheme="minorHAnsi"/>
              <w:noProof/>
              <w:sz w:val="22"/>
              <w:szCs w:val="22"/>
              <w:lang w:eastAsia="es-ES"/>
            </w:rPr>
          </w:pPr>
          <w:hyperlink w:anchor="_Toc41638819" w:history="1">
            <w:r w:rsidR="00346303" w:rsidRPr="00ED7A19">
              <w:rPr>
                <w:rStyle w:val="Hipervnculo"/>
                <w:noProof/>
              </w:rPr>
              <w:t>1.2.1.</w:t>
            </w:r>
            <w:r w:rsidR="00346303">
              <w:rPr>
                <w:rFonts w:asciiTheme="minorHAnsi" w:eastAsiaTheme="minorEastAsia" w:hAnsiTheme="minorHAnsi"/>
                <w:noProof/>
                <w:sz w:val="22"/>
                <w:szCs w:val="22"/>
                <w:lang w:eastAsia="es-ES"/>
              </w:rPr>
              <w:tab/>
            </w:r>
            <w:r w:rsidR="00346303" w:rsidRPr="00ED7A19">
              <w:rPr>
                <w:rStyle w:val="Hipervnculo"/>
                <w:noProof/>
              </w:rPr>
              <w:t>Modelo Vista Controlador.</w:t>
            </w:r>
            <w:r w:rsidR="00346303">
              <w:rPr>
                <w:noProof/>
                <w:webHidden/>
              </w:rPr>
              <w:tab/>
            </w:r>
            <w:r w:rsidR="00346303">
              <w:rPr>
                <w:noProof/>
                <w:webHidden/>
              </w:rPr>
              <w:fldChar w:fldCharType="begin"/>
            </w:r>
            <w:r w:rsidR="00346303">
              <w:rPr>
                <w:noProof/>
                <w:webHidden/>
              </w:rPr>
              <w:instrText xml:space="preserve"> PAGEREF _Toc41638819 \h </w:instrText>
            </w:r>
            <w:r w:rsidR="00346303">
              <w:rPr>
                <w:noProof/>
                <w:webHidden/>
              </w:rPr>
            </w:r>
            <w:r w:rsidR="00346303">
              <w:rPr>
                <w:noProof/>
                <w:webHidden/>
              </w:rPr>
              <w:fldChar w:fldCharType="separate"/>
            </w:r>
            <w:r w:rsidR="00346303">
              <w:rPr>
                <w:noProof/>
                <w:webHidden/>
              </w:rPr>
              <w:t>77</w:t>
            </w:r>
            <w:r w:rsidR="00346303">
              <w:rPr>
                <w:noProof/>
                <w:webHidden/>
              </w:rPr>
              <w:fldChar w:fldCharType="end"/>
            </w:r>
          </w:hyperlink>
        </w:p>
        <w:p w14:paraId="2186BDE7" w14:textId="1A1C7671" w:rsidR="00346303" w:rsidRDefault="0097355F">
          <w:pPr>
            <w:pStyle w:val="TDC5"/>
            <w:rPr>
              <w:rFonts w:asciiTheme="minorHAnsi" w:eastAsiaTheme="minorEastAsia" w:hAnsiTheme="minorHAnsi"/>
              <w:noProof/>
              <w:sz w:val="22"/>
              <w:szCs w:val="22"/>
              <w:lang w:eastAsia="es-ES"/>
            </w:rPr>
          </w:pPr>
          <w:hyperlink w:anchor="_Toc41638820" w:history="1">
            <w:r w:rsidR="00346303" w:rsidRPr="00ED7A19">
              <w:rPr>
                <w:rStyle w:val="Hipervnculo"/>
                <w:noProof/>
              </w:rPr>
              <w:t>1.2.1.1.</w:t>
            </w:r>
            <w:r w:rsidR="00346303">
              <w:rPr>
                <w:rFonts w:asciiTheme="minorHAnsi" w:eastAsiaTheme="minorEastAsia" w:hAnsiTheme="minorHAnsi"/>
                <w:noProof/>
                <w:sz w:val="22"/>
                <w:szCs w:val="22"/>
                <w:lang w:eastAsia="es-ES"/>
              </w:rPr>
              <w:tab/>
            </w:r>
            <w:r w:rsidR="00346303" w:rsidRPr="00ED7A19">
              <w:rPr>
                <w:rStyle w:val="Hipervnculo"/>
                <w:noProof/>
              </w:rPr>
              <w:t>Modelo.</w:t>
            </w:r>
            <w:r w:rsidR="00346303">
              <w:rPr>
                <w:noProof/>
                <w:webHidden/>
              </w:rPr>
              <w:tab/>
            </w:r>
            <w:r w:rsidR="00346303">
              <w:rPr>
                <w:noProof/>
                <w:webHidden/>
              </w:rPr>
              <w:fldChar w:fldCharType="begin"/>
            </w:r>
            <w:r w:rsidR="00346303">
              <w:rPr>
                <w:noProof/>
                <w:webHidden/>
              </w:rPr>
              <w:instrText xml:space="preserve"> PAGEREF _Toc41638820 \h </w:instrText>
            </w:r>
            <w:r w:rsidR="00346303">
              <w:rPr>
                <w:noProof/>
                <w:webHidden/>
              </w:rPr>
            </w:r>
            <w:r w:rsidR="00346303">
              <w:rPr>
                <w:noProof/>
                <w:webHidden/>
              </w:rPr>
              <w:fldChar w:fldCharType="separate"/>
            </w:r>
            <w:r w:rsidR="00346303">
              <w:rPr>
                <w:noProof/>
                <w:webHidden/>
              </w:rPr>
              <w:t>77</w:t>
            </w:r>
            <w:r w:rsidR="00346303">
              <w:rPr>
                <w:noProof/>
                <w:webHidden/>
              </w:rPr>
              <w:fldChar w:fldCharType="end"/>
            </w:r>
          </w:hyperlink>
        </w:p>
        <w:p w14:paraId="4930087B" w14:textId="3CDE0013" w:rsidR="00346303" w:rsidRDefault="0097355F">
          <w:pPr>
            <w:pStyle w:val="TDC5"/>
            <w:rPr>
              <w:rFonts w:asciiTheme="minorHAnsi" w:eastAsiaTheme="minorEastAsia" w:hAnsiTheme="minorHAnsi"/>
              <w:noProof/>
              <w:sz w:val="22"/>
              <w:szCs w:val="22"/>
              <w:lang w:eastAsia="es-ES"/>
            </w:rPr>
          </w:pPr>
          <w:hyperlink w:anchor="_Toc41638821" w:history="1">
            <w:r w:rsidR="00346303" w:rsidRPr="00ED7A19">
              <w:rPr>
                <w:rStyle w:val="Hipervnculo"/>
                <w:noProof/>
              </w:rPr>
              <w:t>1.2.1.2.</w:t>
            </w:r>
            <w:r w:rsidR="00346303">
              <w:rPr>
                <w:rFonts w:asciiTheme="minorHAnsi" w:eastAsiaTheme="minorEastAsia" w:hAnsiTheme="minorHAnsi"/>
                <w:noProof/>
                <w:sz w:val="22"/>
                <w:szCs w:val="22"/>
                <w:lang w:eastAsia="es-ES"/>
              </w:rPr>
              <w:tab/>
            </w:r>
            <w:r w:rsidR="00346303" w:rsidRPr="00ED7A19">
              <w:rPr>
                <w:rStyle w:val="Hipervnculo"/>
                <w:noProof/>
              </w:rPr>
              <w:t>Controlador.</w:t>
            </w:r>
            <w:r w:rsidR="00346303">
              <w:rPr>
                <w:noProof/>
                <w:webHidden/>
              </w:rPr>
              <w:tab/>
            </w:r>
            <w:r w:rsidR="00346303">
              <w:rPr>
                <w:noProof/>
                <w:webHidden/>
              </w:rPr>
              <w:fldChar w:fldCharType="begin"/>
            </w:r>
            <w:r w:rsidR="00346303">
              <w:rPr>
                <w:noProof/>
                <w:webHidden/>
              </w:rPr>
              <w:instrText xml:space="preserve"> PAGEREF _Toc41638821 \h </w:instrText>
            </w:r>
            <w:r w:rsidR="00346303">
              <w:rPr>
                <w:noProof/>
                <w:webHidden/>
              </w:rPr>
            </w:r>
            <w:r w:rsidR="00346303">
              <w:rPr>
                <w:noProof/>
                <w:webHidden/>
              </w:rPr>
              <w:fldChar w:fldCharType="separate"/>
            </w:r>
            <w:r w:rsidR="00346303">
              <w:rPr>
                <w:noProof/>
                <w:webHidden/>
              </w:rPr>
              <w:t>77</w:t>
            </w:r>
            <w:r w:rsidR="00346303">
              <w:rPr>
                <w:noProof/>
                <w:webHidden/>
              </w:rPr>
              <w:fldChar w:fldCharType="end"/>
            </w:r>
          </w:hyperlink>
        </w:p>
        <w:p w14:paraId="52C22E0D" w14:textId="77FC44EC" w:rsidR="00346303" w:rsidRDefault="0097355F">
          <w:pPr>
            <w:pStyle w:val="TDC5"/>
            <w:rPr>
              <w:rFonts w:asciiTheme="minorHAnsi" w:eastAsiaTheme="minorEastAsia" w:hAnsiTheme="minorHAnsi"/>
              <w:noProof/>
              <w:sz w:val="22"/>
              <w:szCs w:val="22"/>
              <w:lang w:eastAsia="es-ES"/>
            </w:rPr>
          </w:pPr>
          <w:hyperlink w:anchor="_Toc41638822" w:history="1">
            <w:r w:rsidR="00346303" w:rsidRPr="00ED7A19">
              <w:rPr>
                <w:rStyle w:val="Hipervnculo"/>
                <w:noProof/>
              </w:rPr>
              <w:t>1.2.1.3.</w:t>
            </w:r>
            <w:r w:rsidR="00346303">
              <w:rPr>
                <w:rFonts w:asciiTheme="minorHAnsi" w:eastAsiaTheme="minorEastAsia" w:hAnsiTheme="minorHAnsi"/>
                <w:noProof/>
                <w:sz w:val="22"/>
                <w:szCs w:val="22"/>
                <w:lang w:eastAsia="es-ES"/>
              </w:rPr>
              <w:tab/>
            </w:r>
            <w:r w:rsidR="00346303" w:rsidRPr="00ED7A19">
              <w:rPr>
                <w:rStyle w:val="Hipervnculo"/>
                <w:noProof/>
              </w:rPr>
              <w:t>Vista.</w:t>
            </w:r>
            <w:r w:rsidR="00346303">
              <w:rPr>
                <w:noProof/>
                <w:webHidden/>
              </w:rPr>
              <w:tab/>
            </w:r>
            <w:r w:rsidR="00346303">
              <w:rPr>
                <w:noProof/>
                <w:webHidden/>
              </w:rPr>
              <w:fldChar w:fldCharType="begin"/>
            </w:r>
            <w:r w:rsidR="00346303">
              <w:rPr>
                <w:noProof/>
                <w:webHidden/>
              </w:rPr>
              <w:instrText xml:space="preserve"> PAGEREF _Toc41638822 \h </w:instrText>
            </w:r>
            <w:r w:rsidR="00346303">
              <w:rPr>
                <w:noProof/>
                <w:webHidden/>
              </w:rPr>
            </w:r>
            <w:r w:rsidR="00346303">
              <w:rPr>
                <w:noProof/>
                <w:webHidden/>
              </w:rPr>
              <w:fldChar w:fldCharType="separate"/>
            </w:r>
            <w:r w:rsidR="00346303">
              <w:rPr>
                <w:noProof/>
                <w:webHidden/>
              </w:rPr>
              <w:t>78</w:t>
            </w:r>
            <w:r w:rsidR="00346303">
              <w:rPr>
                <w:noProof/>
                <w:webHidden/>
              </w:rPr>
              <w:fldChar w:fldCharType="end"/>
            </w:r>
          </w:hyperlink>
        </w:p>
        <w:p w14:paraId="7E6D7A9E" w14:textId="0FF30871" w:rsidR="00346303" w:rsidRDefault="0097355F">
          <w:pPr>
            <w:pStyle w:val="TDC5"/>
            <w:rPr>
              <w:rFonts w:asciiTheme="minorHAnsi" w:eastAsiaTheme="minorEastAsia" w:hAnsiTheme="minorHAnsi"/>
              <w:noProof/>
              <w:sz w:val="22"/>
              <w:szCs w:val="22"/>
              <w:lang w:eastAsia="es-ES"/>
            </w:rPr>
          </w:pPr>
          <w:hyperlink w:anchor="_Toc41638823" w:history="1">
            <w:r w:rsidR="00346303" w:rsidRPr="00ED7A19">
              <w:rPr>
                <w:rStyle w:val="Hipervnculo"/>
                <w:noProof/>
              </w:rPr>
              <w:t>1.2.1.4.</w:t>
            </w:r>
            <w:r w:rsidR="00346303">
              <w:rPr>
                <w:rFonts w:asciiTheme="minorHAnsi" w:eastAsiaTheme="minorEastAsia" w:hAnsiTheme="minorHAnsi"/>
                <w:noProof/>
                <w:sz w:val="22"/>
                <w:szCs w:val="22"/>
                <w:lang w:eastAsia="es-ES"/>
              </w:rPr>
              <w:tab/>
            </w:r>
            <w:r w:rsidR="00346303" w:rsidRPr="00ED7A19">
              <w:rPr>
                <w:rStyle w:val="Hipervnculo"/>
                <w:noProof/>
              </w:rPr>
              <w:t>Beneficios del Modelo Vista Controlador</w:t>
            </w:r>
            <w:r w:rsidR="00346303">
              <w:rPr>
                <w:noProof/>
                <w:webHidden/>
              </w:rPr>
              <w:tab/>
            </w:r>
            <w:r w:rsidR="00346303">
              <w:rPr>
                <w:noProof/>
                <w:webHidden/>
              </w:rPr>
              <w:fldChar w:fldCharType="begin"/>
            </w:r>
            <w:r w:rsidR="00346303">
              <w:rPr>
                <w:noProof/>
                <w:webHidden/>
              </w:rPr>
              <w:instrText xml:space="preserve"> PAGEREF _Toc41638823 \h </w:instrText>
            </w:r>
            <w:r w:rsidR="00346303">
              <w:rPr>
                <w:noProof/>
                <w:webHidden/>
              </w:rPr>
            </w:r>
            <w:r w:rsidR="00346303">
              <w:rPr>
                <w:noProof/>
                <w:webHidden/>
              </w:rPr>
              <w:fldChar w:fldCharType="separate"/>
            </w:r>
            <w:r w:rsidR="00346303">
              <w:rPr>
                <w:noProof/>
                <w:webHidden/>
              </w:rPr>
              <w:t>79</w:t>
            </w:r>
            <w:r w:rsidR="00346303">
              <w:rPr>
                <w:noProof/>
                <w:webHidden/>
              </w:rPr>
              <w:fldChar w:fldCharType="end"/>
            </w:r>
          </w:hyperlink>
        </w:p>
        <w:p w14:paraId="4905EDB1" w14:textId="0735AB9C" w:rsidR="00346303" w:rsidRDefault="0097355F">
          <w:pPr>
            <w:pStyle w:val="TDC3"/>
            <w:rPr>
              <w:rFonts w:asciiTheme="minorHAnsi" w:eastAsiaTheme="minorEastAsia" w:hAnsiTheme="minorHAnsi"/>
              <w:noProof/>
              <w:sz w:val="22"/>
              <w:szCs w:val="22"/>
              <w:lang w:eastAsia="es-ES"/>
            </w:rPr>
          </w:pPr>
          <w:hyperlink w:anchor="_Toc41638824" w:history="1">
            <w:r w:rsidR="00346303" w:rsidRPr="00ED7A19">
              <w:rPr>
                <w:rStyle w:val="Hipervnculo"/>
                <w:noProof/>
                <w:lang w:bidi="x-none"/>
                <w14:scene3d>
                  <w14:camera w14:prst="orthographicFront"/>
                  <w14:lightRig w14:rig="threePt" w14:dir="t">
                    <w14:rot w14:lat="0" w14:lon="0" w14:rev="0"/>
                  </w14:lightRig>
                </w14:scene3d>
              </w:rPr>
              <w:t>1.3.</w:t>
            </w:r>
            <w:r w:rsidR="00346303">
              <w:rPr>
                <w:rFonts w:asciiTheme="minorHAnsi" w:eastAsiaTheme="minorEastAsia" w:hAnsiTheme="minorHAnsi"/>
                <w:noProof/>
                <w:sz w:val="22"/>
                <w:szCs w:val="22"/>
                <w:lang w:eastAsia="es-ES"/>
              </w:rPr>
              <w:tab/>
            </w:r>
            <w:r w:rsidR="00346303" w:rsidRPr="00ED7A19">
              <w:rPr>
                <w:rStyle w:val="Hipervnculo"/>
                <w:noProof/>
              </w:rPr>
              <w:t>Metodología de Gestión de proyecto y desarrollo de software.</w:t>
            </w:r>
            <w:r w:rsidR="00346303">
              <w:rPr>
                <w:noProof/>
                <w:webHidden/>
              </w:rPr>
              <w:tab/>
            </w:r>
            <w:r w:rsidR="00346303">
              <w:rPr>
                <w:noProof/>
                <w:webHidden/>
              </w:rPr>
              <w:fldChar w:fldCharType="begin"/>
            </w:r>
            <w:r w:rsidR="00346303">
              <w:rPr>
                <w:noProof/>
                <w:webHidden/>
              </w:rPr>
              <w:instrText xml:space="preserve"> PAGEREF _Toc41638824 \h </w:instrText>
            </w:r>
            <w:r w:rsidR="00346303">
              <w:rPr>
                <w:noProof/>
                <w:webHidden/>
              </w:rPr>
            </w:r>
            <w:r w:rsidR="00346303">
              <w:rPr>
                <w:noProof/>
                <w:webHidden/>
              </w:rPr>
              <w:fldChar w:fldCharType="separate"/>
            </w:r>
            <w:r w:rsidR="00346303">
              <w:rPr>
                <w:noProof/>
                <w:webHidden/>
              </w:rPr>
              <w:t>79</w:t>
            </w:r>
            <w:r w:rsidR="00346303">
              <w:rPr>
                <w:noProof/>
                <w:webHidden/>
              </w:rPr>
              <w:fldChar w:fldCharType="end"/>
            </w:r>
          </w:hyperlink>
        </w:p>
        <w:p w14:paraId="037C8788" w14:textId="3B081241" w:rsidR="00346303" w:rsidRDefault="0097355F">
          <w:pPr>
            <w:pStyle w:val="TDC3"/>
            <w:rPr>
              <w:rFonts w:asciiTheme="minorHAnsi" w:eastAsiaTheme="minorEastAsia" w:hAnsiTheme="minorHAnsi"/>
              <w:noProof/>
              <w:sz w:val="22"/>
              <w:szCs w:val="22"/>
              <w:lang w:eastAsia="es-ES"/>
            </w:rPr>
          </w:pPr>
          <w:hyperlink w:anchor="_Toc41638825" w:history="1">
            <w:r w:rsidR="00346303" w:rsidRPr="00ED7A19">
              <w:rPr>
                <w:rStyle w:val="Hipervnculo"/>
                <w:noProof/>
                <w:lang w:bidi="x-none"/>
                <w14:scene3d>
                  <w14:camera w14:prst="orthographicFront"/>
                  <w14:lightRig w14:rig="threePt" w14:dir="t">
                    <w14:rot w14:lat="0" w14:lon="0" w14:rev="0"/>
                  </w14:lightRig>
                </w14:scene3d>
              </w:rPr>
              <w:t>1.4.</w:t>
            </w:r>
            <w:r w:rsidR="00346303">
              <w:rPr>
                <w:rFonts w:asciiTheme="minorHAnsi" w:eastAsiaTheme="minorEastAsia" w:hAnsiTheme="minorHAnsi"/>
                <w:noProof/>
                <w:sz w:val="22"/>
                <w:szCs w:val="22"/>
                <w:lang w:eastAsia="es-ES"/>
              </w:rPr>
              <w:tab/>
            </w:r>
            <w:r w:rsidR="00346303" w:rsidRPr="00ED7A19">
              <w:rPr>
                <w:rStyle w:val="Hipervnculo"/>
                <w:noProof/>
              </w:rPr>
              <w:t>Herramientas tecnológicas para la elaboración del proyecto.</w:t>
            </w:r>
            <w:r w:rsidR="00346303">
              <w:rPr>
                <w:noProof/>
                <w:webHidden/>
              </w:rPr>
              <w:tab/>
            </w:r>
            <w:r w:rsidR="00346303">
              <w:rPr>
                <w:noProof/>
                <w:webHidden/>
              </w:rPr>
              <w:fldChar w:fldCharType="begin"/>
            </w:r>
            <w:r w:rsidR="00346303">
              <w:rPr>
                <w:noProof/>
                <w:webHidden/>
              </w:rPr>
              <w:instrText xml:space="preserve"> PAGEREF _Toc41638825 \h </w:instrText>
            </w:r>
            <w:r w:rsidR="00346303">
              <w:rPr>
                <w:noProof/>
                <w:webHidden/>
              </w:rPr>
            </w:r>
            <w:r w:rsidR="00346303">
              <w:rPr>
                <w:noProof/>
                <w:webHidden/>
              </w:rPr>
              <w:fldChar w:fldCharType="separate"/>
            </w:r>
            <w:r w:rsidR="00346303">
              <w:rPr>
                <w:noProof/>
                <w:webHidden/>
              </w:rPr>
              <w:t>80</w:t>
            </w:r>
            <w:r w:rsidR="00346303">
              <w:rPr>
                <w:noProof/>
                <w:webHidden/>
              </w:rPr>
              <w:fldChar w:fldCharType="end"/>
            </w:r>
          </w:hyperlink>
        </w:p>
        <w:p w14:paraId="5B6812EB" w14:textId="6FEC55E0" w:rsidR="00346303" w:rsidRDefault="0097355F">
          <w:pPr>
            <w:pStyle w:val="TDC4"/>
            <w:rPr>
              <w:rFonts w:asciiTheme="minorHAnsi" w:eastAsiaTheme="minorEastAsia" w:hAnsiTheme="minorHAnsi"/>
              <w:noProof/>
              <w:sz w:val="22"/>
              <w:szCs w:val="22"/>
              <w:lang w:eastAsia="es-ES"/>
            </w:rPr>
          </w:pPr>
          <w:hyperlink w:anchor="_Toc41638826" w:history="1">
            <w:r w:rsidR="00346303" w:rsidRPr="00ED7A19">
              <w:rPr>
                <w:rStyle w:val="Hipervnculo"/>
                <w:noProof/>
              </w:rPr>
              <w:t>1.4.1.</w:t>
            </w:r>
            <w:r w:rsidR="00346303">
              <w:rPr>
                <w:rFonts w:asciiTheme="minorHAnsi" w:eastAsiaTheme="minorEastAsia" w:hAnsiTheme="minorHAnsi"/>
                <w:noProof/>
                <w:sz w:val="22"/>
                <w:szCs w:val="22"/>
                <w:lang w:eastAsia="es-ES"/>
              </w:rPr>
              <w:tab/>
            </w:r>
            <w:r w:rsidR="00346303" w:rsidRPr="00ED7A19">
              <w:rPr>
                <w:rStyle w:val="Hipervnculo"/>
                <w:noProof/>
              </w:rPr>
              <w:t>Navegador web.</w:t>
            </w:r>
            <w:r w:rsidR="00346303">
              <w:rPr>
                <w:noProof/>
                <w:webHidden/>
              </w:rPr>
              <w:tab/>
            </w:r>
            <w:r w:rsidR="00346303">
              <w:rPr>
                <w:noProof/>
                <w:webHidden/>
              </w:rPr>
              <w:fldChar w:fldCharType="begin"/>
            </w:r>
            <w:r w:rsidR="00346303">
              <w:rPr>
                <w:noProof/>
                <w:webHidden/>
              </w:rPr>
              <w:instrText xml:space="preserve"> PAGEREF _Toc41638826 \h </w:instrText>
            </w:r>
            <w:r w:rsidR="00346303">
              <w:rPr>
                <w:noProof/>
                <w:webHidden/>
              </w:rPr>
            </w:r>
            <w:r w:rsidR="00346303">
              <w:rPr>
                <w:noProof/>
                <w:webHidden/>
              </w:rPr>
              <w:fldChar w:fldCharType="separate"/>
            </w:r>
            <w:r w:rsidR="00346303">
              <w:rPr>
                <w:noProof/>
                <w:webHidden/>
              </w:rPr>
              <w:t>80</w:t>
            </w:r>
            <w:r w:rsidR="00346303">
              <w:rPr>
                <w:noProof/>
                <w:webHidden/>
              </w:rPr>
              <w:fldChar w:fldCharType="end"/>
            </w:r>
          </w:hyperlink>
        </w:p>
        <w:p w14:paraId="42AAA926" w14:textId="25D04601" w:rsidR="00346303" w:rsidRDefault="0097355F">
          <w:pPr>
            <w:pStyle w:val="TDC4"/>
            <w:rPr>
              <w:rFonts w:asciiTheme="minorHAnsi" w:eastAsiaTheme="minorEastAsia" w:hAnsiTheme="minorHAnsi"/>
              <w:noProof/>
              <w:sz w:val="22"/>
              <w:szCs w:val="22"/>
              <w:lang w:eastAsia="es-ES"/>
            </w:rPr>
          </w:pPr>
          <w:hyperlink w:anchor="_Toc41638827" w:history="1">
            <w:r w:rsidR="00346303" w:rsidRPr="00ED7A19">
              <w:rPr>
                <w:rStyle w:val="Hipervnculo"/>
                <w:noProof/>
              </w:rPr>
              <w:t>1.4.2.</w:t>
            </w:r>
            <w:r w:rsidR="00346303">
              <w:rPr>
                <w:rFonts w:asciiTheme="minorHAnsi" w:eastAsiaTheme="minorEastAsia" w:hAnsiTheme="minorHAnsi"/>
                <w:noProof/>
                <w:sz w:val="22"/>
                <w:szCs w:val="22"/>
                <w:lang w:eastAsia="es-ES"/>
              </w:rPr>
              <w:tab/>
            </w:r>
            <w:r w:rsidR="00346303" w:rsidRPr="00ED7A19">
              <w:rPr>
                <w:rStyle w:val="Hipervnculo"/>
                <w:noProof/>
              </w:rPr>
              <w:t>Wireframing</w:t>
            </w:r>
            <w:r w:rsidR="00346303">
              <w:rPr>
                <w:noProof/>
                <w:webHidden/>
              </w:rPr>
              <w:tab/>
            </w:r>
            <w:r w:rsidR="00346303">
              <w:rPr>
                <w:noProof/>
                <w:webHidden/>
              </w:rPr>
              <w:fldChar w:fldCharType="begin"/>
            </w:r>
            <w:r w:rsidR="00346303">
              <w:rPr>
                <w:noProof/>
                <w:webHidden/>
              </w:rPr>
              <w:instrText xml:space="preserve"> PAGEREF _Toc41638827 \h </w:instrText>
            </w:r>
            <w:r w:rsidR="00346303">
              <w:rPr>
                <w:noProof/>
                <w:webHidden/>
              </w:rPr>
            </w:r>
            <w:r w:rsidR="00346303">
              <w:rPr>
                <w:noProof/>
                <w:webHidden/>
              </w:rPr>
              <w:fldChar w:fldCharType="separate"/>
            </w:r>
            <w:r w:rsidR="00346303">
              <w:rPr>
                <w:noProof/>
                <w:webHidden/>
              </w:rPr>
              <w:t>82</w:t>
            </w:r>
            <w:r w:rsidR="00346303">
              <w:rPr>
                <w:noProof/>
                <w:webHidden/>
              </w:rPr>
              <w:fldChar w:fldCharType="end"/>
            </w:r>
          </w:hyperlink>
        </w:p>
        <w:p w14:paraId="2827E03C" w14:textId="221373F7" w:rsidR="00346303" w:rsidRDefault="0097355F">
          <w:pPr>
            <w:pStyle w:val="TDC5"/>
            <w:rPr>
              <w:rFonts w:asciiTheme="minorHAnsi" w:eastAsiaTheme="minorEastAsia" w:hAnsiTheme="minorHAnsi"/>
              <w:noProof/>
              <w:sz w:val="22"/>
              <w:szCs w:val="22"/>
              <w:lang w:eastAsia="es-ES"/>
            </w:rPr>
          </w:pPr>
          <w:hyperlink w:anchor="_Toc41638828" w:history="1">
            <w:r w:rsidR="00346303" w:rsidRPr="00ED7A19">
              <w:rPr>
                <w:rStyle w:val="Hipervnculo"/>
                <w:noProof/>
              </w:rPr>
              <w:t>1.4.2.1.</w:t>
            </w:r>
            <w:r w:rsidR="00346303">
              <w:rPr>
                <w:rFonts w:asciiTheme="minorHAnsi" w:eastAsiaTheme="minorEastAsia" w:hAnsiTheme="minorHAnsi"/>
                <w:noProof/>
                <w:sz w:val="22"/>
                <w:szCs w:val="22"/>
                <w:lang w:eastAsia="es-ES"/>
              </w:rPr>
              <w:tab/>
            </w:r>
            <w:r w:rsidR="00346303" w:rsidRPr="00ED7A19">
              <w:rPr>
                <w:rStyle w:val="Hipervnculo"/>
                <w:noProof/>
              </w:rPr>
              <w:t>Lucidchart</w:t>
            </w:r>
            <w:r w:rsidR="00346303">
              <w:rPr>
                <w:noProof/>
                <w:webHidden/>
              </w:rPr>
              <w:tab/>
            </w:r>
            <w:r w:rsidR="00346303">
              <w:rPr>
                <w:noProof/>
                <w:webHidden/>
              </w:rPr>
              <w:fldChar w:fldCharType="begin"/>
            </w:r>
            <w:r w:rsidR="00346303">
              <w:rPr>
                <w:noProof/>
                <w:webHidden/>
              </w:rPr>
              <w:instrText xml:space="preserve"> PAGEREF _Toc41638828 \h </w:instrText>
            </w:r>
            <w:r w:rsidR="00346303">
              <w:rPr>
                <w:noProof/>
                <w:webHidden/>
              </w:rPr>
            </w:r>
            <w:r w:rsidR="00346303">
              <w:rPr>
                <w:noProof/>
                <w:webHidden/>
              </w:rPr>
              <w:fldChar w:fldCharType="separate"/>
            </w:r>
            <w:r w:rsidR="00346303">
              <w:rPr>
                <w:noProof/>
                <w:webHidden/>
              </w:rPr>
              <w:t>82</w:t>
            </w:r>
            <w:r w:rsidR="00346303">
              <w:rPr>
                <w:noProof/>
                <w:webHidden/>
              </w:rPr>
              <w:fldChar w:fldCharType="end"/>
            </w:r>
          </w:hyperlink>
        </w:p>
        <w:p w14:paraId="1CD237F0" w14:textId="550B7B58" w:rsidR="00346303" w:rsidRDefault="0097355F">
          <w:pPr>
            <w:pStyle w:val="TDC4"/>
            <w:rPr>
              <w:rFonts w:asciiTheme="minorHAnsi" w:eastAsiaTheme="minorEastAsia" w:hAnsiTheme="minorHAnsi"/>
              <w:noProof/>
              <w:sz w:val="22"/>
              <w:szCs w:val="22"/>
              <w:lang w:eastAsia="es-ES"/>
            </w:rPr>
          </w:pPr>
          <w:hyperlink w:anchor="_Toc41638829" w:history="1">
            <w:r w:rsidR="00346303" w:rsidRPr="00ED7A19">
              <w:rPr>
                <w:rStyle w:val="Hipervnculo"/>
                <w:noProof/>
              </w:rPr>
              <w:t>1.4.3.</w:t>
            </w:r>
            <w:r w:rsidR="00346303">
              <w:rPr>
                <w:rFonts w:asciiTheme="minorHAnsi" w:eastAsiaTheme="minorEastAsia" w:hAnsiTheme="minorHAnsi"/>
                <w:noProof/>
                <w:sz w:val="22"/>
                <w:szCs w:val="22"/>
                <w:lang w:eastAsia="es-ES"/>
              </w:rPr>
              <w:tab/>
            </w:r>
            <w:r w:rsidR="00346303" w:rsidRPr="00ED7A19">
              <w:rPr>
                <w:rStyle w:val="Hipervnculo"/>
                <w:noProof/>
              </w:rPr>
              <w:t>IDE</w:t>
            </w:r>
            <w:r w:rsidR="00346303">
              <w:rPr>
                <w:noProof/>
                <w:webHidden/>
              </w:rPr>
              <w:tab/>
            </w:r>
            <w:r w:rsidR="00346303">
              <w:rPr>
                <w:noProof/>
                <w:webHidden/>
              </w:rPr>
              <w:fldChar w:fldCharType="begin"/>
            </w:r>
            <w:r w:rsidR="00346303">
              <w:rPr>
                <w:noProof/>
                <w:webHidden/>
              </w:rPr>
              <w:instrText xml:space="preserve"> PAGEREF _Toc41638829 \h </w:instrText>
            </w:r>
            <w:r w:rsidR="00346303">
              <w:rPr>
                <w:noProof/>
                <w:webHidden/>
              </w:rPr>
            </w:r>
            <w:r w:rsidR="00346303">
              <w:rPr>
                <w:noProof/>
                <w:webHidden/>
              </w:rPr>
              <w:fldChar w:fldCharType="separate"/>
            </w:r>
            <w:r w:rsidR="00346303">
              <w:rPr>
                <w:noProof/>
                <w:webHidden/>
              </w:rPr>
              <w:t>82</w:t>
            </w:r>
            <w:r w:rsidR="00346303">
              <w:rPr>
                <w:noProof/>
                <w:webHidden/>
              </w:rPr>
              <w:fldChar w:fldCharType="end"/>
            </w:r>
          </w:hyperlink>
        </w:p>
        <w:p w14:paraId="47B8B95F" w14:textId="167189A4" w:rsidR="00346303" w:rsidRDefault="0097355F">
          <w:pPr>
            <w:pStyle w:val="TDC5"/>
            <w:rPr>
              <w:rFonts w:asciiTheme="minorHAnsi" w:eastAsiaTheme="minorEastAsia" w:hAnsiTheme="minorHAnsi"/>
              <w:noProof/>
              <w:sz w:val="22"/>
              <w:szCs w:val="22"/>
              <w:lang w:eastAsia="es-ES"/>
            </w:rPr>
          </w:pPr>
          <w:hyperlink w:anchor="_Toc41638830" w:history="1">
            <w:r w:rsidR="00346303" w:rsidRPr="00ED7A19">
              <w:rPr>
                <w:rStyle w:val="Hipervnculo"/>
                <w:noProof/>
              </w:rPr>
              <w:t>1.4.3.1.</w:t>
            </w:r>
            <w:r w:rsidR="00346303">
              <w:rPr>
                <w:rFonts w:asciiTheme="minorHAnsi" w:eastAsiaTheme="minorEastAsia" w:hAnsiTheme="minorHAnsi"/>
                <w:noProof/>
                <w:sz w:val="22"/>
                <w:szCs w:val="22"/>
                <w:lang w:eastAsia="es-ES"/>
              </w:rPr>
              <w:tab/>
            </w:r>
            <w:r w:rsidR="00346303" w:rsidRPr="00ED7A19">
              <w:rPr>
                <w:rStyle w:val="Hipervnculo"/>
                <w:noProof/>
              </w:rPr>
              <w:t>Visual Studio Code</w:t>
            </w:r>
            <w:r w:rsidR="00346303">
              <w:rPr>
                <w:noProof/>
                <w:webHidden/>
              </w:rPr>
              <w:tab/>
            </w:r>
            <w:r w:rsidR="00346303">
              <w:rPr>
                <w:noProof/>
                <w:webHidden/>
              </w:rPr>
              <w:fldChar w:fldCharType="begin"/>
            </w:r>
            <w:r w:rsidR="00346303">
              <w:rPr>
                <w:noProof/>
                <w:webHidden/>
              </w:rPr>
              <w:instrText xml:space="preserve"> PAGEREF _Toc41638830 \h </w:instrText>
            </w:r>
            <w:r w:rsidR="00346303">
              <w:rPr>
                <w:noProof/>
                <w:webHidden/>
              </w:rPr>
            </w:r>
            <w:r w:rsidR="00346303">
              <w:rPr>
                <w:noProof/>
                <w:webHidden/>
              </w:rPr>
              <w:fldChar w:fldCharType="separate"/>
            </w:r>
            <w:r w:rsidR="00346303">
              <w:rPr>
                <w:noProof/>
                <w:webHidden/>
              </w:rPr>
              <w:t>83</w:t>
            </w:r>
            <w:r w:rsidR="00346303">
              <w:rPr>
                <w:noProof/>
                <w:webHidden/>
              </w:rPr>
              <w:fldChar w:fldCharType="end"/>
            </w:r>
          </w:hyperlink>
        </w:p>
        <w:p w14:paraId="14AC3A6B" w14:textId="34600D6C" w:rsidR="00346303" w:rsidRDefault="0097355F">
          <w:pPr>
            <w:pStyle w:val="TDC4"/>
            <w:rPr>
              <w:rFonts w:asciiTheme="minorHAnsi" w:eastAsiaTheme="minorEastAsia" w:hAnsiTheme="minorHAnsi"/>
              <w:noProof/>
              <w:sz w:val="22"/>
              <w:szCs w:val="22"/>
              <w:lang w:eastAsia="es-ES"/>
            </w:rPr>
          </w:pPr>
          <w:hyperlink w:anchor="_Toc41638831" w:history="1">
            <w:r w:rsidR="00346303" w:rsidRPr="00ED7A19">
              <w:rPr>
                <w:rStyle w:val="Hipervnculo"/>
                <w:noProof/>
              </w:rPr>
              <w:t>1.4.4.</w:t>
            </w:r>
            <w:r w:rsidR="00346303">
              <w:rPr>
                <w:rFonts w:asciiTheme="minorHAnsi" w:eastAsiaTheme="minorEastAsia" w:hAnsiTheme="minorHAnsi"/>
                <w:noProof/>
                <w:sz w:val="22"/>
                <w:szCs w:val="22"/>
                <w:lang w:eastAsia="es-ES"/>
              </w:rPr>
              <w:tab/>
            </w:r>
            <w:r w:rsidR="00346303" w:rsidRPr="00ED7A19">
              <w:rPr>
                <w:rStyle w:val="Hipervnculo"/>
                <w:noProof/>
              </w:rPr>
              <w:t>Lenguajes de programación</w:t>
            </w:r>
            <w:r w:rsidR="00346303">
              <w:rPr>
                <w:noProof/>
                <w:webHidden/>
              </w:rPr>
              <w:tab/>
            </w:r>
            <w:r w:rsidR="00346303">
              <w:rPr>
                <w:noProof/>
                <w:webHidden/>
              </w:rPr>
              <w:fldChar w:fldCharType="begin"/>
            </w:r>
            <w:r w:rsidR="00346303">
              <w:rPr>
                <w:noProof/>
                <w:webHidden/>
              </w:rPr>
              <w:instrText xml:space="preserve"> PAGEREF _Toc41638831 \h </w:instrText>
            </w:r>
            <w:r w:rsidR="00346303">
              <w:rPr>
                <w:noProof/>
                <w:webHidden/>
              </w:rPr>
            </w:r>
            <w:r w:rsidR="00346303">
              <w:rPr>
                <w:noProof/>
                <w:webHidden/>
              </w:rPr>
              <w:fldChar w:fldCharType="separate"/>
            </w:r>
            <w:r w:rsidR="00346303">
              <w:rPr>
                <w:noProof/>
                <w:webHidden/>
              </w:rPr>
              <w:t>83</w:t>
            </w:r>
            <w:r w:rsidR="00346303">
              <w:rPr>
                <w:noProof/>
                <w:webHidden/>
              </w:rPr>
              <w:fldChar w:fldCharType="end"/>
            </w:r>
          </w:hyperlink>
        </w:p>
        <w:p w14:paraId="2E49EA99" w14:textId="0D718129" w:rsidR="00346303" w:rsidRDefault="0097355F">
          <w:pPr>
            <w:pStyle w:val="TDC5"/>
            <w:rPr>
              <w:rFonts w:asciiTheme="minorHAnsi" w:eastAsiaTheme="minorEastAsia" w:hAnsiTheme="minorHAnsi"/>
              <w:noProof/>
              <w:sz w:val="22"/>
              <w:szCs w:val="22"/>
              <w:lang w:eastAsia="es-ES"/>
            </w:rPr>
          </w:pPr>
          <w:hyperlink w:anchor="_Toc41638832" w:history="1">
            <w:r w:rsidR="00346303" w:rsidRPr="00ED7A19">
              <w:rPr>
                <w:rStyle w:val="Hipervnculo"/>
                <w:noProof/>
              </w:rPr>
              <w:t>1.4.4.1.</w:t>
            </w:r>
            <w:r w:rsidR="00346303">
              <w:rPr>
                <w:rFonts w:asciiTheme="minorHAnsi" w:eastAsiaTheme="minorEastAsia" w:hAnsiTheme="minorHAnsi"/>
                <w:noProof/>
                <w:sz w:val="22"/>
                <w:szCs w:val="22"/>
                <w:lang w:eastAsia="es-ES"/>
              </w:rPr>
              <w:tab/>
            </w:r>
            <w:r w:rsidR="00346303" w:rsidRPr="00ED7A19">
              <w:rPr>
                <w:rStyle w:val="Hipervnculo"/>
                <w:noProof/>
              </w:rPr>
              <w:t>Backend.</w:t>
            </w:r>
            <w:r w:rsidR="00346303">
              <w:rPr>
                <w:noProof/>
                <w:webHidden/>
              </w:rPr>
              <w:tab/>
            </w:r>
            <w:r w:rsidR="00346303">
              <w:rPr>
                <w:noProof/>
                <w:webHidden/>
              </w:rPr>
              <w:fldChar w:fldCharType="begin"/>
            </w:r>
            <w:r w:rsidR="00346303">
              <w:rPr>
                <w:noProof/>
                <w:webHidden/>
              </w:rPr>
              <w:instrText xml:space="preserve"> PAGEREF _Toc41638832 \h </w:instrText>
            </w:r>
            <w:r w:rsidR="00346303">
              <w:rPr>
                <w:noProof/>
                <w:webHidden/>
              </w:rPr>
            </w:r>
            <w:r w:rsidR="00346303">
              <w:rPr>
                <w:noProof/>
                <w:webHidden/>
              </w:rPr>
              <w:fldChar w:fldCharType="separate"/>
            </w:r>
            <w:r w:rsidR="00346303">
              <w:rPr>
                <w:noProof/>
                <w:webHidden/>
              </w:rPr>
              <w:t>83</w:t>
            </w:r>
            <w:r w:rsidR="00346303">
              <w:rPr>
                <w:noProof/>
                <w:webHidden/>
              </w:rPr>
              <w:fldChar w:fldCharType="end"/>
            </w:r>
          </w:hyperlink>
        </w:p>
        <w:p w14:paraId="64B9AD3F" w14:textId="5730B19D" w:rsidR="00346303" w:rsidRDefault="0097355F">
          <w:pPr>
            <w:pStyle w:val="TDC5"/>
            <w:rPr>
              <w:rFonts w:asciiTheme="minorHAnsi" w:eastAsiaTheme="minorEastAsia" w:hAnsiTheme="minorHAnsi"/>
              <w:noProof/>
              <w:sz w:val="22"/>
              <w:szCs w:val="22"/>
              <w:lang w:eastAsia="es-ES"/>
            </w:rPr>
          </w:pPr>
          <w:hyperlink w:anchor="_Toc41638833" w:history="1">
            <w:r w:rsidR="00346303" w:rsidRPr="00ED7A19">
              <w:rPr>
                <w:rStyle w:val="Hipervnculo"/>
                <w:noProof/>
              </w:rPr>
              <w:t>1.4.4.2.</w:t>
            </w:r>
            <w:r w:rsidR="00346303">
              <w:rPr>
                <w:rFonts w:asciiTheme="minorHAnsi" w:eastAsiaTheme="minorEastAsia" w:hAnsiTheme="minorHAnsi"/>
                <w:noProof/>
                <w:sz w:val="22"/>
                <w:szCs w:val="22"/>
                <w:lang w:eastAsia="es-ES"/>
              </w:rPr>
              <w:tab/>
            </w:r>
            <w:r w:rsidR="00346303" w:rsidRPr="00ED7A19">
              <w:rPr>
                <w:rStyle w:val="Hipervnculo"/>
                <w:noProof/>
              </w:rPr>
              <w:t>Frontend.</w:t>
            </w:r>
            <w:r w:rsidR="00346303">
              <w:rPr>
                <w:noProof/>
                <w:webHidden/>
              </w:rPr>
              <w:tab/>
            </w:r>
            <w:r w:rsidR="00346303">
              <w:rPr>
                <w:noProof/>
                <w:webHidden/>
              </w:rPr>
              <w:fldChar w:fldCharType="begin"/>
            </w:r>
            <w:r w:rsidR="00346303">
              <w:rPr>
                <w:noProof/>
                <w:webHidden/>
              </w:rPr>
              <w:instrText xml:space="preserve"> PAGEREF _Toc41638833 \h </w:instrText>
            </w:r>
            <w:r w:rsidR="00346303">
              <w:rPr>
                <w:noProof/>
                <w:webHidden/>
              </w:rPr>
            </w:r>
            <w:r w:rsidR="00346303">
              <w:rPr>
                <w:noProof/>
                <w:webHidden/>
              </w:rPr>
              <w:fldChar w:fldCharType="separate"/>
            </w:r>
            <w:r w:rsidR="00346303">
              <w:rPr>
                <w:noProof/>
                <w:webHidden/>
              </w:rPr>
              <w:t>83</w:t>
            </w:r>
            <w:r w:rsidR="00346303">
              <w:rPr>
                <w:noProof/>
                <w:webHidden/>
              </w:rPr>
              <w:fldChar w:fldCharType="end"/>
            </w:r>
          </w:hyperlink>
        </w:p>
        <w:p w14:paraId="42383688" w14:textId="55C72863" w:rsidR="00346303" w:rsidRDefault="0097355F">
          <w:pPr>
            <w:pStyle w:val="TDC4"/>
            <w:rPr>
              <w:rFonts w:asciiTheme="minorHAnsi" w:eastAsiaTheme="minorEastAsia" w:hAnsiTheme="minorHAnsi"/>
              <w:noProof/>
              <w:sz w:val="22"/>
              <w:szCs w:val="22"/>
              <w:lang w:eastAsia="es-ES"/>
            </w:rPr>
          </w:pPr>
          <w:hyperlink w:anchor="_Toc41638834" w:history="1">
            <w:r w:rsidR="00346303" w:rsidRPr="00ED7A19">
              <w:rPr>
                <w:rStyle w:val="Hipervnculo"/>
                <w:noProof/>
              </w:rPr>
              <w:t>1.4.5.</w:t>
            </w:r>
            <w:r w:rsidR="00346303">
              <w:rPr>
                <w:rFonts w:asciiTheme="minorHAnsi" w:eastAsiaTheme="minorEastAsia" w:hAnsiTheme="minorHAnsi"/>
                <w:noProof/>
                <w:sz w:val="22"/>
                <w:szCs w:val="22"/>
                <w:lang w:eastAsia="es-ES"/>
              </w:rPr>
              <w:tab/>
            </w:r>
            <w:r w:rsidR="00346303" w:rsidRPr="00ED7A19">
              <w:rPr>
                <w:rStyle w:val="Hipervnculo"/>
                <w:noProof/>
              </w:rPr>
              <w:t>Lenguajes de etiquetación y estilo de páginas web.</w:t>
            </w:r>
            <w:r w:rsidR="00346303">
              <w:rPr>
                <w:noProof/>
                <w:webHidden/>
              </w:rPr>
              <w:tab/>
            </w:r>
            <w:r w:rsidR="00346303">
              <w:rPr>
                <w:noProof/>
                <w:webHidden/>
              </w:rPr>
              <w:fldChar w:fldCharType="begin"/>
            </w:r>
            <w:r w:rsidR="00346303">
              <w:rPr>
                <w:noProof/>
                <w:webHidden/>
              </w:rPr>
              <w:instrText xml:space="preserve"> PAGEREF _Toc41638834 \h </w:instrText>
            </w:r>
            <w:r w:rsidR="00346303">
              <w:rPr>
                <w:noProof/>
                <w:webHidden/>
              </w:rPr>
            </w:r>
            <w:r w:rsidR="00346303">
              <w:rPr>
                <w:noProof/>
                <w:webHidden/>
              </w:rPr>
              <w:fldChar w:fldCharType="separate"/>
            </w:r>
            <w:r w:rsidR="00346303">
              <w:rPr>
                <w:noProof/>
                <w:webHidden/>
              </w:rPr>
              <w:t>84</w:t>
            </w:r>
            <w:r w:rsidR="00346303">
              <w:rPr>
                <w:noProof/>
                <w:webHidden/>
              </w:rPr>
              <w:fldChar w:fldCharType="end"/>
            </w:r>
          </w:hyperlink>
        </w:p>
        <w:p w14:paraId="0190E7C9" w14:textId="1B9490A8" w:rsidR="00346303" w:rsidRDefault="0097355F">
          <w:pPr>
            <w:pStyle w:val="TDC4"/>
            <w:rPr>
              <w:rFonts w:asciiTheme="minorHAnsi" w:eastAsiaTheme="minorEastAsia" w:hAnsiTheme="minorHAnsi"/>
              <w:noProof/>
              <w:sz w:val="22"/>
              <w:szCs w:val="22"/>
              <w:lang w:eastAsia="es-ES"/>
            </w:rPr>
          </w:pPr>
          <w:hyperlink w:anchor="_Toc41638835" w:history="1">
            <w:r w:rsidR="00346303" w:rsidRPr="00ED7A19">
              <w:rPr>
                <w:rStyle w:val="Hipervnculo"/>
                <w:noProof/>
              </w:rPr>
              <w:t>1.4.6.</w:t>
            </w:r>
            <w:r w:rsidR="00346303">
              <w:rPr>
                <w:rFonts w:asciiTheme="minorHAnsi" w:eastAsiaTheme="minorEastAsia" w:hAnsiTheme="minorHAnsi"/>
                <w:noProof/>
                <w:sz w:val="22"/>
                <w:szCs w:val="22"/>
                <w:lang w:eastAsia="es-ES"/>
              </w:rPr>
              <w:tab/>
            </w:r>
            <w:r w:rsidR="00346303" w:rsidRPr="00ED7A19">
              <w:rPr>
                <w:rStyle w:val="Hipervnculo"/>
                <w:noProof/>
              </w:rPr>
              <w:t>Librerías</w:t>
            </w:r>
            <w:r w:rsidR="00346303">
              <w:rPr>
                <w:noProof/>
                <w:webHidden/>
              </w:rPr>
              <w:tab/>
            </w:r>
            <w:r w:rsidR="00346303">
              <w:rPr>
                <w:noProof/>
                <w:webHidden/>
              </w:rPr>
              <w:fldChar w:fldCharType="begin"/>
            </w:r>
            <w:r w:rsidR="00346303">
              <w:rPr>
                <w:noProof/>
                <w:webHidden/>
              </w:rPr>
              <w:instrText xml:space="preserve"> PAGEREF _Toc41638835 \h </w:instrText>
            </w:r>
            <w:r w:rsidR="00346303">
              <w:rPr>
                <w:noProof/>
                <w:webHidden/>
              </w:rPr>
            </w:r>
            <w:r w:rsidR="00346303">
              <w:rPr>
                <w:noProof/>
                <w:webHidden/>
              </w:rPr>
              <w:fldChar w:fldCharType="separate"/>
            </w:r>
            <w:r w:rsidR="00346303">
              <w:rPr>
                <w:noProof/>
                <w:webHidden/>
              </w:rPr>
              <w:t>84</w:t>
            </w:r>
            <w:r w:rsidR="00346303">
              <w:rPr>
                <w:noProof/>
                <w:webHidden/>
              </w:rPr>
              <w:fldChar w:fldCharType="end"/>
            </w:r>
          </w:hyperlink>
        </w:p>
        <w:p w14:paraId="2F18BE78" w14:textId="41C42A5F" w:rsidR="00346303" w:rsidRDefault="0097355F">
          <w:pPr>
            <w:pStyle w:val="TDC5"/>
            <w:rPr>
              <w:rFonts w:asciiTheme="minorHAnsi" w:eastAsiaTheme="minorEastAsia" w:hAnsiTheme="minorHAnsi"/>
              <w:noProof/>
              <w:sz w:val="22"/>
              <w:szCs w:val="22"/>
              <w:lang w:eastAsia="es-ES"/>
            </w:rPr>
          </w:pPr>
          <w:hyperlink w:anchor="_Toc41638836" w:history="1">
            <w:r w:rsidR="00346303" w:rsidRPr="00ED7A19">
              <w:rPr>
                <w:rStyle w:val="Hipervnculo"/>
                <w:noProof/>
              </w:rPr>
              <w:t>1.4.6.1.</w:t>
            </w:r>
            <w:r w:rsidR="00346303">
              <w:rPr>
                <w:rFonts w:asciiTheme="minorHAnsi" w:eastAsiaTheme="minorEastAsia" w:hAnsiTheme="minorHAnsi"/>
                <w:noProof/>
                <w:sz w:val="22"/>
                <w:szCs w:val="22"/>
                <w:lang w:eastAsia="es-ES"/>
              </w:rPr>
              <w:tab/>
            </w:r>
            <w:r w:rsidR="00346303" w:rsidRPr="00ED7A19">
              <w:rPr>
                <w:rStyle w:val="Hipervnculo"/>
                <w:noProof/>
              </w:rPr>
              <w:t>Jquery</w:t>
            </w:r>
            <w:r w:rsidR="00346303">
              <w:rPr>
                <w:noProof/>
                <w:webHidden/>
              </w:rPr>
              <w:tab/>
            </w:r>
            <w:r w:rsidR="00346303">
              <w:rPr>
                <w:noProof/>
                <w:webHidden/>
              </w:rPr>
              <w:fldChar w:fldCharType="begin"/>
            </w:r>
            <w:r w:rsidR="00346303">
              <w:rPr>
                <w:noProof/>
                <w:webHidden/>
              </w:rPr>
              <w:instrText xml:space="preserve"> PAGEREF _Toc41638836 \h </w:instrText>
            </w:r>
            <w:r w:rsidR="00346303">
              <w:rPr>
                <w:noProof/>
                <w:webHidden/>
              </w:rPr>
            </w:r>
            <w:r w:rsidR="00346303">
              <w:rPr>
                <w:noProof/>
                <w:webHidden/>
              </w:rPr>
              <w:fldChar w:fldCharType="separate"/>
            </w:r>
            <w:r w:rsidR="00346303">
              <w:rPr>
                <w:noProof/>
                <w:webHidden/>
              </w:rPr>
              <w:t>84</w:t>
            </w:r>
            <w:r w:rsidR="00346303">
              <w:rPr>
                <w:noProof/>
                <w:webHidden/>
              </w:rPr>
              <w:fldChar w:fldCharType="end"/>
            </w:r>
          </w:hyperlink>
        </w:p>
        <w:p w14:paraId="634FE120" w14:textId="1DA2C617" w:rsidR="00346303" w:rsidRDefault="0097355F">
          <w:pPr>
            <w:pStyle w:val="TDC5"/>
            <w:rPr>
              <w:rFonts w:asciiTheme="minorHAnsi" w:eastAsiaTheme="minorEastAsia" w:hAnsiTheme="minorHAnsi"/>
              <w:noProof/>
              <w:sz w:val="22"/>
              <w:szCs w:val="22"/>
              <w:lang w:eastAsia="es-ES"/>
            </w:rPr>
          </w:pPr>
          <w:hyperlink w:anchor="_Toc41638837" w:history="1">
            <w:r w:rsidR="00346303" w:rsidRPr="00ED7A19">
              <w:rPr>
                <w:rStyle w:val="Hipervnculo"/>
                <w:noProof/>
              </w:rPr>
              <w:t>1.4.6.2.</w:t>
            </w:r>
            <w:r w:rsidR="00346303">
              <w:rPr>
                <w:rFonts w:asciiTheme="minorHAnsi" w:eastAsiaTheme="minorEastAsia" w:hAnsiTheme="minorHAnsi"/>
                <w:noProof/>
                <w:sz w:val="22"/>
                <w:szCs w:val="22"/>
                <w:lang w:eastAsia="es-ES"/>
              </w:rPr>
              <w:tab/>
            </w:r>
            <w:r w:rsidR="00346303" w:rsidRPr="00ED7A19">
              <w:rPr>
                <w:rStyle w:val="Hipervnculo"/>
                <w:noProof/>
              </w:rPr>
              <w:t>TCPDF.</w:t>
            </w:r>
            <w:r w:rsidR="00346303">
              <w:rPr>
                <w:noProof/>
                <w:webHidden/>
              </w:rPr>
              <w:tab/>
            </w:r>
            <w:r w:rsidR="00346303">
              <w:rPr>
                <w:noProof/>
                <w:webHidden/>
              </w:rPr>
              <w:fldChar w:fldCharType="begin"/>
            </w:r>
            <w:r w:rsidR="00346303">
              <w:rPr>
                <w:noProof/>
                <w:webHidden/>
              </w:rPr>
              <w:instrText xml:space="preserve"> PAGEREF _Toc41638837 \h </w:instrText>
            </w:r>
            <w:r w:rsidR="00346303">
              <w:rPr>
                <w:noProof/>
                <w:webHidden/>
              </w:rPr>
            </w:r>
            <w:r w:rsidR="00346303">
              <w:rPr>
                <w:noProof/>
                <w:webHidden/>
              </w:rPr>
              <w:fldChar w:fldCharType="separate"/>
            </w:r>
            <w:r w:rsidR="00346303">
              <w:rPr>
                <w:noProof/>
                <w:webHidden/>
              </w:rPr>
              <w:t>84</w:t>
            </w:r>
            <w:r w:rsidR="00346303">
              <w:rPr>
                <w:noProof/>
                <w:webHidden/>
              </w:rPr>
              <w:fldChar w:fldCharType="end"/>
            </w:r>
          </w:hyperlink>
        </w:p>
        <w:p w14:paraId="0A7C84AC" w14:textId="15CD975D" w:rsidR="00346303" w:rsidRDefault="0097355F">
          <w:pPr>
            <w:pStyle w:val="TDC4"/>
            <w:rPr>
              <w:rFonts w:asciiTheme="minorHAnsi" w:eastAsiaTheme="minorEastAsia" w:hAnsiTheme="minorHAnsi"/>
              <w:noProof/>
              <w:sz w:val="22"/>
              <w:szCs w:val="22"/>
              <w:lang w:eastAsia="es-ES"/>
            </w:rPr>
          </w:pPr>
          <w:hyperlink w:anchor="_Toc41638838" w:history="1">
            <w:r w:rsidR="00346303" w:rsidRPr="00ED7A19">
              <w:rPr>
                <w:rStyle w:val="Hipervnculo"/>
                <w:noProof/>
              </w:rPr>
              <w:t>1.4.7.</w:t>
            </w:r>
            <w:r w:rsidR="00346303">
              <w:rPr>
                <w:rFonts w:asciiTheme="minorHAnsi" w:eastAsiaTheme="minorEastAsia" w:hAnsiTheme="minorHAnsi"/>
                <w:noProof/>
                <w:sz w:val="22"/>
                <w:szCs w:val="22"/>
                <w:lang w:eastAsia="es-ES"/>
              </w:rPr>
              <w:tab/>
            </w:r>
            <w:r w:rsidR="00346303" w:rsidRPr="00ED7A19">
              <w:rPr>
                <w:rStyle w:val="Hipervnculo"/>
                <w:noProof/>
              </w:rPr>
              <w:t>Templates y plugins complementarios.</w:t>
            </w:r>
            <w:r w:rsidR="00346303">
              <w:rPr>
                <w:noProof/>
                <w:webHidden/>
              </w:rPr>
              <w:tab/>
            </w:r>
            <w:r w:rsidR="00346303">
              <w:rPr>
                <w:noProof/>
                <w:webHidden/>
              </w:rPr>
              <w:fldChar w:fldCharType="begin"/>
            </w:r>
            <w:r w:rsidR="00346303">
              <w:rPr>
                <w:noProof/>
                <w:webHidden/>
              </w:rPr>
              <w:instrText xml:space="preserve"> PAGEREF _Toc41638838 \h </w:instrText>
            </w:r>
            <w:r w:rsidR="00346303">
              <w:rPr>
                <w:noProof/>
                <w:webHidden/>
              </w:rPr>
            </w:r>
            <w:r w:rsidR="00346303">
              <w:rPr>
                <w:noProof/>
                <w:webHidden/>
              </w:rPr>
              <w:fldChar w:fldCharType="separate"/>
            </w:r>
            <w:r w:rsidR="00346303">
              <w:rPr>
                <w:noProof/>
                <w:webHidden/>
              </w:rPr>
              <w:t>85</w:t>
            </w:r>
            <w:r w:rsidR="00346303">
              <w:rPr>
                <w:noProof/>
                <w:webHidden/>
              </w:rPr>
              <w:fldChar w:fldCharType="end"/>
            </w:r>
          </w:hyperlink>
        </w:p>
        <w:p w14:paraId="65FA75D3" w14:textId="0320A72F" w:rsidR="00346303" w:rsidRDefault="0097355F">
          <w:pPr>
            <w:pStyle w:val="TDC5"/>
            <w:rPr>
              <w:rFonts w:asciiTheme="minorHAnsi" w:eastAsiaTheme="minorEastAsia" w:hAnsiTheme="minorHAnsi"/>
              <w:noProof/>
              <w:sz w:val="22"/>
              <w:szCs w:val="22"/>
              <w:lang w:eastAsia="es-ES"/>
            </w:rPr>
          </w:pPr>
          <w:hyperlink w:anchor="_Toc41638839" w:history="1">
            <w:r w:rsidR="00346303" w:rsidRPr="00ED7A19">
              <w:rPr>
                <w:rStyle w:val="Hipervnculo"/>
                <w:noProof/>
              </w:rPr>
              <w:t>1.4.7.1.</w:t>
            </w:r>
            <w:r w:rsidR="00346303">
              <w:rPr>
                <w:rFonts w:asciiTheme="minorHAnsi" w:eastAsiaTheme="minorEastAsia" w:hAnsiTheme="minorHAnsi"/>
                <w:noProof/>
                <w:sz w:val="22"/>
                <w:szCs w:val="22"/>
                <w:lang w:eastAsia="es-ES"/>
              </w:rPr>
              <w:tab/>
            </w:r>
            <w:r w:rsidR="00346303" w:rsidRPr="00ED7A19">
              <w:rPr>
                <w:rStyle w:val="Hipervnculo"/>
                <w:noProof/>
              </w:rPr>
              <w:t>AdminLTE</w:t>
            </w:r>
            <w:r w:rsidR="00346303">
              <w:rPr>
                <w:noProof/>
                <w:webHidden/>
              </w:rPr>
              <w:tab/>
            </w:r>
            <w:r w:rsidR="00346303">
              <w:rPr>
                <w:noProof/>
                <w:webHidden/>
              </w:rPr>
              <w:fldChar w:fldCharType="begin"/>
            </w:r>
            <w:r w:rsidR="00346303">
              <w:rPr>
                <w:noProof/>
                <w:webHidden/>
              </w:rPr>
              <w:instrText xml:space="preserve"> PAGEREF _Toc41638839 \h </w:instrText>
            </w:r>
            <w:r w:rsidR="00346303">
              <w:rPr>
                <w:noProof/>
                <w:webHidden/>
              </w:rPr>
            </w:r>
            <w:r w:rsidR="00346303">
              <w:rPr>
                <w:noProof/>
                <w:webHidden/>
              </w:rPr>
              <w:fldChar w:fldCharType="separate"/>
            </w:r>
            <w:r w:rsidR="00346303">
              <w:rPr>
                <w:noProof/>
                <w:webHidden/>
              </w:rPr>
              <w:t>85</w:t>
            </w:r>
            <w:r w:rsidR="00346303">
              <w:rPr>
                <w:noProof/>
                <w:webHidden/>
              </w:rPr>
              <w:fldChar w:fldCharType="end"/>
            </w:r>
          </w:hyperlink>
        </w:p>
        <w:p w14:paraId="54871A75" w14:textId="7218E974" w:rsidR="00346303" w:rsidRDefault="0097355F">
          <w:pPr>
            <w:pStyle w:val="TDC5"/>
            <w:rPr>
              <w:rFonts w:asciiTheme="minorHAnsi" w:eastAsiaTheme="minorEastAsia" w:hAnsiTheme="minorHAnsi"/>
              <w:noProof/>
              <w:sz w:val="22"/>
              <w:szCs w:val="22"/>
              <w:lang w:eastAsia="es-ES"/>
            </w:rPr>
          </w:pPr>
          <w:hyperlink w:anchor="_Toc41638840" w:history="1">
            <w:r w:rsidR="00346303" w:rsidRPr="00ED7A19">
              <w:rPr>
                <w:rStyle w:val="Hipervnculo"/>
                <w:noProof/>
              </w:rPr>
              <w:t>1.4.7.2.</w:t>
            </w:r>
            <w:r w:rsidR="00346303">
              <w:rPr>
                <w:rFonts w:asciiTheme="minorHAnsi" w:eastAsiaTheme="minorEastAsia" w:hAnsiTheme="minorHAnsi"/>
                <w:noProof/>
                <w:sz w:val="22"/>
                <w:szCs w:val="22"/>
                <w:lang w:eastAsia="es-ES"/>
              </w:rPr>
              <w:tab/>
            </w:r>
            <w:r w:rsidR="00346303" w:rsidRPr="00ED7A19">
              <w:rPr>
                <w:rStyle w:val="Hipervnculo"/>
                <w:noProof/>
              </w:rPr>
              <w:t>MorrisJS.</w:t>
            </w:r>
            <w:r w:rsidR="00346303">
              <w:rPr>
                <w:noProof/>
                <w:webHidden/>
              </w:rPr>
              <w:tab/>
            </w:r>
            <w:r w:rsidR="00346303">
              <w:rPr>
                <w:noProof/>
                <w:webHidden/>
              </w:rPr>
              <w:fldChar w:fldCharType="begin"/>
            </w:r>
            <w:r w:rsidR="00346303">
              <w:rPr>
                <w:noProof/>
                <w:webHidden/>
              </w:rPr>
              <w:instrText xml:space="preserve"> PAGEREF _Toc41638840 \h </w:instrText>
            </w:r>
            <w:r w:rsidR="00346303">
              <w:rPr>
                <w:noProof/>
                <w:webHidden/>
              </w:rPr>
            </w:r>
            <w:r w:rsidR="00346303">
              <w:rPr>
                <w:noProof/>
                <w:webHidden/>
              </w:rPr>
              <w:fldChar w:fldCharType="separate"/>
            </w:r>
            <w:r w:rsidR="00346303">
              <w:rPr>
                <w:noProof/>
                <w:webHidden/>
              </w:rPr>
              <w:t>85</w:t>
            </w:r>
            <w:r w:rsidR="00346303">
              <w:rPr>
                <w:noProof/>
                <w:webHidden/>
              </w:rPr>
              <w:fldChar w:fldCharType="end"/>
            </w:r>
          </w:hyperlink>
        </w:p>
        <w:p w14:paraId="5E0EEF8A" w14:textId="2FFD28E8" w:rsidR="00346303" w:rsidRDefault="0097355F">
          <w:pPr>
            <w:pStyle w:val="TDC5"/>
            <w:rPr>
              <w:rFonts w:asciiTheme="minorHAnsi" w:eastAsiaTheme="minorEastAsia" w:hAnsiTheme="minorHAnsi"/>
              <w:noProof/>
              <w:sz w:val="22"/>
              <w:szCs w:val="22"/>
              <w:lang w:eastAsia="es-ES"/>
            </w:rPr>
          </w:pPr>
          <w:hyperlink w:anchor="_Toc41638841" w:history="1">
            <w:r w:rsidR="00346303" w:rsidRPr="00ED7A19">
              <w:rPr>
                <w:rStyle w:val="Hipervnculo"/>
                <w:noProof/>
              </w:rPr>
              <w:t>1.4.7.3.</w:t>
            </w:r>
            <w:r w:rsidR="00346303">
              <w:rPr>
                <w:rFonts w:asciiTheme="minorHAnsi" w:eastAsiaTheme="minorEastAsia" w:hAnsiTheme="minorHAnsi"/>
                <w:noProof/>
                <w:sz w:val="22"/>
                <w:szCs w:val="22"/>
                <w:lang w:eastAsia="es-ES"/>
              </w:rPr>
              <w:tab/>
            </w:r>
            <w:r w:rsidR="00346303" w:rsidRPr="00ED7A19">
              <w:rPr>
                <w:rStyle w:val="Hipervnculo"/>
                <w:noProof/>
              </w:rPr>
              <w:t>ChartJS.</w:t>
            </w:r>
            <w:r w:rsidR="00346303">
              <w:rPr>
                <w:noProof/>
                <w:webHidden/>
              </w:rPr>
              <w:tab/>
            </w:r>
            <w:r w:rsidR="00346303">
              <w:rPr>
                <w:noProof/>
                <w:webHidden/>
              </w:rPr>
              <w:fldChar w:fldCharType="begin"/>
            </w:r>
            <w:r w:rsidR="00346303">
              <w:rPr>
                <w:noProof/>
                <w:webHidden/>
              </w:rPr>
              <w:instrText xml:space="preserve"> PAGEREF _Toc41638841 \h </w:instrText>
            </w:r>
            <w:r w:rsidR="00346303">
              <w:rPr>
                <w:noProof/>
                <w:webHidden/>
              </w:rPr>
            </w:r>
            <w:r w:rsidR="00346303">
              <w:rPr>
                <w:noProof/>
                <w:webHidden/>
              </w:rPr>
              <w:fldChar w:fldCharType="separate"/>
            </w:r>
            <w:r w:rsidR="00346303">
              <w:rPr>
                <w:noProof/>
                <w:webHidden/>
              </w:rPr>
              <w:t>85</w:t>
            </w:r>
            <w:r w:rsidR="00346303">
              <w:rPr>
                <w:noProof/>
                <w:webHidden/>
              </w:rPr>
              <w:fldChar w:fldCharType="end"/>
            </w:r>
          </w:hyperlink>
        </w:p>
        <w:p w14:paraId="7E0876B1" w14:textId="7ECB653D" w:rsidR="00346303" w:rsidRDefault="0097355F">
          <w:pPr>
            <w:pStyle w:val="TDC5"/>
            <w:rPr>
              <w:rFonts w:asciiTheme="minorHAnsi" w:eastAsiaTheme="minorEastAsia" w:hAnsiTheme="minorHAnsi"/>
              <w:noProof/>
              <w:sz w:val="22"/>
              <w:szCs w:val="22"/>
              <w:lang w:eastAsia="es-ES"/>
            </w:rPr>
          </w:pPr>
          <w:hyperlink w:anchor="_Toc41638842" w:history="1">
            <w:r w:rsidR="00346303" w:rsidRPr="00ED7A19">
              <w:rPr>
                <w:rStyle w:val="Hipervnculo"/>
                <w:noProof/>
              </w:rPr>
              <w:t>1.4.7.4.</w:t>
            </w:r>
            <w:r w:rsidR="00346303">
              <w:rPr>
                <w:rFonts w:asciiTheme="minorHAnsi" w:eastAsiaTheme="minorEastAsia" w:hAnsiTheme="minorHAnsi"/>
                <w:noProof/>
                <w:sz w:val="22"/>
                <w:szCs w:val="22"/>
                <w:lang w:eastAsia="es-ES"/>
              </w:rPr>
              <w:tab/>
            </w:r>
            <w:r w:rsidR="00346303" w:rsidRPr="00ED7A19">
              <w:rPr>
                <w:rStyle w:val="Hipervnculo"/>
                <w:noProof/>
              </w:rPr>
              <w:t>InputMask.</w:t>
            </w:r>
            <w:r w:rsidR="00346303">
              <w:rPr>
                <w:noProof/>
                <w:webHidden/>
              </w:rPr>
              <w:tab/>
            </w:r>
            <w:r w:rsidR="00346303">
              <w:rPr>
                <w:noProof/>
                <w:webHidden/>
              </w:rPr>
              <w:fldChar w:fldCharType="begin"/>
            </w:r>
            <w:r w:rsidR="00346303">
              <w:rPr>
                <w:noProof/>
                <w:webHidden/>
              </w:rPr>
              <w:instrText xml:space="preserve"> PAGEREF _Toc41638842 \h </w:instrText>
            </w:r>
            <w:r w:rsidR="00346303">
              <w:rPr>
                <w:noProof/>
                <w:webHidden/>
              </w:rPr>
            </w:r>
            <w:r w:rsidR="00346303">
              <w:rPr>
                <w:noProof/>
                <w:webHidden/>
              </w:rPr>
              <w:fldChar w:fldCharType="separate"/>
            </w:r>
            <w:r w:rsidR="00346303">
              <w:rPr>
                <w:noProof/>
                <w:webHidden/>
              </w:rPr>
              <w:t>85</w:t>
            </w:r>
            <w:r w:rsidR="00346303">
              <w:rPr>
                <w:noProof/>
                <w:webHidden/>
              </w:rPr>
              <w:fldChar w:fldCharType="end"/>
            </w:r>
          </w:hyperlink>
        </w:p>
        <w:p w14:paraId="25BE6448" w14:textId="49E80621" w:rsidR="00346303" w:rsidRDefault="0097355F">
          <w:pPr>
            <w:pStyle w:val="TDC5"/>
            <w:rPr>
              <w:rFonts w:asciiTheme="minorHAnsi" w:eastAsiaTheme="minorEastAsia" w:hAnsiTheme="minorHAnsi"/>
              <w:noProof/>
              <w:sz w:val="22"/>
              <w:szCs w:val="22"/>
              <w:lang w:eastAsia="es-ES"/>
            </w:rPr>
          </w:pPr>
          <w:hyperlink w:anchor="_Toc41638843" w:history="1">
            <w:r w:rsidR="00346303" w:rsidRPr="00ED7A19">
              <w:rPr>
                <w:rStyle w:val="Hipervnculo"/>
                <w:noProof/>
              </w:rPr>
              <w:t>1.4.7.5.</w:t>
            </w:r>
            <w:r w:rsidR="00346303">
              <w:rPr>
                <w:rFonts w:asciiTheme="minorHAnsi" w:eastAsiaTheme="minorEastAsia" w:hAnsiTheme="minorHAnsi"/>
                <w:noProof/>
                <w:sz w:val="22"/>
                <w:szCs w:val="22"/>
                <w:lang w:eastAsia="es-ES"/>
              </w:rPr>
              <w:tab/>
            </w:r>
            <w:r w:rsidR="00346303" w:rsidRPr="00ED7A19">
              <w:rPr>
                <w:rStyle w:val="Hipervnculo"/>
                <w:noProof/>
              </w:rPr>
              <w:t>JqueryDataTable.</w:t>
            </w:r>
            <w:r w:rsidR="00346303">
              <w:rPr>
                <w:noProof/>
                <w:webHidden/>
              </w:rPr>
              <w:tab/>
            </w:r>
            <w:r w:rsidR="00346303">
              <w:rPr>
                <w:noProof/>
                <w:webHidden/>
              </w:rPr>
              <w:fldChar w:fldCharType="begin"/>
            </w:r>
            <w:r w:rsidR="00346303">
              <w:rPr>
                <w:noProof/>
                <w:webHidden/>
              </w:rPr>
              <w:instrText xml:space="preserve"> PAGEREF _Toc41638843 \h </w:instrText>
            </w:r>
            <w:r w:rsidR="00346303">
              <w:rPr>
                <w:noProof/>
                <w:webHidden/>
              </w:rPr>
            </w:r>
            <w:r w:rsidR="00346303">
              <w:rPr>
                <w:noProof/>
                <w:webHidden/>
              </w:rPr>
              <w:fldChar w:fldCharType="separate"/>
            </w:r>
            <w:r w:rsidR="00346303">
              <w:rPr>
                <w:noProof/>
                <w:webHidden/>
              </w:rPr>
              <w:t>86</w:t>
            </w:r>
            <w:r w:rsidR="00346303">
              <w:rPr>
                <w:noProof/>
                <w:webHidden/>
              </w:rPr>
              <w:fldChar w:fldCharType="end"/>
            </w:r>
          </w:hyperlink>
        </w:p>
        <w:p w14:paraId="1419DAED" w14:textId="23961EDD" w:rsidR="00346303" w:rsidRDefault="0097355F">
          <w:pPr>
            <w:pStyle w:val="TDC5"/>
            <w:rPr>
              <w:rFonts w:asciiTheme="minorHAnsi" w:eastAsiaTheme="minorEastAsia" w:hAnsiTheme="minorHAnsi"/>
              <w:noProof/>
              <w:sz w:val="22"/>
              <w:szCs w:val="22"/>
              <w:lang w:eastAsia="es-ES"/>
            </w:rPr>
          </w:pPr>
          <w:hyperlink w:anchor="_Toc41638844" w:history="1">
            <w:r w:rsidR="00346303" w:rsidRPr="00ED7A19">
              <w:rPr>
                <w:rStyle w:val="Hipervnculo"/>
                <w:noProof/>
              </w:rPr>
              <w:t>1.4.7.6.</w:t>
            </w:r>
            <w:r w:rsidR="00346303">
              <w:rPr>
                <w:rFonts w:asciiTheme="minorHAnsi" w:eastAsiaTheme="minorEastAsia" w:hAnsiTheme="minorHAnsi"/>
                <w:noProof/>
                <w:sz w:val="22"/>
                <w:szCs w:val="22"/>
                <w:lang w:eastAsia="es-ES"/>
              </w:rPr>
              <w:tab/>
            </w:r>
            <w:r w:rsidR="00346303" w:rsidRPr="00ED7A19">
              <w:rPr>
                <w:rStyle w:val="Hipervnculo"/>
                <w:noProof/>
              </w:rPr>
              <w:t>Data Range Picker.</w:t>
            </w:r>
            <w:r w:rsidR="00346303">
              <w:rPr>
                <w:noProof/>
                <w:webHidden/>
              </w:rPr>
              <w:tab/>
            </w:r>
            <w:r w:rsidR="00346303">
              <w:rPr>
                <w:noProof/>
                <w:webHidden/>
              </w:rPr>
              <w:fldChar w:fldCharType="begin"/>
            </w:r>
            <w:r w:rsidR="00346303">
              <w:rPr>
                <w:noProof/>
                <w:webHidden/>
              </w:rPr>
              <w:instrText xml:space="preserve"> PAGEREF _Toc41638844 \h </w:instrText>
            </w:r>
            <w:r w:rsidR="00346303">
              <w:rPr>
                <w:noProof/>
                <w:webHidden/>
              </w:rPr>
            </w:r>
            <w:r w:rsidR="00346303">
              <w:rPr>
                <w:noProof/>
                <w:webHidden/>
              </w:rPr>
              <w:fldChar w:fldCharType="separate"/>
            </w:r>
            <w:r w:rsidR="00346303">
              <w:rPr>
                <w:noProof/>
                <w:webHidden/>
              </w:rPr>
              <w:t>86</w:t>
            </w:r>
            <w:r w:rsidR="00346303">
              <w:rPr>
                <w:noProof/>
                <w:webHidden/>
              </w:rPr>
              <w:fldChar w:fldCharType="end"/>
            </w:r>
          </w:hyperlink>
        </w:p>
        <w:p w14:paraId="3EF0757D" w14:textId="02C31C6E" w:rsidR="00346303" w:rsidRDefault="0097355F">
          <w:pPr>
            <w:pStyle w:val="TDC5"/>
            <w:rPr>
              <w:rFonts w:asciiTheme="minorHAnsi" w:eastAsiaTheme="minorEastAsia" w:hAnsiTheme="minorHAnsi"/>
              <w:noProof/>
              <w:sz w:val="22"/>
              <w:szCs w:val="22"/>
              <w:lang w:eastAsia="es-ES"/>
            </w:rPr>
          </w:pPr>
          <w:hyperlink w:anchor="_Toc41638845" w:history="1">
            <w:r w:rsidR="00346303" w:rsidRPr="00ED7A19">
              <w:rPr>
                <w:rStyle w:val="Hipervnculo"/>
                <w:noProof/>
              </w:rPr>
              <w:t>1.4.7.7.</w:t>
            </w:r>
            <w:r w:rsidR="00346303">
              <w:rPr>
                <w:rFonts w:asciiTheme="minorHAnsi" w:eastAsiaTheme="minorEastAsia" w:hAnsiTheme="minorHAnsi"/>
                <w:noProof/>
                <w:sz w:val="22"/>
                <w:szCs w:val="22"/>
                <w:lang w:eastAsia="es-ES"/>
              </w:rPr>
              <w:tab/>
            </w:r>
            <w:r w:rsidR="00346303" w:rsidRPr="00ED7A19">
              <w:rPr>
                <w:rStyle w:val="Hipervnculo"/>
                <w:noProof/>
              </w:rPr>
              <w:t>Ionicons.</w:t>
            </w:r>
            <w:r w:rsidR="00346303">
              <w:rPr>
                <w:noProof/>
                <w:webHidden/>
              </w:rPr>
              <w:tab/>
            </w:r>
            <w:r w:rsidR="00346303">
              <w:rPr>
                <w:noProof/>
                <w:webHidden/>
              </w:rPr>
              <w:fldChar w:fldCharType="begin"/>
            </w:r>
            <w:r w:rsidR="00346303">
              <w:rPr>
                <w:noProof/>
                <w:webHidden/>
              </w:rPr>
              <w:instrText xml:space="preserve"> PAGEREF _Toc41638845 \h </w:instrText>
            </w:r>
            <w:r w:rsidR="00346303">
              <w:rPr>
                <w:noProof/>
                <w:webHidden/>
              </w:rPr>
            </w:r>
            <w:r w:rsidR="00346303">
              <w:rPr>
                <w:noProof/>
                <w:webHidden/>
              </w:rPr>
              <w:fldChar w:fldCharType="separate"/>
            </w:r>
            <w:r w:rsidR="00346303">
              <w:rPr>
                <w:noProof/>
                <w:webHidden/>
              </w:rPr>
              <w:t>86</w:t>
            </w:r>
            <w:r w:rsidR="00346303">
              <w:rPr>
                <w:noProof/>
                <w:webHidden/>
              </w:rPr>
              <w:fldChar w:fldCharType="end"/>
            </w:r>
          </w:hyperlink>
        </w:p>
        <w:p w14:paraId="29D80983" w14:textId="5FB0356D" w:rsidR="00346303" w:rsidRDefault="0097355F">
          <w:pPr>
            <w:pStyle w:val="TDC5"/>
            <w:rPr>
              <w:rFonts w:asciiTheme="minorHAnsi" w:eastAsiaTheme="minorEastAsia" w:hAnsiTheme="minorHAnsi"/>
              <w:noProof/>
              <w:sz w:val="22"/>
              <w:szCs w:val="22"/>
              <w:lang w:eastAsia="es-ES"/>
            </w:rPr>
          </w:pPr>
          <w:hyperlink w:anchor="_Toc41638846" w:history="1">
            <w:r w:rsidR="00346303" w:rsidRPr="00ED7A19">
              <w:rPr>
                <w:rStyle w:val="Hipervnculo"/>
                <w:noProof/>
              </w:rPr>
              <w:t>1.4.7.8.</w:t>
            </w:r>
            <w:r w:rsidR="00346303">
              <w:rPr>
                <w:rFonts w:asciiTheme="minorHAnsi" w:eastAsiaTheme="minorEastAsia" w:hAnsiTheme="minorHAnsi"/>
                <w:noProof/>
                <w:sz w:val="22"/>
                <w:szCs w:val="22"/>
                <w:lang w:eastAsia="es-ES"/>
              </w:rPr>
              <w:tab/>
            </w:r>
            <w:r w:rsidR="00346303" w:rsidRPr="00ED7A19">
              <w:rPr>
                <w:rStyle w:val="Hipervnculo"/>
                <w:noProof/>
              </w:rPr>
              <w:t>Icheck.</w:t>
            </w:r>
            <w:r w:rsidR="00346303">
              <w:rPr>
                <w:noProof/>
                <w:webHidden/>
              </w:rPr>
              <w:tab/>
            </w:r>
            <w:r w:rsidR="00346303">
              <w:rPr>
                <w:noProof/>
                <w:webHidden/>
              </w:rPr>
              <w:fldChar w:fldCharType="begin"/>
            </w:r>
            <w:r w:rsidR="00346303">
              <w:rPr>
                <w:noProof/>
                <w:webHidden/>
              </w:rPr>
              <w:instrText xml:space="preserve"> PAGEREF _Toc41638846 \h </w:instrText>
            </w:r>
            <w:r w:rsidR="00346303">
              <w:rPr>
                <w:noProof/>
                <w:webHidden/>
              </w:rPr>
            </w:r>
            <w:r w:rsidR="00346303">
              <w:rPr>
                <w:noProof/>
                <w:webHidden/>
              </w:rPr>
              <w:fldChar w:fldCharType="separate"/>
            </w:r>
            <w:r w:rsidR="00346303">
              <w:rPr>
                <w:noProof/>
                <w:webHidden/>
              </w:rPr>
              <w:t>86</w:t>
            </w:r>
            <w:r w:rsidR="00346303">
              <w:rPr>
                <w:noProof/>
                <w:webHidden/>
              </w:rPr>
              <w:fldChar w:fldCharType="end"/>
            </w:r>
          </w:hyperlink>
        </w:p>
        <w:p w14:paraId="5FF1BCE8" w14:textId="2DAD9055" w:rsidR="00346303" w:rsidRDefault="0097355F">
          <w:pPr>
            <w:pStyle w:val="TDC4"/>
            <w:rPr>
              <w:rFonts w:asciiTheme="minorHAnsi" w:eastAsiaTheme="minorEastAsia" w:hAnsiTheme="minorHAnsi"/>
              <w:noProof/>
              <w:sz w:val="22"/>
              <w:szCs w:val="22"/>
              <w:lang w:eastAsia="es-ES"/>
            </w:rPr>
          </w:pPr>
          <w:hyperlink w:anchor="_Toc41638847" w:history="1">
            <w:r w:rsidR="00346303" w:rsidRPr="00ED7A19">
              <w:rPr>
                <w:rStyle w:val="Hipervnculo"/>
                <w:noProof/>
              </w:rPr>
              <w:t>1.4.8.</w:t>
            </w:r>
            <w:r w:rsidR="00346303">
              <w:rPr>
                <w:rFonts w:asciiTheme="minorHAnsi" w:eastAsiaTheme="minorEastAsia" w:hAnsiTheme="minorHAnsi"/>
                <w:noProof/>
                <w:sz w:val="22"/>
                <w:szCs w:val="22"/>
                <w:lang w:eastAsia="es-ES"/>
              </w:rPr>
              <w:tab/>
            </w:r>
            <w:r w:rsidR="00346303" w:rsidRPr="00ED7A19">
              <w:rPr>
                <w:rStyle w:val="Hipervnculo"/>
                <w:noProof/>
              </w:rPr>
              <w:t>Frameworks.</w:t>
            </w:r>
            <w:r w:rsidR="00346303">
              <w:rPr>
                <w:noProof/>
                <w:webHidden/>
              </w:rPr>
              <w:tab/>
            </w:r>
            <w:r w:rsidR="00346303">
              <w:rPr>
                <w:noProof/>
                <w:webHidden/>
              </w:rPr>
              <w:fldChar w:fldCharType="begin"/>
            </w:r>
            <w:r w:rsidR="00346303">
              <w:rPr>
                <w:noProof/>
                <w:webHidden/>
              </w:rPr>
              <w:instrText xml:space="preserve"> PAGEREF _Toc41638847 \h </w:instrText>
            </w:r>
            <w:r w:rsidR="00346303">
              <w:rPr>
                <w:noProof/>
                <w:webHidden/>
              </w:rPr>
            </w:r>
            <w:r w:rsidR="00346303">
              <w:rPr>
                <w:noProof/>
                <w:webHidden/>
              </w:rPr>
              <w:fldChar w:fldCharType="separate"/>
            </w:r>
            <w:r w:rsidR="00346303">
              <w:rPr>
                <w:noProof/>
                <w:webHidden/>
              </w:rPr>
              <w:t>86</w:t>
            </w:r>
            <w:r w:rsidR="00346303">
              <w:rPr>
                <w:noProof/>
                <w:webHidden/>
              </w:rPr>
              <w:fldChar w:fldCharType="end"/>
            </w:r>
          </w:hyperlink>
        </w:p>
        <w:p w14:paraId="57E8F3B6" w14:textId="7D028933" w:rsidR="00346303" w:rsidRDefault="0097355F">
          <w:pPr>
            <w:pStyle w:val="TDC5"/>
            <w:rPr>
              <w:rFonts w:asciiTheme="minorHAnsi" w:eastAsiaTheme="minorEastAsia" w:hAnsiTheme="minorHAnsi"/>
              <w:noProof/>
              <w:sz w:val="22"/>
              <w:szCs w:val="22"/>
              <w:lang w:eastAsia="es-ES"/>
            </w:rPr>
          </w:pPr>
          <w:hyperlink w:anchor="_Toc41638848" w:history="1">
            <w:r w:rsidR="00346303" w:rsidRPr="00ED7A19">
              <w:rPr>
                <w:rStyle w:val="Hipervnculo"/>
                <w:noProof/>
              </w:rPr>
              <w:t>1.4.8.1.</w:t>
            </w:r>
            <w:r w:rsidR="00346303">
              <w:rPr>
                <w:rFonts w:asciiTheme="minorHAnsi" w:eastAsiaTheme="minorEastAsia" w:hAnsiTheme="minorHAnsi"/>
                <w:noProof/>
                <w:sz w:val="22"/>
                <w:szCs w:val="22"/>
                <w:lang w:eastAsia="es-ES"/>
              </w:rPr>
              <w:tab/>
            </w:r>
            <w:r w:rsidR="00346303" w:rsidRPr="00ED7A19">
              <w:rPr>
                <w:rStyle w:val="Hipervnculo"/>
                <w:noProof/>
              </w:rPr>
              <w:t>Bootstrap</w:t>
            </w:r>
            <w:r w:rsidR="00346303">
              <w:rPr>
                <w:noProof/>
                <w:webHidden/>
              </w:rPr>
              <w:tab/>
            </w:r>
            <w:r w:rsidR="00346303">
              <w:rPr>
                <w:noProof/>
                <w:webHidden/>
              </w:rPr>
              <w:fldChar w:fldCharType="begin"/>
            </w:r>
            <w:r w:rsidR="00346303">
              <w:rPr>
                <w:noProof/>
                <w:webHidden/>
              </w:rPr>
              <w:instrText xml:space="preserve"> PAGEREF _Toc41638848 \h </w:instrText>
            </w:r>
            <w:r w:rsidR="00346303">
              <w:rPr>
                <w:noProof/>
                <w:webHidden/>
              </w:rPr>
            </w:r>
            <w:r w:rsidR="00346303">
              <w:rPr>
                <w:noProof/>
                <w:webHidden/>
              </w:rPr>
              <w:fldChar w:fldCharType="separate"/>
            </w:r>
            <w:r w:rsidR="00346303">
              <w:rPr>
                <w:noProof/>
                <w:webHidden/>
              </w:rPr>
              <w:t>86</w:t>
            </w:r>
            <w:r w:rsidR="00346303">
              <w:rPr>
                <w:noProof/>
                <w:webHidden/>
              </w:rPr>
              <w:fldChar w:fldCharType="end"/>
            </w:r>
          </w:hyperlink>
        </w:p>
        <w:p w14:paraId="1EDA6862" w14:textId="2EAE9589" w:rsidR="00346303" w:rsidRDefault="0097355F">
          <w:pPr>
            <w:pStyle w:val="TDC4"/>
            <w:rPr>
              <w:rFonts w:asciiTheme="minorHAnsi" w:eastAsiaTheme="minorEastAsia" w:hAnsiTheme="minorHAnsi"/>
              <w:noProof/>
              <w:sz w:val="22"/>
              <w:szCs w:val="22"/>
              <w:lang w:eastAsia="es-ES"/>
            </w:rPr>
          </w:pPr>
          <w:hyperlink w:anchor="_Toc41638849" w:history="1">
            <w:r w:rsidR="00346303" w:rsidRPr="00ED7A19">
              <w:rPr>
                <w:rStyle w:val="Hipervnculo"/>
                <w:noProof/>
              </w:rPr>
              <w:t>1.4.9.</w:t>
            </w:r>
            <w:r w:rsidR="00346303">
              <w:rPr>
                <w:rFonts w:asciiTheme="minorHAnsi" w:eastAsiaTheme="minorEastAsia" w:hAnsiTheme="minorHAnsi"/>
                <w:noProof/>
                <w:sz w:val="22"/>
                <w:szCs w:val="22"/>
                <w:lang w:eastAsia="es-ES"/>
              </w:rPr>
              <w:tab/>
            </w:r>
            <w:r w:rsidR="00346303" w:rsidRPr="00ED7A19">
              <w:rPr>
                <w:rStyle w:val="Hipervnculo"/>
                <w:noProof/>
              </w:rPr>
              <w:t>Lenguaje de consulta de datos.</w:t>
            </w:r>
            <w:r w:rsidR="00346303">
              <w:rPr>
                <w:noProof/>
                <w:webHidden/>
              </w:rPr>
              <w:tab/>
            </w:r>
            <w:r w:rsidR="00346303">
              <w:rPr>
                <w:noProof/>
                <w:webHidden/>
              </w:rPr>
              <w:fldChar w:fldCharType="begin"/>
            </w:r>
            <w:r w:rsidR="00346303">
              <w:rPr>
                <w:noProof/>
                <w:webHidden/>
              </w:rPr>
              <w:instrText xml:space="preserve"> PAGEREF _Toc41638849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hyperlink>
        </w:p>
        <w:p w14:paraId="3BE33438" w14:textId="0ECE153C" w:rsidR="00346303" w:rsidRDefault="0097355F">
          <w:pPr>
            <w:pStyle w:val="TDC5"/>
            <w:rPr>
              <w:rFonts w:asciiTheme="minorHAnsi" w:eastAsiaTheme="minorEastAsia" w:hAnsiTheme="minorHAnsi"/>
              <w:noProof/>
              <w:sz w:val="22"/>
              <w:szCs w:val="22"/>
              <w:lang w:eastAsia="es-ES"/>
            </w:rPr>
          </w:pPr>
          <w:hyperlink w:anchor="_Toc41638850" w:history="1">
            <w:r w:rsidR="00346303" w:rsidRPr="00ED7A19">
              <w:rPr>
                <w:rStyle w:val="Hipervnculo"/>
                <w:noProof/>
              </w:rPr>
              <w:t>1.4.9.1.</w:t>
            </w:r>
            <w:r w:rsidR="00346303">
              <w:rPr>
                <w:rFonts w:asciiTheme="minorHAnsi" w:eastAsiaTheme="minorEastAsia" w:hAnsiTheme="minorHAnsi"/>
                <w:noProof/>
                <w:sz w:val="22"/>
                <w:szCs w:val="22"/>
                <w:lang w:eastAsia="es-ES"/>
              </w:rPr>
              <w:tab/>
            </w:r>
            <w:r w:rsidR="00346303" w:rsidRPr="00ED7A19">
              <w:rPr>
                <w:rStyle w:val="Hipervnculo"/>
                <w:noProof/>
              </w:rPr>
              <w:t>SQL.</w:t>
            </w:r>
            <w:r w:rsidR="00346303">
              <w:rPr>
                <w:noProof/>
                <w:webHidden/>
              </w:rPr>
              <w:tab/>
            </w:r>
            <w:r w:rsidR="00346303">
              <w:rPr>
                <w:noProof/>
                <w:webHidden/>
              </w:rPr>
              <w:fldChar w:fldCharType="begin"/>
            </w:r>
            <w:r w:rsidR="00346303">
              <w:rPr>
                <w:noProof/>
                <w:webHidden/>
              </w:rPr>
              <w:instrText xml:space="preserve"> PAGEREF _Toc41638850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hyperlink>
        </w:p>
        <w:p w14:paraId="1657202A" w14:textId="5B87CBFC" w:rsidR="00346303" w:rsidRDefault="0097355F">
          <w:pPr>
            <w:pStyle w:val="TDC4"/>
            <w:rPr>
              <w:rFonts w:asciiTheme="minorHAnsi" w:eastAsiaTheme="minorEastAsia" w:hAnsiTheme="minorHAnsi"/>
              <w:noProof/>
              <w:sz w:val="22"/>
              <w:szCs w:val="22"/>
              <w:lang w:eastAsia="es-ES"/>
            </w:rPr>
            <w:pPrChange w:id="20" w:author="RENOVATIO" w:date="2020-05-30T10:32:00Z">
              <w:pPr>
                <w:pStyle w:val="TDC4"/>
                <w:tabs>
                  <w:tab w:val="left" w:pos="2281"/>
                </w:tabs>
              </w:pPr>
            </w:pPrChange>
          </w:pPr>
          <w:r>
            <w:rPr>
              <w:noProof/>
            </w:rPr>
            <w:fldChar w:fldCharType="begin"/>
          </w:r>
          <w:r>
            <w:rPr>
              <w:noProof/>
            </w:rPr>
            <w:instrText xml:space="preserve"> HYPERLINK \l "_Toc41638851" </w:instrText>
          </w:r>
          <w:r>
            <w:rPr>
              <w:noProof/>
            </w:rPr>
            <w:fldChar w:fldCharType="separate"/>
          </w:r>
          <w:r w:rsidR="00346303" w:rsidRPr="00ED7A19">
            <w:rPr>
              <w:rStyle w:val="Hipervnculo"/>
              <w:noProof/>
            </w:rPr>
            <w:t>1.4.10.</w:t>
          </w:r>
          <w:r w:rsidR="00346303">
            <w:rPr>
              <w:rFonts w:asciiTheme="minorHAnsi" w:eastAsiaTheme="minorEastAsia" w:hAnsiTheme="minorHAnsi"/>
              <w:noProof/>
              <w:sz w:val="22"/>
              <w:szCs w:val="22"/>
              <w:lang w:eastAsia="es-ES"/>
            </w:rPr>
            <w:tab/>
          </w:r>
          <w:r w:rsidR="00346303" w:rsidRPr="00ED7A19">
            <w:rPr>
              <w:rStyle w:val="Hipervnculo"/>
              <w:noProof/>
            </w:rPr>
            <w:t>Lenguaje de consulta estructurado o procedural:</w:t>
          </w:r>
          <w:r w:rsidR="00346303">
            <w:rPr>
              <w:noProof/>
              <w:webHidden/>
            </w:rPr>
            <w:tab/>
          </w:r>
          <w:r w:rsidR="00346303">
            <w:rPr>
              <w:noProof/>
              <w:webHidden/>
            </w:rPr>
            <w:fldChar w:fldCharType="begin"/>
          </w:r>
          <w:r w:rsidR="00346303">
            <w:rPr>
              <w:noProof/>
              <w:webHidden/>
            </w:rPr>
            <w:instrText xml:space="preserve"> PAGEREF _Toc41638851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r>
            <w:rPr>
              <w:noProof/>
            </w:rPr>
            <w:fldChar w:fldCharType="end"/>
          </w:r>
        </w:p>
        <w:p w14:paraId="27799A3D" w14:textId="4FE4A07A" w:rsidR="00346303" w:rsidRDefault="0097355F">
          <w:pPr>
            <w:pStyle w:val="TDC5"/>
            <w:rPr>
              <w:rFonts w:asciiTheme="minorHAnsi" w:eastAsiaTheme="minorEastAsia" w:hAnsiTheme="minorHAnsi"/>
              <w:noProof/>
              <w:sz w:val="22"/>
              <w:szCs w:val="22"/>
              <w:lang w:eastAsia="es-ES"/>
            </w:rPr>
            <w:pPrChange w:id="21" w:author="RENOVATIO" w:date="2020-05-30T10:32:00Z">
              <w:pPr>
                <w:pStyle w:val="TDC5"/>
                <w:tabs>
                  <w:tab w:val="left" w:pos="2651"/>
                </w:tabs>
              </w:pPr>
            </w:pPrChange>
          </w:pPr>
          <w:r>
            <w:rPr>
              <w:noProof/>
            </w:rPr>
            <w:fldChar w:fldCharType="begin"/>
          </w:r>
          <w:r>
            <w:rPr>
              <w:noProof/>
            </w:rPr>
            <w:instrText xml:space="preserve"> HYPERLINK \l "_Toc41638852" </w:instrText>
          </w:r>
          <w:r>
            <w:rPr>
              <w:noProof/>
            </w:rPr>
            <w:fldChar w:fldCharType="separate"/>
          </w:r>
          <w:r w:rsidR="00346303" w:rsidRPr="00ED7A19">
            <w:rPr>
              <w:rStyle w:val="Hipervnculo"/>
              <w:noProof/>
            </w:rPr>
            <w:t>1.4.10.1.</w:t>
          </w:r>
          <w:r w:rsidR="00346303">
            <w:rPr>
              <w:rFonts w:asciiTheme="minorHAnsi" w:eastAsiaTheme="minorEastAsia" w:hAnsiTheme="minorHAnsi"/>
              <w:noProof/>
              <w:sz w:val="22"/>
              <w:szCs w:val="22"/>
              <w:lang w:eastAsia="es-ES"/>
            </w:rPr>
            <w:tab/>
          </w:r>
          <w:r w:rsidR="00346303" w:rsidRPr="00ED7A19">
            <w:rPr>
              <w:rStyle w:val="Hipervnculo"/>
              <w:noProof/>
            </w:rPr>
            <w:t>SQL/PSM</w:t>
          </w:r>
          <w:r w:rsidR="00346303">
            <w:rPr>
              <w:noProof/>
              <w:webHidden/>
            </w:rPr>
            <w:tab/>
          </w:r>
          <w:r w:rsidR="00346303">
            <w:rPr>
              <w:noProof/>
              <w:webHidden/>
            </w:rPr>
            <w:fldChar w:fldCharType="begin"/>
          </w:r>
          <w:r w:rsidR="00346303">
            <w:rPr>
              <w:noProof/>
              <w:webHidden/>
            </w:rPr>
            <w:instrText xml:space="preserve"> PAGEREF _Toc41638852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r>
            <w:rPr>
              <w:noProof/>
            </w:rPr>
            <w:fldChar w:fldCharType="end"/>
          </w:r>
        </w:p>
        <w:p w14:paraId="7F1EEBBA" w14:textId="2EEB84E3" w:rsidR="00346303" w:rsidRDefault="0097355F">
          <w:pPr>
            <w:pStyle w:val="TDC4"/>
            <w:rPr>
              <w:rFonts w:asciiTheme="minorHAnsi" w:eastAsiaTheme="minorEastAsia" w:hAnsiTheme="minorHAnsi"/>
              <w:noProof/>
              <w:sz w:val="22"/>
              <w:szCs w:val="22"/>
              <w:lang w:eastAsia="es-ES"/>
            </w:rPr>
            <w:pPrChange w:id="22" w:author="RENOVATIO" w:date="2020-05-30T10:32:00Z">
              <w:pPr>
                <w:pStyle w:val="TDC4"/>
                <w:tabs>
                  <w:tab w:val="left" w:pos="2281"/>
                </w:tabs>
              </w:pPr>
            </w:pPrChange>
          </w:pPr>
          <w:r>
            <w:rPr>
              <w:noProof/>
            </w:rPr>
            <w:fldChar w:fldCharType="begin"/>
          </w:r>
          <w:r>
            <w:rPr>
              <w:noProof/>
            </w:rPr>
            <w:instrText xml:space="preserve"> HYPERLINK \l "_Toc41638853" </w:instrText>
          </w:r>
          <w:r>
            <w:rPr>
              <w:noProof/>
            </w:rPr>
            <w:fldChar w:fldCharType="separate"/>
          </w:r>
          <w:r w:rsidR="00346303" w:rsidRPr="00ED7A19">
            <w:rPr>
              <w:rStyle w:val="Hipervnculo"/>
              <w:noProof/>
            </w:rPr>
            <w:t>1.4.11.</w:t>
          </w:r>
          <w:r w:rsidR="00346303">
            <w:rPr>
              <w:rFonts w:asciiTheme="minorHAnsi" w:eastAsiaTheme="minorEastAsia" w:hAnsiTheme="minorHAnsi"/>
              <w:noProof/>
              <w:sz w:val="22"/>
              <w:szCs w:val="22"/>
              <w:lang w:eastAsia="es-ES"/>
            </w:rPr>
            <w:tab/>
          </w:r>
          <w:r w:rsidR="00346303" w:rsidRPr="00ED7A19">
            <w:rPr>
              <w:rStyle w:val="Hipervnculo"/>
              <w:noProof/>
            </w:rPr>
            <w:t>API.</w:t>
          </w:r>
          <w:r w:rsidR="00346303">
            <w:rPr>
              <w:noProof/>
              <w:webHidden/>
            </w:rPr>
            <w:tab/>
          </w:r>
          <w:r w:rsidR="00346303">
            <w:rPr>
              <w:noProof/>
              <w:webHidden/>
            </w:rPr>
            <w:fldChar w:fldCharType="begin"/>
          </w:r>
          <w:r w:rsidR="00346303">
            <w:rPr>
              <w:noProof/>
              <w:webHidden/>
            </w:rPr>
            <w:instrText xml:space="preserve"> PAGEREF _Toc41638853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r>
            <w:rPr>
              <w:noProof/>
            </w:rPr>
            <w:fldChar w:fldCharType="end"/>
          </w:r>
        </w:p>
        <w:p w14:paraId="6046290B" w14:textId="0DC9C58B" w:rsidR="00346303" w:rsidRDefault="0097355F">
          <w:pPr>
            <w:pStyle w:val="TDC5"/>
            <w:rPr>
              <w:rFonts w:asciiTheme="minorHAnsi" w:eastAsiaTheme="minorEastAsia" w:hAnsiTheme="minorHAnsi"/>
              <w:noProof/>
              <w:sz w:val="22"/>
              <w:szCs w:val="22"/>
              <w:lang w:eastAsia="es-ES"/>
            </w:rPr>
            <w:pPrChange w:id="23" w:author="RENOVATIO" w:date="2020-05-30T10:32:00Z">
              <w:pPr>
                <w:pStyle w:val="TDC5"/>
                <w:tabs>
                  <w:tab w:val="left" w:pos="2651"/>
                </w:tabs>
              </w:pPr>
            </w:pPrChange>
          </w:pPr>
          <w:r>
            <w:rPr>
              <w:noProof/>
            </w:rPr>
            <w:fldChar w:fldCharType="begin"/>
          </w:r>
          <w:r>
            <w:rPr>
              <w:noProof/>
            </w:rPr>
            <w:instrText xml:space="preserve"> HYPERLINK \l "_Toc41638854" </w:instrText>
          </w:r>
          <w:r>
            <w:rPr>
              <w:noProof/>
            </w:rPr>
            <w:fldChar w:fldCharType="separate"/>
          </w:r>
          <w:r w:rsidR="00346303" w:rsidRPr="00ED7A19">
            <w:rPr>
              <w:rStyle w:val="Hipervnculo"/>
              <w:noProof/>
            </w:rPr>
            <w:t>1.4.11.1.</w:t>
          </w:r>
          <w:r w:rsidR="00346303">
            <w:rPr>
              <w:rFonts w:asciiTheme="minorHAnsi" w:eastAsiaTheme="minorEastAsia" w:hAnsiTheme="minorHAnsi"/>
              <w:noProof/>
              <w:sz w:val="22"/>
              <w:szCs w:val="22"/>
              <w:lang w:eastAsia="es-ES"/>
            </w:rPr>
            <w:tab/>
          </w:r>
          <w:r w:rsidR="00346303" w:rsidRPr="00ED7A19">
            <w:rPr>
              <w:rStyle w:val="Hipervnculo"/>
              <w:noProof/>
            </w:rPr>
            <w:t>PDO.</w:t>
          </w:r>
          <w:r w:rsidR="00346303">
            <w:rPr>
              <w:noProof/>
              <w:webHidden/>
            </w:rPr>
            <w:tab/>
          </w:r>
          <w:r w:rsidR="00346303">
            <w:rPr>
              <w:noProof/>
              <w:webHidden/>
            </w:rPr>
            <w:fldChar w:fldCharType="begin"/>
          </w:r>
          <w:r w:rsidR="00346303">
            <w:rPr>
              <w:noProof/>
              <w:webHidden/>
            </w:rPr>
            <w:instrText xml:space="preserve"> PAGEREF _Toc41638854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r>
            <w:rPr>
              <w:noProof/>
            </w:rPr>
            <w:fldChar w:fldCharType="end"/>
          </w:r>
        </w:p>
        <w:p w14:paraId="7EA1692D" w14:textId="7BE684D0" w:rsidR="00346303" w:rsidRDefault="0097355F">
          <w:pPr>
            <w:pStyle w:val="TDC4"/>
            <w:rPr>
              <w:rFonts w:asciiTheme="minorHAnsi" w:eastAsiaTheme="minorEastAsia" w:hAnsiTheme="minorHAnsi"/>
              <w:noProof/>
              <w:sz w:val="22"/>
              <w:szCs w:val="22"/>
              <w:lang w:eastAsia="es-ES"/>
            </w:rPr>
            <w:pPrChange w:id="24" w:author="RENOVATIO" w:date="2020-05-30T10:32:00Z">
              <w:pPr>
                <w:pStyle w:val="TDC4"/>
                <w:tabs>
                  <w:tab w:val="left" w:pos="2281"/>
                </w:tabs>
              </w:pPr>
            </w:pPrChange>
          </w:pPr>
          <w:r>
            <w:rPr>
              <w:noProof/>
            </w:rPr>
            <w:fldChar w:fldCharType="begin"/>
          </w:r>
          <w:r>
            <w:rPr>
              <w:noProof/>
            </w:rPr>
            <w:instrText xml:space="preserve"> HYPERLINK \l "_Toc41638855" </w:instrText>
          </w:r>
          <w:r>
            <w:rPr>
              <w:noProof/>
            </w:rPr>
            <w:fldChar w:fldCharType="separate"/>
          </w:r>
          <w:r w:rsidR="00346303" w:rsidRPr="00ED7A19">
            <w:rPr>
              <w:rStyle w:val="Hipervnculo"/>
              <w:noProof/>
            </w:rPr>
            <w:t>1.4.12.</w:t>
          </w:r>
          <w:r w:rsidR="00346303">
            <w:rPr>
              <w:rFonts w:asciiTheme="minorHAnsi" w:eastAsiaTheme="minorEastAsia" w:hAnsiTheme="minorHAnsi"/>
              <w:noProof/>
              <w:sz w:val="22"/>
              <w:szCs w:val="22"/>
              <w:lang w:eastAsia="es-ES"/>
            </w:rPr>
            <w:tab/>
          </w:r>
          <w:r w:rsidR="00346303" w:rsidRPr="00ED7A19">
            <w:rPr>
              <w:rStyle w:val="Hipervnculo"/>
              <w:noProof/>
            </w:rPr>
            <w:t>XAMPP.</w:t>
          </w:r>
          <w:r w:rsidR="00346303">
            <w:rPr>
              <w:noProof/>
              <w:webHidden/>
            </w:rPr>
            <w:tab/>
          </w:r>
          <w:r w:rsidR="00346303">
            <w:rPr>
              <w:noProof/>
              <w:webHidden/>
            </w:rPr>
            <w:fldChar w:fldCharType="begin"/>
          </w:r>
          <w:r w:rsidR="00346303">
            <w:rPr>
              <w:noProof/>
              <w:webHidden/>
            </w:rPr>
            <w:instrText xml:space="preserve"> PAGEREF _Toc41638855 \h </w:instrText>
          </w:r>
          <w:r w:rsidR="00346303">
            <w:rPr>
              <w:noProof/>
              <w:webHidden/>
            </w:rPr>
          </w:r>
          <w:r w:rsidR="00346303">
            <w:rPr>
              <w:noProof/>
              <w:webHidden/>
            </w:rPr>
            <w:fldChar w:fldCharType="separate"/>
          </w:r>
          <w:r w:rsidR="00346303">
            <w:rPr>
              <w:noProof/>
              <w:webHidden/>
            </w:rPr>
            <w:t>87</w:t>
          </w:r>
          <w:r w:rsidR="00346303">
            <w:rPr>
              <w:noProof/>
              <w:webHidden/>
            </w:rPr>
            <w:fldChar w:fldCharType="end"/>
          </w:r>
          <w:r>
            <w:rPr>
              <w:noProof/>
            </w:rPr>
            <w:fldChar w:fldCharType="end"/>
          </w:r>
        </w:p>
        <w:p w14:paraId="114CEFEB" w14:textId="1E77692B" w:rsidR="00346303" w:rsidRDefault="0097355F">
          <w:pPr>
            <w:pStyle w:val="TDC4"/>
            <w:rPr>
              <w:rFonts w:asciiTheme="minorHAnsi" w:eastAsiaTheme="minorEastAsia" w:hAnsiTheme="minorHAnsi"/>
              <w:noProof/>
              <w:sz w:val="22"/>
              <w:szCs w:val="22"/>
              <w:lang w:eastAsia="es-ES"/>
            </w:rPr>
            <w:pPrChange w:id="25" w:author="RENOVATIO" w:date="2020-05-30T10:32:00Z">
              <w:pPr>
                <w:pStyle w:val="TDC4"/>
                <w:tabs>
                  <w:tab w:val="left" w:pos="2281"/>
                </w:tabs>
              </w:pPr>
            </w:pPrChange>
          </w:pPr>
          <w:r>
            <w:rPr>
              <w:noProof/>
            </w:rPr>
            <w:fldChar w:fldCharType="begin"/>
          </w:r>
          <w:r>
            <w:rPr>
              <w:noProof/>
            </w:rPr>
            <w:instrText xml:space="preserve"> HYPERLINK \l "_Toc41638856" </w:instrText>
          </w:r>
          <w:r>
            <w:rPr>
              <w:noProof/>
            </w:rPr>
            <w:fldChar w:fldCharType="separate"/>
          </w:r>
          <w:r w:rsidR="00346303" w:rsidRPr="00ED7A19">
            <w:rPr>
              <w:rStyle w:val="Hipervnculo"/>
              <w:noProof/>
            </w:rPr>
            <w:t>1.4.13.</w:t>
          </w:r>
          <w:r w:rsidR="00346303">
            <w:rPr>
              <w:rFonts w:asciiTheme="minorHAnsi" w:eastAsiaTheme="minorEastAsia" w:hAnsiTheme="minorHAnsi"/>
              <w:noProof/>
              <w:sz w:val="22"/>
              <w:szCs w:val="22"/>
              <w:lang w:eastAsia="es-ES"/>
            </w:rPr>
            <w:tab/>
          </w:r>
          <w:r w:rsidR="00346303" w:rsidRPr="00ED7A19">
            <w:rPr>
              <w:rStyle w:val="Hipervnculo"/>
              <w:noProof/>
            </w:rPr>
            <w:t>Control de versiones para producción y módulos concluidos del proyecto</w:t>
          </w:r>
          <w:r w:rsidR="00346303">
            <w:rPr>
              <w:noProof/>
              <w:webHidden/>
            </w:rPr>
            <w:tab/>
          </w:r>
          <w:r w:rsidR="00346303">
            <w:rPr>
              <w:noProof/>
              <w:webHidden/>
            </w:rPr>
            <w:fldChar w:fldCharType="begin"/>
          </w:r>
          <w:r w:rsidR="00346303">
            <w:rPr>
              <w:noProof/>
              <w:webHidden/>
            </w:rPr>
            <w:instrText xml:space="preserve"> PAGEREF _Toc41638856 \h </w:instrText>
          </w:r>
          <w:r w:rsidR="00346303">
            <w:rPr>
              <w:noProof/>
              <w:webHidden/>
            </w:rPr>
          </w:r>
          <w:r w:rsidR="00346303">
            <w:rPr>
              <w:noProof/>
              <w:webHidden/>
            </w:rPr>
            <w:fldChar w:fldCharType="separate"/>
          </w:r>
          <w:r w:rsidR="00346303">
            <w:rPr>
              <w:noProof/>
              <w:webHidden/>
            </w:rPr>
            <w:t>88</w:t>
          </w:r>
          <w:r w:rsidR="00346303">
            <w:rPr>
              <w:noProof/>
              <w:webHidden/>
            </w:rPr>
            <w:fldChar w:fldCharType="end"/>
          </w:r>
          <w:r>
            <w:rPr>
              <w:noProof/>
            </w:rPr>
            <w:fldChar w:fldCharType="end"/>
          </w:r>
        </w:p>
        <w:p w14:paraId="4F9CB48E" w14:textId="660FF04C" w:rsidR="00346303" w:rsidRDefault="0097355F">
          <w:pPr>
            <w:pStyle w:val="TDC5"/>
            <w:rPr>
              <w:rFonts w:asciiTheme="minorHAnsi" w:eastAsiaTheme="minorEastAsia" w:hAnsiTheme="minorHAnsi"/>
              <w:noProof/>
              <w:sz w:val="22"/>
              <w:szCs w:val="22"/>
              <w:lang w:eastAsia="es-ES"/>
            </w:rPr>
            <w:pPrChange w:id="26" w:author="RENOVATIO" w:date="2020-05-30T10:32:00Z">
              <w:pPr>
                <w:pStyle w:val="TDC5"/>
                <w:tabs>
                  <w:tab w:val="left" w:pos="2651"/>
                </w:tabs>
              </w:pPr>
            </w:pPrChange>
          </w:pPr>
          <w:r>
            <w:rPr>
              <w:noProof/>
            </w:rPr>
            <w:fldChar w:fldCharType="begin"/>
          </w:r>
          <w:r>
            <w:rPr>
              <w:noProof/>
            </w:rPr>
            <w:instrText xml:space="preserve"> HYPERLINK \l "_Toc41638857" </w:instrText>
          </w:r>
          <w:r>
            <w:rPr>
              <w:noProof/>
            </w:rPr>
            <w:fldChar w:fldCharType="separate"/>
          </w:r>
          <w:r w:rsidR="00346303" w:rsidRPr="00ED7A19">
            <w:rPr>
              <w:rStyle w:val="Hipervnculo"/>
              <w:noProof/>
            </w:rPr>
            <w:t>1.4.13.1.</w:t>
          </w:r>
          <w:r w:rsidR="00346303">
            <w:rPr>
              <w:rFonts w:asciiTheme="minorHAnsi" w:eastAsiaTheme="minorEastAsia" w:hAnsiTheme="minorHAnsi"/>
              <w:noProof/>
              <w:sz w:val="22"/>
              <w:szCs w:val="22"/>
              <w:lang w:eastAsia="es-ES"/>
            </w:rPr>
            <w:tab/>
          </w:r>
          <w:r w:rsidR="00346303" w:rsidRPr="00ED7A19">
            <w:rPr>
              <w:rStyle w:val="Hipervnculo"/>
              <w:noProof/>
            </w:rPr>
            <w:t>Git.</w:t>
          </w:r>
          <w:r w:rsidR="00346303">
            <w:rPr>
              <w:noProof/>
              <w:webHidden/>
            </w:rPr>
            <w:tab/>
          </w:r>
          <w:r w:rsidR="00346303">
            <w:rPr>
              <w:noProof/>
              <w:webHidden/>
            </w:rPr>
            <w:fldChar w:fldCharType="begin"/>
          </w:r>
          <w:r w:rsidR="00346303">
            <w:rPr>
              <w:noProof/>
              <w:webHidden/>
            </w:rPr>
            <w:instrText xml:space="preserve"> PAGEREF _Toc41638857 \h </w:instrText>
          </w:r>
          <w:r w:rsidR="00346303">
            <w:rPr>
              <w:noProof/>
              <w:webHidden/>
            </w:rPr>
          </w:r>
          <w:r w:rsidR="00346303">
            <w:rPr>
              <w:noProof/>
              <w:webHidden/>
            </w:rPr>
            <w:fldChar w:fldCharType="separate"/>
          </w:r>
          <w:r w:rsidR="00346303">
            <w:rPr>
              <w:noProof/>
              <w:webHidden/>
            </w:rPr>
            <w:t>88</w:t>
          </w:r>
          <w:r w:rsidR="00346303">
            <w:rPr>
              <w:noProof/>
              <w:webHidden/>
            </w:rPr>
            <w:fldChar w:fldCharType="end"/>
          </w:r>
          <w:r>
            <w:rPr>
              <w:noProof/>
            </w:rPr>
            <w:fldChar w:fldCharType="end"/>
          </w:r>
        </w:p>
        <w:p w14:paraId="49C78F8A" w14:textId="747CCBAB" w:rsidR="00346303" w:rsidRDefault="0097355F">
          <w:pPr>
            <w:pStyle w:val="TDC5"/>
            <w:rPr>
              <w:rFonts w:asciiTheme="minorHAnsi" w:eastAsiaTheme="minorEastAsia" w:hAnsiTheme="minorHAnsi"/>
              <w:noProof/>
              <w:sz w:val="22"/>
              <w:szCs w:val="22"/>
              <w:lang w:eastAsia="es-ES"/>
            </w:rPr>
            <w:pPrChange w:id="27" w:author="RENOVATIO" w:date="2020-05-30T10:32:00Z">
              <w:pPr>
                <w:pStyle w:val="TDC5"/>
                <w:tabs>
                  <w:tab w:val="left" w:pos="2651"/>
                </w:tabs>
              </w:pPr>
            </w:pPrChange>
          </w:pPr>
          <w:r>
            <w:rPr>
              <w:noProof/>
            </w:rPr>
            <w:fldChar w:fldCharType="begin"/>
          </w:r>
          <w:r>
            <w:rPr>
              <w:noProof/>
            </w:rPr>
            <w:instrText xml:space="preserve"> HYPERLINK \l "_Toc41638858" </w:instrText>
          </w:r>
          <w:r>
            <w:rPr>
              <w:noProof/>
            </w:rPr>
            <w:fldChar w:fldCharType="separate"/>
          </w:r>
          <w:r w:rsidR="00346303" w:rsidRPr="00ED7A19">
            <w:rPr>
              <w:rStyle w:val="Hipervnculo"/>
              <w:noProof/>
            </w:rPr>
            <w:t>1.4.13.2.</w:t>
          </w:r>
          <w:r w:rsidR="00346303">
            <w:rPr>
              <w:rFonts w:asciiTheme="minorHAnsi" w:eastAsiaTheme="minorEastAsia" w:hAnsiTheme="minorHAnsi"/>
              <w:noProof/>
              <w:sz w:val="22"/>
              <w:szCs w:val="22"/>
              <w:lang w:eastAsia="es-ES"/>
            </w:rPr>
            <w:tab/>
          </w:r>
          <w:r w:rsidR="00346303" w:rsidRPr="00ED7A19">
            <w:rPr>
              <w:rStyle w:val="Hipervnculo"/>
              <w:noProof/>
            </w:rPr>
            <w:t>Github.</w:t>
          </w:r>
          <w:r w:rsidR="00346303">
            <w:rPr>
              <w:noProof/>
              <w:webHidden/>
            </w:rPr>
            <w:tab/>
          </w:r>
          <w:r w:rsidR="00346303">
            <w:rPr>
              <w:noProof/>
              <w:webHidden/>
            </w:rPr>
            <w:fldChar w:fldCharType="begin"/>
          </w:r>
          <w:r w:rsidR="00346303">
            <w:rPr>
              <w:noProof/>
              <w:webHidden/>
            </w:rPr>
            <w:instrText xml:space="preserve"> PAGEREF _Toc41638858 \h </w:instrText>
          </w:r>
          <w:r w:rsidR="00346303">
            <w:rPr>
              <w:noProof/>
              <w:webHidden/>
            </w:rPr>
          </w:r>
          <w:r w:rsidR="00346303">
            <w:rPr>
              <w:noProof/>
              <w:webHidden/>
            </w:rPr>
            <w:fldChar w:fldCharType="separate"/>
          </w:r>
          <w:r w:rsidR="00346303">
            <w:rPr>
              <w:noProof/>
              <w:webHidden/>
            </w:rPr>
            <w:t>88</w:t>
          </w:r>
          <w:r w:rsidR="00346303">
            <w:rPr>
              <w:noProof/>
              <w:webHidden/>
            </w:rPr>
            <w:fldChar w:fldCharType="end"/>
          </w:r>
          <w:r>
            <w:rPr>
              <w:noProof/>
            </w:rPr>
            <w:fldChar w:fldCharType="end"/>
          </w:r>
        </w:p>
        <w:p w14:paraId="07DA86D0" w14:textId="51BCA505" w:rsidR="00346303" w:rsidRDefault="0097355F">
          <w:pPr>
            <w:pStyle w:val="TDC4"/>
            <w:rPr>
              <w:rFonts w:asciiTheme="minorHAnsi" w:eastAsiaTheme="minorEastAsia" w:hAnsiTheme="minorHAnsi"/>
              <w:noProof/>
              <w:sz w:val="22"/>
              <w:szCs w:val="22"/>
              <w:lang w:eastAsia="es-ES"/>
            </w:rPr>
            <w:pPrChange w:id="28" w:author="RENOVATIO" w:date="2020-05-30T10:32:00Z">
              <w:pPr>
                <w:pStyle w:val="TDC4"/>
                <w:tabs>
                  <w:tab w:val="left" w:pos="2281"/>
                </w:tabs>
              </w:pPr>
            </w:pPrChange>
          </w:pPr>
          <w:r>
            <w:rPr>
              <w:noProof/>
            </w:rPr>
            <w:fldChar w:fldCharType="begin"/>
          </w:r>
          <w:r>
            <w:rPr>
              <w:noProof/>
            </w:rPr>
            <w:instrText xml:space="preserve"> HYPERLINK \l "_Toc41638859" </w:instrText>
          </w:r>
          <w:r>
            <w:rPr>
              <w:noProof/>
            </w:rPr>
            <w:fldChar w:fldCharType="separate"/>
          </w:r>
          <w:r w:rsidR="00346303" w:rsidRPr="00ED7A19">
            <w:rPr>
              <w:rStyle w:val="Hipervnculo"/>
              <w:noProof/>
            </w:rPr>
            <w:t>1.4.14.</w:t>
          </w:r>
          <w:r w:rsidR="00346303">
            <w:rPr>
              <w:rFonts w:asciiTheme="minorHAnsi" w:eastAsiaTheme="minorEastAsia" w:hAnsiTheme="minorHAnsi"/>
              <w:noProof/>
              <w:sz w:val="22"/>
              <w:szCs w:val="22"/>
              <w:lang w:eastAsia="es-ES"/>
            </w:rPr>
            <w:tab/>
          </w:r>
          <w:r w:rsidR="00346303" w:rsidRPr="00ED7A19">
            <w:rPr>
              <w:rStyle w:val="Hipervnculo"/>
              <w:noProof/>
            </w:rPr>
            <w:t>Sistema Operativo.</w:t>
          </w:r>
          <w:r w:rsidR="00346303">
            <w:rPr>
              <w:noProof/>
              <w:webHidden/>
            </w:rPr>
            <w:tab/>
          </w:r>
          <w:r w:rsidR="00346303">
            <w:rPr>
              <w:noProof/>
              <w:webHidden/>
            </w:rPr>
            <w:fldChar w:fldCharType="begin"/>
          </w:r>
          <w:r w:rsidR="00346303">
            <w:rPr>
              <w:noProof/>
              <w:webHidden/>
            </w:rPr>
            <w:instrText xml:space="preserve"> PAGEREF _Toc41638859 \h </w:instrText>
          </w:r>
          <w:r w:rsidR="00346303">
            <w:rPr>
              <w:noProof/>
              <w:webHidden/>
            </w:rPr>
          </w:r>
          <w:r w:rsidR="00346303">
            <w:rPr>
              <w:noProof/>
              <w:webHidden/>
            </w:rPr>
            <w:fldChar w:fldCharType="separate"/>
          </w:r>
          <w:r w:rsidR="00346303">
            <w:rPr>
              <w:noProof/>
              <w:webHidden/>
            </w:rPr>
            <w:t>88</w:t>
          </w:r>
          <w:r w:rsidR="00346303">
            <w:rPr>
              <w:noProof/>
              <w:webHidden/>
            </w:rPr>
            <w:fldChar w:fldCharType="end"/>
          </w:r>
          <w:r>
            <w:rPr>
              <w:noProof/>
            </w:rPr>
            <w:fldChar w:fldCharType="end"/>
          </w:r>
        </w:p>
        <w:p w14:paraId="65729FB2" w14:textId="083F9035" w:rsidR="00346303" w:rsidRDefault="0097355F">
          <w:pPr>
            <w:pStyle w:val="TDC5"/>
            <w:rPr>
              <w:rFonts w:asciiTheme="minorHAnsi" w:eastAsiaTheme="minorEastAsia" w:hAnsiTheme="minorHAnsi"/>
              <w:noProof/>
              <w:sz w:val="22"/>
              <w:szCs w:val="22"/>
              <w:lang w:eastAsia="es-ES"/>
            </w:rPr>
            <w:pPrChange w:id="29" w:author="RENOVATIO" w:date="2020-05-30T10:32:00Z">
              <w:pPr>
                <w:pStyle w:val="TDC5"/>
                <w:tabs>
                  <w:tab w:val="left" w:pos="2651"/>
                </w:tabs>
              </w:pPr>
            </w:pPrChange>
          </w:pPr>
          <w:r>
            <w:rPr>
              <w:noProof/>
            </w:rPr>
            <w:fldChar w:fldCharType="begin"/>
          </w:r>
          <w:r>
            <w:rPr>
              <w:noProof/>
            </w:rPr>
            <w:instrText xml:space="preserve"> HYPERLINK \l "_Toc41638860" </w:instrText>
          </w:r>
          <w:r>
            <w:rPr>
              <w:noProof/>
            </w:rPr>
            <w:fldChar w:fldCharType="separate"/>
          </w:r>
          <w:r w:rsidR="00346303" w:rsidRPr="00ED7A19">
            <w:rPr>
              <w:rStyle w:val="Hipervnculo"/>
              <w:noProof/>
            </w:rPr>
            <w:t>1.4.14.1.</w:t>
          </w:r>
          <w:r w:rsidR="00346303">
            <w:rPr>
              <w:rFonts w:asciiTheme="minorHAnsi" w:eastAsiaTheme="minorEastAsia" w:hAnsiTheme="minorHAnsi"/>
              <w:noProof/>
              <w:sz w:val="22"/>
              <w:szCs w:val="22"/>
              <w:lang w:eastAsia="es-ES"/>
            </w:rPr>
            <w:tab/>
          </w:r>
          <w:r w:rsidR="00346303" w:rsidRPr="00ED7A19">
            <w:rPr>
              <w:rStyle w:val="Hipervnculo"/>
              <w:noProof/>
            </w:rPr>
            <w:t>Cliente.</w:t>
          </w:r>
          <w:r w:rsidR="00346303">
            <w:rPr>
              <w:noProof/>
              <w:webHidden/>
            </w:rPr>
            <w:tab/>
          </w:r>
          <w:r w:rsidR="00346303">
            <w:rPr>
              <w:noProof/>
              <w:webHidden/>
            </w:rPr>
            <w:fldChar w:fldCharType="begin"/>
          </w:r>
          <w:r w:rsidR="00346303">
            <w:rPr>
              <w:noProof/>
              <w:webHidden/>
            </w:rPr>
            <w:instrText xml:space="preserve"> PAGEREF _Toc41638860 \h </w:instrText>
          </w:r>
          <w:r w:rsidR="00346303">
            <w:rPr>
              <w:noProof/>
              <w:webHidden/>
            </w:rPr>
          </w:r>
          <w:r w:rsidR="00346303">
            <w:rPr>
              <w:noProof/>
              <w:webHidden/>
            </w:rPr>
            <w:fldChar w:fldCharType="separate"/>
          </w:r>
          <w:r w:rsidR="00346303">
            <w:rPr>
              <w:noProof/>
              <w:webHidden/>
            </w:rPr>
            <w:t>88</w:t>
          </w:r>
          <w:r w:rsidR="00346303">
            <w:rPr>
              <w:noProof/>
              <w:webHidden/>
            </w:rPr>
            <w:fldChar w:fldCharType="end"/>
          </w:r>
          <w:r>
            <w:rPr>
              <w:noProof/>
            </w:rPr>
            <w:fldChar w:fldCharType="end"/>
          </w:r>
        </w:p>
        <w:p w14:paraId="79654A19" w14:textId="1FEBCA5C" w:rsidR="00346303" w:rsidRDefault="0097355F">
          <w:pPr>
            <w:pStyle w:val="TDC5"/>
            <w:rPr>
              <w:rFonts w:asciiTheme="minorHAnsi" w:eastAsiaTheme="minorEastAsia" w:hAnsiTheme="minorHAnsi"/>
              <w:noProof/>
              <w:sz w:val="22"/>
              <w:szCs w:val="22"/>
              <w:lang w:eastAsia="es-ES"/>
            </w:rPr>
            <w:pPrChange w:id="30" w:author="RENOVATIO" w:date="2020-05-30T10:32:00Z">
              <w:pPr>
                <w:pStyle w:val="TDC5"/>
                <w:tabs>
                  <w:tab w:val="left" w:pos="2651"/>
                </w:tabs>
              </w:pPr>
            </w:pPrChange>
          </w:pPr>
          <w:r>
            <w:rPr>
              <w:noProof/>
            </w:rPr>
            <w:fldChar w:fldCharType="begin"/>
          </w:r>
          <w:r>
            <w:rPr>
              <w:noProof/>
            </w:rPr>
            <w:instrText xml:space="preserve"> HYPERLINK \l "_Toc41638861" </w:instrText>
          </w:r>
          <w:r>
            <w:rPr>
              <w:noProof/>
            </w:rPr>
            <w:fldChar w:fldCharType="separate"/>
          </w:r>
          <w:r w:rsidR="00346303" w:rsidRPr="00ED7A19">
            <w:rPr>
              <w:rStyle w:val="Hipervnculo"/>
              <w:noProof/>
            </w:rPr>
            <w:t>1.4.14.2.</w:t>
          </w:r>
          <w:r w:rsidR="00346303">
            <w:rPr>
              <w:rFonts w:asciiTheme="minorHAnsi" w:eastAsiaTheme="minorEastAsia" w:hAnsiTheme="minorHAnsi"/>
              <w:noProof/>
              <w:sz w:val="22"/>
              <w:szCs w:val="22"/>
              <w:lang w:eastAsia="es-ES"/>
            </w:rPr>
            <w:tab/>
          </w:r>
          <w:r w:rsidR="00346303" w:rsidRPr="00ED7A19">
            <w:rPr>
              <w:rStyle w:val="Hipervnculo"/>
              <w:noProof/>
            </w:rPr>
            <w:t>Servidor.</w:t>
          </w:r>
          <w:r w:rsidR="00346303">
            <w:rPr>
              <w:noProof/>
              <w:webHidden/>
            </w:rPr>
            <w:tab/>
          </w:r>
          <w:r w:rsidR="00346303">
            <w:rPr>
              <w:noProof/>
              <w:webHidden/>
            </w:rPr>
            <w:fldChar w:fldCharType="begin"/>
          </w:r>
          <w:r w:rsidR="00346303">
            <w:rPr>
              <w:noProof/>
              <w:webHidden/>
            </w:rPr>
            <w:instrText xml:space="preserve"> PAGEREF _Toc41638861 \h </w:instrText>
          </w:r>
          <w:r w:rsidR="00346303">
            <w:rPr>
              <w:noProof/>
              <w:webHidden/>
            </w:rPr>
          </w:r>
          <w:r w:rsidR="00346303">
            <w:rPr>
              <w:noProof/>
              <w:webHidden/>
            </w:rPr>
            <w:fldChar w:fldCharType="separate"/>
          </w:r>
          <w:r w:rsidR="00346303">
            <w:rPr>
              <w:noProof/>
              <w:webHidden/>
            </w:rPr>
            <w:t>89</w:t>
          </w:r>
          <w:r w:rsidR="00346303">
            <w:rPr>
              <w:noProof/>
              <w:webHidden/>
            </w:rPr>
            <w:fldChar w:fldCharType="end"/>
          </w:r>
          <w:r>
            <w:rPr>
              <w:noProof/>
            </w:rPr>
            <w:fldChar w:fldCharType="end"/>
          </w:r>
        </w:p>
        <w:p w14:paraId="3DD8AA80" w14:textId="53801388" w:rsidR="00346303" w:rsidRDefault="0097355F">
          <w:pPr>
            <w:pStyle w:val="TDC3"/>
            <w:rPr>
              <w:rFonts w:asciiTheme="minorHAnsi" w:eastAsiaTheme="minorEastAsia" w:hAnsiTheme="minorHAnsi"/>
              <w:noProof/>
              <w:sz w:val="22"/>
              <w:szCs w:val="22"/>
              <w:lang w:eastAsia="es-ES"/>
            </w:rPr>
          </w:pPr>
          <w:hyperlink w:anchor="_Toc41638862" w:history="1">
            <w:r w:rsidR="00346303" w:rsidRPr="00ED7A19">
              <w:rPr>
                <w:rStyle w:val="Hipervnculo"/>
                <w:noProof/>
                <w:lang w:bidi="x-none"/>
                <w14:scene3d>
                  <w14:camera w14:prst="orthographicFront"/>
                  <w14:lightRig w14:rig="threePt" w14:dir="t">
                    <w14:rot w14:lat="0" w14:lon="0" w14:rev="0"/>
                  </w14:lightRig>
                </w14:scene3d>
              </w:rPr>
              <w:t>1.5.</w:t>
            </w:r>
            <w:r w:rsidR="00346303">
              <w:rPr>
                <w:rFonts w:asciiTheme="minorHAnsi" w:eastAsiaTheme="minorEastAsia" w:hAnsiTheme="minorHAnsi"/>
                <w:noProof/>
                <w:sz w:val="22"/>
                <w:szCs w:val="22"/>
                <w:lang w:eastAsia="es-ES"/>
              </w:rPr>
              <w:tab/>
            </w:r>
            <w:r w:rsidR="00346303" w:rsidRPr="00ED7A19">
              <w:rPr>
                <w:rStyle w:val="Hipervnculo"/>
                <w:noProof/>
              </w:rPr>
              <w:t>Hardware y software disponible.</w:t>
            </w:r>
            <w:r w:rsidR="00346303">
              <w:rPr>
                <w:noProof/>
                <w:webHidden/>
              </w:rPr>
              <w:tab/>
            </w:r>
            <w:r w:rsidR="00346303">
              <w:rPr>
                <w:noProof/>
                <w:webHidden/>
              </w:rPr>
              <w:fldChar w:fldCharType="begin"/>
            </w:r>
            <w:r w:rsidR="00346303">
              <w:rPr>
                <w:noProof/>
                <w:webHidden/>
              </w:rPr>
              <w:instrText xml:space="preserve"> PAGEREF _Toc41638862 \h </w:instrText>
            </w:r>
            <w:r w:rsidR="00346303">
              <w:rPr>
                <w:noProof/>
                <w:webHidden/>
              </w:rPr>
            </w:r>
            <w:r w:rsidR="00346303">
              <w:rPr>
                <w:noProof/>
                <w:webHidden/>
              </w:rPr>
              <w:fldChar w:fldCharType="separate"/>
            </w:r>
            <w:r w:rsidR="00346303">
              <w:rPr>
                <w:noProof/>
                <w:webHidden/>
              </w:rPr>
              <w:t>89</w:t>
            </w:r>
            <w:r w:rsidR="00346303">
              <w:rPr>
                <w:noProof/>
                <w:webHidden/>
              </w:rPr>
              <w:fldChar w:fldCharType="end"/>
            </w:r>
          </w:hyperlink>
        </w:p>
        <w:p w14:paraId="3C11CF6F" w14:textId="477D8436" w:rsidR="00346303" w:rsidRDefault="0097355F">
          <w:pPr>
            <w:pStyle w:val="TDC3"/>
            <w:rPr>
              <w:rFonts w:asciiTheme="minorHAnsi" w:eastAsiaTheme="minorEastAsia" w:hAnsiTheme="minorHAnsi"/>
              <w:noProof/>
              <w:sz w:val="22"/>
              <w:szCs w:val="22"/>
              <w:lang w:eastAsia="es-ES"/>
            </w:rPr>
          </w:pPr>
          <w:hyperlink w:anchor="_Toc41638863" w:history="1">
            <w:r w:rsidR="00346303" w:rsidRPr="00ED7A19">
              <w:rPr>
                <w:rStyle w:val="Hipervnculo"/>
                <w:noProof/>
                <w:lang w:bidi="x-none"/>
                <w14:scene3d>
                  <w14:camera w14:prst="orthographicFront"/>
                  <w14:lightRig w14:rig="threePt" w14:dir="t">
                    <w14:rot w14:lat="0" w14:lon="0" w14:rev="0"/>
                  </w14:lightRig>
                </w14:scene3d>
              </w:rPr>
              <w:t>1.6.</w:t>
            </w:r>
            <w:r w:rsidR="00346303">
              <w:rPr>
                <w:rFonts w:asciiTheme="minorHAnsi" w:eastAsiaTheme="minorEastAsia" w:hAnsiTheme="minorHAnsi"/>
                <w:noProof/>
                <w:sz w:val="22"/>
                <w:szCs w:val="22"/>
                <w:lang w:eastAsia="es-ES"/>
              </w:rPr>
              <w:tab/>
            </w:r>
            <w:r w:rsidR="00346303" w:rsidRPr="00ED7A19">
              <w:rPr>
                <w:rStyle w:val="Hipervnculo"/>
                <w:noProof/>
              </w:rPr>
              <w:t>Personal (Recurso humano).</w:t>
            </w:r>
            <w:r w:rsidR="00346303">
              <w:rPr>
                <w:noProof/>
                <w:webHidden/>
              </w:rPr>
              <w:tab/>
            </w:r>
            <w:r w:rsidR="00346303">
              <w:rPr>
                <w:noProof/>
                <w:webHidden/>
              </w:rPr>
              <w:fldChar w:fldCharType="begin"/>
            </w:r>
            <w:r w:rsidR="00346303">
              <w:rPr>
                <w:noProof/>
                <w:webHidden/>
              </w:rPr>
              <w:instrText xml:space="preserve"> PAGEREF _Toc41638863 \h </w:instrText>
            </w:r>
            <w:r w:rsidR="00346303">
              <w:rPr>
                <w:noProof/>
                <w:webHidden/>
              </w:rPr>
            </w:r>
            <w:r w:rsidR="00346303">
              <w:rPr>
                <w:noProof/>
                <w:webHidden/>
              </w:rPr>
              <w:fldChar w:fldCharType="separate"/>
            </w:r>
            <w:r w:rsidR="00346303">
              <w:rPr>
                <w:noProof/>
                <w:webHidden/>
              </w:rPr>
              <w:t>90</w:t>
            </w:r>
            <w:r w:rsidR="00346303">
              <w:rPr>
                <w:noProof/>
                <w:webHidden/>
              </w:rPr>
              <w:fldChar w:fldCharType="end"/>
            </w:r>
          </w:hyperlink>
        </w:p>
        <w:p w14:paraId="124FB47C" w14:textId="6271821D" w:rsidR="00346303" w:rsidRDefault="0097355F">
          <w:pPr>
            <w:pStyle w:val="TDC4"/>
            <w:rPr>
              <w:rFonts w:asciiTheme="minorHAnsi" w:eastAsiaTheme="minorEastAsia" w:hAnsiTheme="minorHAnsi"/>
              <w:noProof/>
              <w:sz w:val="22"/>
              <w:szCs w:val="22"/>
              <w:lang w:eastAsia="es-ES"/>
            </w:rPr>
          </w:pPr>
          <w:hyperlink w:anchor="_Toc41638864" w:history="1">
            <w:r w:rsidR="00346303" w:rsidRPr="00ED7A19">
              <w:rPr>
                <w:rStyle w:val="Hipervnculo"/>
                <w:noProof/>
              </w:rPr>
              <w:t>1.6.1.</w:t>
            </w:r>
            <w:r w:rsidR="00346303">
              <w:rPr>
                <w:rFonts w:asciiTheme="minorHAnsi" w:eastAsiaTheme="minorEastAsia" w:hAnsiTheme="minorHAnsi"/>
                <w:noProof/>
                <w:sz w:val="22"/>
                <w:szCs w:val="22"/>
                <w:lang w:eastAsia="es-ES"/>
              </w:rPr>
              <w:tab/>
            </w:r>
            <w:r w:rsidR="00346303" w:rsidRPr="00ED7A19">
              <w:rPr>
                <w:rStyle w:val="Hipervnculo"/>
                <w:noProof/>
              </w:rPr>
              <w:t>Área de Investigación.</w:t>
            </w:r>
            <w:r w:rsidR="00346303">
              <w:rPr>
                <w:noProof/>
                <w:webHidden/>
              </w:rPr>
              <w:tab/>
            </w:r>
            <w:r w:rsidR="00346303">
              <w:rPr>
                <w:noProof/>
                <w:webHidden/>
              </w:rPr>
              <w:fldChar w:fldCharType="begin"/>
            </w:r>
            <w:r w:rsidR="00346303">
              <w:rPr>
                <w:noProof/>
                <w:webHidden/>
              </w:rPr>
              <w:instrText xml:space="preserve"> PAGEREF _Toc41638864 \h </w:instrText>
            </w:r>
            <w:r w:rsidR="00346303">
              <w:rPr>
                <w:noProof/>
                <w:webHidden/>
              </w:rPr>
            </w:r>
            <w:r w:rsidR="00346303">
              <w:rPr>
                <w:noProof/>
                <w:webHidden/>
              </w:rPr>
              <w:fldChar w:fldCharType="separate"/>
            </w:r>
            <w:r w:rsidR="00346303">
              <w:rPr>
                <w:noProof/>
                <w:webHidden/>
              </w:rPr>
              <w:t>91</w:t>
            </w:r>
            <w:r w:rsidR="00346303">
              <w:rPr>
                <w:noProof/>
                <w:webHidden/>
              </w:rPr>
              <w:fldChar w:fldCharType="end"/>
            </w:r>
          </w:hyperlink>
        </w:p>
        <w:p w14:paraId="16CBC6C0" w14:textId="6B2114B6" w:rsidR="00346303" w:rsidRDefault="0097355F">
          <w:pPr>
            <w:pStyle w:val="TDC4"/>
            <w:rPr>
              <w:rFonts w:asciiTheme="minorHAnsi" w:eastAsiaTheme="minorEastAsia" w:hAnsiTheme="minorHAnsi"/>
              <w:noProof/>
              <w:sz w:val="22"/>
              <w:szCs w:val="22"/>
              <w:lang w:eastAsia="es-ES"/>
            </w:rPr>
          </w:pPr>
          <w:hyperlink w:anchor="_Toc41638865" w:history="1">
            <w:r w:rsidR="00346303" w:rsidRPr="00ED7A19">
              <w:rPr>
                <w:rStyle w:val="Hipervnculo"/>
                <w:noProof/>
              </w:rPr>
              <w:t>1.6.2.</w:t>
            </w:r>
            <w:r w:rsidR="00346303">
              <w:rPr>
                <w:rFonts w:asciiTheme="minorHAnsi" w:eastAsiaTheme="minorEastAsia" w:hAnsiTheme="minorHAnsi"/>
                <w:noProof/>
                <w:sz w:val="22"/>
                <w:szCs w:val="22"/>
                <w:lang w:eastAsia="es-ES"/>
              </w:rPr>
              <w:tab/>
            </w:r>
            <w:r w:rsidR="00346303" w:rsidRPr="00ED7A19">
              <w:rPr>
                <w:rStyle w:val="Hipervnculo"/>
                <w:noProof/>
              </w:rPr>
              <w:t>Área de TI.</w:t>
            </w:r>
            <w:r w:rsidR="00346303">
              <w:rPr>
                <w:noProof/>
                <w:webHidden/>
              </w:rPr>
              <w:tab/>
            </w:r>
            <w:r w:rsidR="00346303">
              <w:rPr>
                <w:noProof/>
                <w:webHidden/>
              </w:rPr>
              <w:fldChar w:fldCharType="begin"/>
            </w:r>
            <w:r w:rsidR="00346303">
              <w:rPr>
                <w:noProof/>
                <w:webHidden/>
              </w:rPr>
              <w:instrText xml:space="preserve"> PAGEREF _Toc41638865 \h </w:instrText>
            </w:r>
            <w:r w:rsidR="00346303">
              <w:rPr>
                <w:noProof/>
                <w:webHidden/>
              </w:rPr>
            </w:r>
            <w:r w:rsidR="00346303">
              <w:rPr>
                <w:noProof/>
                <w:webHidden/>
              </w:rPr>
              <w:fldChar w:fldCharType="separate"/>
            </w:r>
            <w:r w:rsidR="00346303">
              <w:rPr>
                <w:noProof/>
                <w:webHidden/>
              </w:rPr>
              <w:t>91</w:t>
            </w:r>
            <w:r w:rsidR="00346303">
              <w:rPr>
                <w:noProof/>
                <w:webHidden/>
              </w:rPr>
              <w:fldChar w:fldCharType="end"/>
            </w:r>
          </w:hyperlink>
        </w:p>
        <w:p w14:paraId="22947517" w14:textId="2C7A8BA6" w:rsidR="00346303" w:rsidRDefault="0097355F">
          <w:pPr>
            <w:pStyle w:val="TDC2"/>
            <w:rPr>
              <w:rFonts w:asciiTheme="minorHAnsi" w:eastAsiaTheme="minorEastAsia" w:hAnsiTheme="minorHAnsi"/>
              <w:noProof/>
              <w:sz w:val="22"/>
              <w:lang w:eastAsia="es-ES"/>
            </w:rPr>
          </w:pPr>
          <w:hyperlink w:anchor="_Toc41638866" w:history="1">
            <w:r w:rsidR="00346303" w:rsidRPr="00ED7A19">
              <w:rPr>
                <w:rStyle w:val="Hipervnculo"/>
                <w:noProof/>
              </w:rPr>
              <w:t>2.</w:t>
            </w:r>
            <w:r w:rsidR="00346303">
              <w:rPr>
                <w:rFonts w:asciiTheme="minorHAnsi" w:eastAsiaTheme="minorEastAsia" w:hAnsiTheme="minorHAnsi"/>
                <w:noProof/>
                <w:sz w:val="22"/>
                <w:lang w:eastAsia="es-ES"/>
              </w:rPr>
              <w:tab/>
            </w:r>
            <w:r w:rsidR="00346303" w:rsidRPr="00ED7A19">
              <w:rPr>
                <w:rStyle w:val="Hipervnculo"/>
                <w:noProof/>
              </w:rPr>
              <w:t>Factor operativo</w:t>
            </w:r>
            <w:r w:rsidR="00346303">
              <w:rPr>
                <w:noProof/>
                <w:webHidden/>
              </w:rPr>
              <w:tab/>
            </w:r>
            <w:r w:rsidR="00346303">
              <w:rPr>
                <w:noProof/>
                <w:webHidden/>
              </w:rPr>
              <w:fldChar w:fldCharType="begin"/>
            </w:r>
            <w:r w:rsidR="00346303">
              <w:rPr>
                <w:noProof/>
                <w:webHidden/>
              </w:rPr>
              <w:instrText xml:space="preserve"> PAGEREF _Toc41638866 \h </w:instrText>
            </w:r>
            <w:r w:rsidR="00346303">
              <w:rPr>
                <w:noProof/>
                <w:webHidden/>
              </w:rPr>
            </w:r>
            <w:r w:rsidR="00346303">
              <w:rPr>
                <w:noProof/>
                <w:webHidden/>
              </w:rPr>
              <w:fldChar w:fldCharType="separate"/>
            </w:r>
            <w:r w:rsidR="00346303">
              <w:rPr>
                <w:noProof/>
                <w:webHidden/>
              </w:rPr>
              <w:t>94</w:t>
            </w:r>
            <w:r w:rsidR="00346303">
              <w:rPr>
                <w:noProof/>
                <w:webHidden/>
              </w:rPr>
              <w:fldChar w:fldCharType="end"/>
            </w:r>
          </w:hyperlink>
        </w:p>
        <w:p w14:paraId="345CB5D1" w14:textId="563E7A65" w:rsidR="00346303" w:rsidRDefault="0097355F">
          <w:pPr>
            <w:pStyle w:val="TDC2"/>
            <w:rPr>
              <w:rFonts w:asciiTheme="minorHAnsi" w:eastAsiaTheme="minorEastAsia" w:hAnsiTheme="minorHAnsi"/>
              <w:noProof/>
              <w:sz w:val="22"/>
              <w:lang w:eastAsia="es-ES"/>
            </w:rPr>
          </w:pPr>
          <w:hyperlink w:anchor="_Toc41638867" w:history="1">
            <w:r w:rsidR="00346303" w:rsidRPr="00ED7A19">
              <w:rPr>
                <w:rStyle w:val="Hipervnculo"/>
                <w:noProof/>
              </w:rPr>
              <w:t>3.</w:t>
            </w:r>
            <w:r w:rsidR="00346303">
              <w:rPr>
                <w:rFonts w:asciiTheme="minorHAnsi" w:eastAsiaTheme="minorEastAsia" w:hAnsiTheme="minorHAnsi"/>
                <w:noProof/>
                <w:sz w:val="22"/>
                <w:lang w:eastAsia="es-ES"/>
              </w:rPr>
              <w:tab/>
            </w:r>
            <w:r w:rsidR="00346303" w:rsidRPr="00ED7A19">
              <w:rPr>
                <w:rStyle w:val="Hipervnculo"/>
                <w:noProof/>
              </w:rPr>
              <w:t>Factor económico</w:t>
            </w:r>
            <w:r w:rsidR="00346303">
              <w:rPr>
                <w:noProof/>
                <w:webHidden/>
              </w:rPr>
              <w:tab/>
            </w:r>
            <w:r w:rsidR="00346303">
              <w:rPr>
                <w:noProof/>
                <w:webHidden/>
              </w:rPr>
              <w:fldChar w:fldCharType="begin"/>
            </w:r>
            <w:r w:rsidR="00346303">
              <w:rPr>
                <w:noProof/>
                <w:webHidden/>
              </w:rPr>
              <w:instrText xml:space="preserve"> PAGEREF _Toc41638867 \h </w:instrText>
            </w:r>
            <w:r w:rsidR="00346303">
              <w:rPr>
                <w:noProof/>
                <w:webHidden/>
              </w:rPr>
            </w:r>
            <w:r w:rsidR="00346303">
              <w:rPr>
                <w:noProof/>
                <w:webHidden/>
              </w:rPr>
              <w:fldChar w:fldCharType="separate"/>
            </w:r>
            <w:r w:rsidR="00346303">
              <w:rPr>
                <w:noProof/>
                <w:webHidden/>
              </w:rPr>
              <w:t>94</w:t>
            </w:r>
            <w:r w:rsidR="00346303">
              <w:rPr>
                <w:noProof/>
                <w:webHidden/>
              </w:rPr>
              <w:fldChar w:fldCharType="end"/>
            </w:r>
          </w:hyperlink>
        </w:p>
        <w:p w14:paraId="63B7F12F" w14:textId="7C311840" w:rsidR="00346303" w:rsidRDefault="00EA7482">
          <w:pPr>
            <w:pStyle w:val="TDC1"/>
            <w:tabs>
              <w:tab w:val="right" w:leader="dot" w:pos="8827"/>
            </w:tabs>
            <w:rPr>
              <w:rFonts w:asciiTheme="minorHAnsi" w:eastAsiaTheme="minorEastAsia" w:hAnsiTheme="minorHAnsi"/>
              <w:b w:val="0"/>
              <w:bCs w:val="0"/>
              <w:i w:val="0"/>
              <w:iCs w:val="0"/>
              <w:noProof/>
              <w:sz w:val="22"/>
              <w:szCs w:val="22"/>
              <w:lang w:eastAsia="es-ES"/>
            </w:rPr>
          </w:pPr>
          <w:hyperlink w:anchor="_Toc41638868" w:history="1">
            <w:r w:rsidR="00346303" w:rsidRPr="00ED7A19">
              <w:rPr>
                <w:rStyle w:val="Hipervnculo"/>
                <w:noProof/>
              </w:rPr>
              <w:t>V. Marco Administrativo</w:t>
            </w:r>
            <w:r w:rsidR="00346303">
              <w:rPr>
                <w:noProof/>
                <w:webHidden/>
              </w:rPr>
              <w:tab/>
            </w:r>
            <w:r w:rsidR="00346303">
              <w:rPr>
                <w:noProof/>
                <w:webHidden/>
              </w:rPr>
              <w:fldChar w:fldCharType="begin"/>
            </w:r>
            <w:r w:rsidR="00346303">
              <w:rPr>
                <w:noProof/>
                <w:webHidden/>
              </w:rPr>
              <w:instrText xml:space="preserve"> PAGEREF _Toc41638868 \h </w:instrText>
            </w:r>
            <w:r w:rsidR="00346303">
              <w:rPr>
                <w:noProof/>
                <w:webHidden/>
              </w:rPr>
            </w:r>
            <w:r w:rsidR="00346303">
              <w:rPr>
                <w:noProof/>
                <w:webHidden/>
              </w:rPr>
              <w:fldChar w:fldCharType="separate"/>
            </w:r>
            <w:r w:rsidR="00346303">
              <w:rPr>
                <w:noProof/>
                <w:webHidden/>
              </w:rPr>
              <w:t>96</w:t>
            </w:r>
            <w:r w:rsidR="00346303">
              <w:rPr>
                <w:noProof/>
                <w:webHidden/>
              </w:rPr>
              <w:fldChar w:fldCharType="end"/>
            </w:r>
          </w:hyperlink>
        </w:p>
        <w:p w14:paraId="22AC853F" w14:textId="56E04074" w:rsidR="00346303" w:rsidRDefault="0097355F">
          <w:pPr>
            <w:pStyle w:val="TDC2"/>
            <w:rPr>
              <w:rFonts w:asciiTheme="minorHAnsi" w:eastAsiaTheme="minorEastAsia" w:hAnsiTheme="minorHAnsi"/>
              <w:noProof/>
              <w:sz w:val="22"/>
              <w:lang w:eastAsia="es-ES"/>
            </w:rPr>
          </w:pPr>
          <w:hyperlink w:anchor="_Toc41638869" w:history="1">
            <w:r w:rsidR="00346303" w:rsidRPr="00ED7A19">
              <w:rPr>
                <w:rStyle w:val="Hipervnculo"/>
                <w:noProof/>
              </w:rPr>
              <w:t>1.</w:t>
            </w:r>
            <w:r w:rsidR="00346303">
              <w:rPr>
                <w:rFonts w:asciiTheme="minorHAnsi" w:eastAsiaTheme="minorEastAsia" w:hAnsiTheme="minorHAnsi"/>
                <w:noProof/>
                <w:sz w:val="22"/>
                <w:lang w:eastAsia="es-ES"/>
              </w:rPr>
              <w:tab/>
            </w:r>
            <w:r w:rsidR="00346303" w:rsidRPr="00ED7A19">
              <w:rPr>
                <w:rStyle w:val="Hipervnculo"/>
                <w:noProof/>
              </w:rPr>
              <w:t>Recursos</w:t>
            </w:r>
            <w:r w:rsidR="00346303">
              <w:rPr>
                <w:noProof/>
                <w:webHidden/>
              </w:rPr>
              <w:tab/>
            </w:r>
            <w:r w:rsidR="00346303">
              <w:rPr>
                <w:noProof/>
                <w:webHidden/>
              </w:rPr>
              <w:fldChar w:fldCharType="begin"/>
            </w:r>
            <w:r w:rsidR="00346303">
              <w:rPr>
                <w:noProof/>
                <w:webHidden/>
              </w:rPr>
              <w:instrText xml:space="preserve"> PAGEREF _Toc41638869 \h </w:instrText>
            </w:r>
            <w:r w:rsidR="00346303">
              <w:rPr>
                <w:noProof/>
                <w:webHidden/>
              </w:rPr>
            </w:r>
            <w:r w:rsidR="00346303">
              <w:rPr>
                <w:noProof/>
                <w:webHidden/>
              </w:rPr>
              <w:fldChar w:fldCharType="separate"/>
            </w:r>
            <w:r w:rsidR="00346303">
              <w:rPr>
                <w:noProof/>
                <w:webHidden/>
              </w:rPr>
              <w:t>96</w:t>
            </w:r>
            <w:r w:rsidR="00346303">
              <w:rPr>
                <w:noProof/>
                <w:webHidden/>
              </w:rPr>
              <w:fldChar w:fldCharType="end"/>
            </w:r>
          </w:hyperlink>
        </w:p>
        <w:p w14:paraId="4F808E50" w14:textId="2525222F" w:rsidR="00346303" w:rsidRDefault="0097355F">
          <w:pPr>
            <w:pStyle w:val="TDC3"/>
            <w:rPr>
              <w:rFonts w:asciiTheme="minorHAnsi" w:eastAsiaTheme="minorEastAsia" w:hAnsiTheme="minorHAnsi"/>
              <w:noProof/>
              <w:sz w:val="22"/>
              <w:szCs w:val="22"/>
              <w:lang w:eastAsia="es-ES"/>
            </w:rPr>
          </w:pPr>
          <w:hyperlink w:anchor="_Toc41638870" w:history="1">
            <w:r w:rsidR="00346303" w:rsidRPr="00ED7A19">
              <w:rPr>
                <w:rStyle w:val="Hipervnculo"/>
                <w:noProof/>
                <w:lang w:bidi="x-none"/>
                <w14:scene3d>
                  <w14:camera w14:prst="orthographicFront"/>
                  <w14:lightRig w14:rig="threePt" w14:dir="t">
                    <w14:rot w14:lat="0" w14:lon="0" w14:rev="0"/>
                  </w14:lightRig>
                </w14:scene3d>
              </w:rPr>
              <w:t>1.1.</w:t>
            </w:r>
            <w:r w:rsidR="00346303">
              <w:rPr>
                <w:rFonts w:asciiTheme="minorHAnsi" w:eastAsiaTheme="minorEastAsia" w:hAnsiTheme="minorHAnsi"/>
                <w:noProof/>
                <w:sz w:val="22"/>
                <w:szCs w:val="22"/>
                <w:lang w:eastAsia="es-ES"/>
              </w:rPr>
              <w:tab/>
            </w:r>
            <w:r w:rsidR="00346303" w:rsidRPr="00ED7A19">
              <w:rPr>
                <w:rStyle w:val="Hipervnculo"/>
                <w:noProof/>
              </w:rPr>
              <w:t>Recurso humano.</w:t>
            </w:r>
            <w:r w:rsidR="00346303">
              <w:rPr>
                <w:noProof/>
                <w:webHidden/>
              </w:rPr>
              <w:tab/>
            </w:r>
            <w:r w:rsidR="00346303">
              <w:rPr>
                <w:noProof/>
                <w:webHidden/>
              </w:rPr>
              <w:fldChar w:fldCharType="begin"/>
            </w:r>
            <w:r w:rsidR="00346303">
              <w:rPr>
                <w:noProof/>
                <w:webHidden/>
              </w:rPr>
              <w:instrText xml:space="preserve"> PAGEREF _Toc41638870 \h </w:instrText>
            </w:r>
            <w:r w:rsidR="00346303">
              <w:rPr>
                <w:noProof/>
                <w:webHidden/>
              </w:rPr>
            </w:r>
            <w:r w:rsidR="00346303">
              <w:rPr>
                <w:noProof/>
                <w:webHidden/>
              </w:rPr>
              <w:fldChar w:fldCharType="separate"/>
            </w:r>
            <w:r w:rsidR="00346303">
              <w:rPr>
                <w:noProof/>
                <w:webHidden/>
              </w:rPr>
              <w:t>96</w:t>
            </w:r>
            <w:r w:rsidR="00346303">
              <w:rPr>
                <w:noProof/>
                <w:webHidden/>
              </w:rPr>
              <w:fldChar w:fldCharType="end"/>
            </w:r>
          </w:hyperlink>
        </w:p>
        <w:p w14:paraId="11E07765" w14:textId="6ECD8B35" w:rsidR="00346303" w:rsidRDefault="0097355F">
          <w:pPr>
            <w:pStyle w:val="TDC3"/>
            <w:rPr>
              <w:rFonts w:asciiTheme="minorHAnsi" w:eastAsiaTheme="minorEastAsia" w:hAnsiTheme="minorHAnsi"/>
              <w:noProof/>
              <w:sz w:val="22"/>
              <w:szCs w:val="22"/>
              <w:lang w:eastAsia="es-ES"/>
            </w:rPr>
          </w:pPr>
          <w:hyperlink w:anchor="_Toc41638871" w:history="1">
            <w:r w:rsidR="00346303" w:rsidRPr="00ED7A19">
              <w:rPr>
                <w:rStyle w:val="Hipervnculo"/>
                <w:noProof/>
                <w:lang w:bidi="x-none"/>
                <w14:scene3d>
                  <w14:camera w14:prst="orthographicFront"/>
                  <w14:lightRig w14:rig="threePt" w14:dir="t">
                    <w14:rot w14:lat="0" w14:lon="0" w14:rev="0"/>
                  </w14:lightRig>
                </w14:scene3d>
              </w:rPr>
              <w:t>1.2.</w:t>
            </w:r>
            <w:r w:rsidR="00346303">
              <w:rPr>
                <w:rFonts w:asciiTheme="minorHAnsi" w:eastAsiaTheme="minorEastAsia" w:hAnsiTheme="minorHAnsi"/>
                <w:noProof/>
                <w:sz w:val="22"/>
                <w:szCs w:val="22"/>
                <w:lang w:eastAsia="es-ES"/>
              </w:rPr>
              <w:tab/>
            </w:r>
            <w:r w:rsidR="00346303" w:rsidRPr="00ED7A19">
              <w:rPr>
                <w:rStyle w:val="Hipervnculo"/>
                <w:noProof/>
              </w:rPr>
              <w:t>Recurso Material y/o intangible.</w:t>
            </w:r>
            <w:r w:rsidR="00346303">
              <w:rPr>
                <w:noProof/>
                <w:webHidden/>
              </w:rPr>
              <w:tab/>
            </w:r>
            <w:r w:rsidR="00346303">
              <w:rPr>
                <w:noProof/>
                <w:webHidden/>
              </w:rPr>
              <w:fldChar w:fldCharType="begin"/>
            </w:r>
            <w:r w:rsidR="00346303">
              <w:rPr>
                <w:noProof/>
                <w:webHidden/>
              </w:rPr>
              <w:instrText xml:space="preserve"> PAGEREF _Toc41638871 \h </w:instrText>
            </w:r>
            <w:r w:rsidR="00346303">
              <w:rPr>
                <w:noProof/>
                <w:webHidden/>
              </w:rPr>
            </w:r>
            <w:r w:rsidR="00346303">
              <w:rPr>
                <w:noProof/>
                <w:webHidden/>
              </w:rPr>
              <w:fldChar w:fldCharType="separate"/>
            </w:r>
            <w:r w:rsidR="00346303">
              <w:rPr>
                <w:noProof/>
                <w:webHidden/>
              </w:rPr>
              <w:t>97</w:t>
            </w:r>
            <w:r w:rsidR="00346303">
              <w:rPr>
                <w:noProof/>
                <w:webHidden/>
              </w:rPr>
              <w:fldChar w:fldCharType="end"/>
            </w:r>
          </w:hyperlink>
        </w:p>
        <w:p w14:paraId="6B51197B" w14:textId="2E2734C6" w:rsidR="00346303" w:rsidRDefault="0097355F">
          <w:pPr>
            <w:pStyle w:val="TDC3"/>
            <w:rPr>
              <w:rFonts w:asciiTheme="minorHAnsi" w:eastAsiaTheme="minorEastAsia" w:hAnsiTheme="minorHAnsi"/>
              <w:noProof/>
              <w:sz w:val="22"/>
              <w:szCs w:val="22"/>
              <w:lang w:eastAsia="es-ES"/>
            </w:rPr>
          </w:pPr>
          <w:hyperlink w:anchor="_Toc41638872" w:history="1">
            <w:r w:rsidR="00346303" w:rsidRPr="00ED7A19">
              <w:rPr>
                <w:rStyle w:val="Hipervnculo"/>
                <w:noProof/>
                <w:lang w:bidi="x-none"/>
                <w14:scene3d>
                  <w14:camera w14:prst="orthographicFront"/>
                  <w14:lightRig w14:rig="threePt" w14:dir="t">
                    <w14:rot w14:lat="0" w14:lon="0" w14:rev="0"/>
                  </w14:lightRig>
                </w14:scene3d>
              </w:rPr>
              <w:t>1.3.</w:t>
            </w:r>
            <w:r w:rsidR="00346303">
              <w:rPr>
                <w:rFonts w:asciiTheme="minorHAnsi" w:eastAsiaTheme="minorEastAsia" w:hAnsiTheme="minorHAnsi"/>
                <w:noProof/>
                <w:sz w:val="22"/>
                <w:szCs w:val="22"/>
                <w:lang w:eastAsia="es-ES"/>
              </w:rPr>
              <w:tab/>
            </w:r>
            <w:r w:rsidR="00346303" w:rsidRPr="00ED7A19">
              <w:rPr>
                <w:rStyle w:val="Hipervnculo"/>
                <w:noProof/>
              </w:rPr>
              <w:t>Recurso económico.</w:t>
            </w:r>
            <w:r w:rsidR="00346303">
              <w:rPr>
                <w:noProof/>
                <w:webHidden/>
              </w:rPr>
              <w:tab/>
            </w:r>
            <w:r w:rsidR="00346303">
              <w:rPr>
                <w:noProof/>
                <w:webHidden/>
              </w:rPr>
              <w:fldChar w:fldCharType="begin"/>
            </w:r>
            <w:r w:rsidR="00346303">
              <w:rPr>
                <w:noProof/>
                <w:webHidden/>
              </w:rPr>
              <w:instrText xml:space="preserve"> PAGEREF _Toc41638872 \h </w:instrText>
            </w:r>
            <w:r w:rsidR="00346303">
              <w:rPr>
                <w:noProof/>
                <w:webHidden/>
              </w:rPr>
            </w:r>
            <w:r w:rsidR="00346303">
              <w:rPr>
                <w:noProof/>
                <w:webHidden/>
              </w:rPr>
              <w:fldChar w:fldCharType="separate"/>
            </w:r>
            <w:r w:rsidR="00346303">
              <w:rPr>
                <w:noProof/>
                <w:webHidden/>
              </w:rPr>
              <w:t>98</w:t>
            </w:r>
            <w:r w:rsidR="00346303">
              <w:rPr>
                <w:noProof/>
                <w:webHidden/>
              </w:rPr>
              <w:fldChar w:fldCharType="end"/>
            </w:r>
          </w:hyperlink>
        </w:p>
        <w:p w14:paraId="214B81F1" w14:textId="2892388F" w:rsidR="00346303" w:rsidRDefault="0097355F">
          <w:pPr>
            <w:pStyle w:val="TDC4"/>
            <w:rPr>
              <w:rFonts w:asciiTheme="minorHAnsi" w:eastAsiaTheme="minorEastAsia" w:hAnsiTheme="minorHAnsi"/>
              <w:noProof/>
              <w:sz w:val="22"/>
              <w:szCs w:val="22"/>
              <w:lang w:eastAsia="es-ES"/>
            </w:rPr>
          </w:pPr>
          <w:hyperlink w:anchor="_Toc41638873" w:history="1">
            <w:r w:rsidR="00346303" w:rsidRPr="00ED7A19">
              <w:rPr>
                <w:rStyle w:val="Hipervnculo"/>
                <w:noProof/>
              </w:rPr>
              <w:t>1.3.1.</w:t>
            </w:r>
            <w:r w:rsidR="00346303">
              <w:rPr>
                <w:rFonts w:asciiTheme="minorHAnsi" w:eastAsiaTheme="minorEastAsia" w:hAnsiTheme="minorHAnsi"/>
                <w:noProof/>
                <w:sz w:val="22"/>
                <w:szCs w:val="22"/>
                <w:lang w:eastAsia="es-ES"/>
              </w:rPr>
              <w:tab/>
            </w:r>
            <w:r w:rsidR="00346303" w:rsidRPr="00ED7A19">
              <w:rPr>
                <w:rStyle w:val="Hipervnculo"/>
                <w:noProof/>
              </w:rPr>
              <w:t>Financiamiento. (Pendiente)</w:t>
            </w:r>
            <w:r w:rsidR="00346303">
              <w:rPr>
                <w:noProof/>
                <w:webHidden/>
              </w:rPr>
              <w:tab/>
            </w:r>
            <w:r w:rsidR="00346303">
              <w:rPr>
                <w:noProof/>
                <w:webHidden/>
              </w:rPr>
              <w:fldChar w:fldCharType="begin"/>
            </w:r>
            <w:r w:rsidR="00346303">
              <w:rPr>
                <w:noProof/>
                <w:webHidden/>
              </w:rPr>
              <w:instrText xml:space="preserve"> PAGEREF _Toc41638873 \h </w:instrText>
            </w:r>
            <w:r w:rsidR="00346303">
              <w:rPr>
                <w:noProof/>
                <w:webHidden/>
              </w:rPr>
            </w:r>
            <w:r w:rsidR="00346303">
              <w:rPr>
                <w:noProof/>
                <w:webHidden/>
              </w:rPr>
              <w:fldChar w:fldCharType="separate"/>
            </w:r>
            <w:r w:rsidR="00346303">
              <w:rPr>
                <w:noProof/>
                <w:webHidden/>
              </w:rPr>
              <w:t>98</w:t>
            </w:r>
            <w:r w:rsidR="00346303">
              <w:rPr>
                <w:noProof/>
                <w:webHidden/>
              </w:rPr>
              <w:fldChar w:fldCharType="end"/>
            </w:r>
          </w:hyperlink>
        </w:p>
        <w:p w14:paraId="68C4B092" w14:textId="3B180B5E" w:rsidR="00346303" w:rsidRDefault="0097355F">
          <w:pPr>
            <w:pStyle w:val="TDC4"/>
            <w:rPr>
              <w:rFonts w:asciiTheme="minorHAnsi" w:eastAsiaTheme="minorEastAsia" w:hAnsiTheme="minorHAnsi"/>
              <w:noProof/>
              <w:sz w:val="22"/>
              <w:szCs w:val="22"/>
              <w:lang w:eastAsia="es-ES"/>
            </w:rPr>
          </w:pPr>
          <w:hyperlink w:anchor="_Toc41638874" w:history="1">
            <w:r w:rsidR="00346303" w:rsidRPr="00ED7A19">
              <w:rPr>
                <w:rStyle w:val="Hipervnculo"/>
                <w:noProof/>
              </w:rPr>
              <w:t>1.3.2.</w:t>
            </w:r>
            <w:r w:rsidR="00346303">
              <w:rPr>
                <w:rFonts w:asciiTheme="minorHAnsi" w:eastAsiaTheme="minorEastAsia" w:hAnsiTheme="minorHAnsi"/>
                <w:noProof/>
                <w:sz w:val="22"/>
                <w:szCs w:val="22"/>
                <w:lang w:eastAsia="es-ES"/>
              </w:rPr>
              <w:tab/>
            </w:r>
            <w:r w:rsidR="00346303" w:rsidRPr="00ED7A19">
              <w:rPr>
                <w:rStyle w:val="Hipervnculo"/>
                <w:noProof/>
              </w:rPr>
              <w:t>Costos.</w:t>
            </w:r>
            <w:r w:rsidR="00346303">
              <w:rPr>
                <w:noProof/>
                <w:webHidden/>
              </w:rPr>
              <w:tab/>
            </w:r>
            <w:r w:rsidR="00346303">
              <w:rPr>
                <w:noProof/>
                <w:webHidden/>
              </w:rPr>
              <w:fldChar w:fldCharType="begin"/>
            </w:r>
            <w:r w:rsidR="00346303">
              <w:rPr>
                <w:noProof/>
                <w:webHidden/>
              </w:rPr>
              <w:instrText xml:space="preserve"> PAGEREF _Toc41638874 \h </w:instrText>
            </w:r>
            <w:r w:rsidR="00346303">
              <w:rPr>
                <w:noProof/>
                <w:webHidden/>
              </w:rPr>
            </w:r>
            <w:r w:rsidR="00346303">
              <w:rPr>
                <w:noProof/>
                <w:webHidden/>
              </w:rPr>
              <w:fldChar w:fldCharType="separate"/>
            </w:r>
            <w:r w:rsidR="00346303">
              <w:rPr>
                <w:noProof/>
                <w:webHidden/>
              </w:rPr>
              <w:t>98</w:t>
            </w:r>
            <w:r w:rsidR="00346303">
              <w:rPr>
                <w:noProof/>
                <w:webHidden/>
              </w:rPr>
              <w:fldChar w:fldCharType="end"/>
            </w:r>
          </w:hyperlink>
        </w:p>
        <w:p w14:paraId="5CB6CFD1" w14:textId="1CA65AE5" w:rsidR="00346303" w:rsidRDefault="0097355F">
          <w:pPr>
            <w:pStyle w:val="TDC5"/>
            <w:rPr>
              <w:rFonts w:asciiTheme="minorHAnsi" w:eastAsiaTheme="minorEastAsia" w:hAnsiTheme="minorHAnsi"/>
              <w:noProof/>
              <w:sz w:val="22"/>
              <w:szCs w:val="22"/>
              <w:lang w:eastAsia="es-ES"/>
            </w:rPr>
          </w:pPr>
          <w:hyperlink w:anchor="_Toc41638875" w:history="1">
            <w:r w:rsidR="00346303" w:rsidRPr="00ED7A19">
              <w:rPr>
                <w:rStyle w:val="Hipervnculo"/>
                <w:noProof/>
              </w:rPr>
              <w:t>1.3.2.1.</w:t>
            </w:r>
            <w:r w:rsidR="00346303">
              <w:rPr>
                <w:rFonts w:asciiTheme="minorHAnsi" w:eastAsiaTheme="minorEastAsia" w:hAnsiTheme="minorHAnsi"/>
                <w:noProof/>
                <w:sz w:val="22"/>
                <w:szCs w:val="22"/>
                <w:lang w:eastAsia="es-ES"/>
              </w:rPr>
              <w:tab/>
            </w:r>
            <w:r w:rsidR="00346303" w:rsidRPr="00ED7A19">
              <w:rPr>
                <w:rStyle w:val="Hipervnculo"/>
                <w:noProof/>
              </w:rPr>
              <w:t>Costos directos.</w:t>
            </w:r>
            <w:r w:rsidR="00346303">
              <w:rPr>
                <w:noProof/>
                <w:webHidden/>
              </w:rPr>
              <w:tab/>
            </w:r>
            <w:r w:rsidR="00346303">
              <w:rPr>
                <w:noProof/>
                <w:webHidden/>
              </w:rPr>
              <w:fldChar w:fldCharType="begin"/>
            </w:r>
            <w:r w:rsidR="00346303">
              <w:rPr>
                <w:noProof/>
                <w:webHidden/>
              </w:rPr>
              <w:instrText xml:space="preserve"> PAGEREF _Toc41638875 \h </w:instrText>
            </w:r>
            <w:r w:rsidR="00346303">
              <w:rPr>
                <w:noProof/>
                <w:webHidden/>
              </w:rPr>
            </w:r>
            <w:r w:rsidR="00346303">
              <w:rPr>
                <w:noProof/>
                <w:webHidden/>
              </w:rPr>
              <w:fldChar w:fldCharType="separate"/>
            </w:r>
            <w:r w:rsidR="00346303">
              <w:rPr>
                <w:noProof/>
                <w:webHidden/>
              </w:rPr>
              <w:t>99</w:t>
            </w:r>
            <w:r w:rsidR="00346303">
              <w:rPr>
                <w:noProof/>
                <w:webHidden/>
              </w:rPr>
              <w:fldChar w:fldCharType="end"/>
            </w:r>
          </w:hyperlink>
        </w:p>
        <w:p w14:paraId="6C4F6BA6" w14:textId="28249ED8" w:rsidR="00346303" w:rsidRDefault="0097355F">
          <w:pPr>
            <w:pStyle w:val="TDC5"/>
            <w:rPr>
              <w:rFonts w:asciiTheme="minorHAnsi" w:eastAsiaTheme="minorEastAsia" w:hAnsiTheme="minorHAnsi"/>
              <w:noProof/>
              <w:sz w:val="22"/>
              <w:szCs w:val="22"/>
              <w:lang w:eastAsia="es-ES"/>
            </w:rPr>
          </w:pPr>
          <w:hyperlink w:anchor="_Toc41638876" w:history="1">
            <w:r w:rsidR="00346303" w:rsidRPr="00ED7A19">
              <w:rPr>
                <w:rStyle w:val="Hipervnculo"/>
                <w:noProof/>
              </w:rPr>
              <w:t>1.3.2.2.</w:t>
            </w:r>
            <w:r w:rsidR="00346303">
              <w:rPr>
                <w:rFonts w:asciiTheme="minorHAnsi" w:eastAsiaTheme="minorEastAsia" w:hAnsiTheme="minorHAnsi"/>
                <w:noProof/>
                <w:sz w:val="22"/>
                <w:szCs w:val="22"/>
                <w:lang w:eastAsia="es-ES"/>
              </w:rPr>
              <w:tab/>
            </w:r>
            <w:r w:rsidR="00346303" w:rsidRPr="00ED7A19">
              <w:rPr>
                <w:rStyle w:val="Hipervnculo"/>
                <w:noProof/>
              </w:rPr>
              <w:t>Costos indirectos</w:t>
            </w:r>
            <w:r w:rsidR="00346303">
              <w:rPr>
                <w:noProof/>
                <w:webHidden/>
              </w:rPr>
              <w:tab/>
            </w:r>
            <w:r w:rsidR="00346303">
              <w:rPr>
                <w:noProof/>
                <w:webHidden/>
              </w:rPr>
              <w:fldChar w:fldCharType="begin"/>
            </w:r>
            <w:r w:rsidR="00346303">
              <w:rPr>
                <w:noProof/>
                <w:webHidden/>
              </w:rPr>
              <w:instrText xml:space="preserve"> PAGEREF _Toc41638876 \h </w:instrText>
            </w:r>
            <w:r w:rsidR="00346303">
              <w:rPr>
                <w:noProof/>
                <w:webHidden/>
              </w:rPr>
            </w:r>
            <w:r w:rsidR="00346303">
              <w:rPr>
                <w:noProof/>
                <w:webHidden/>
              </w:rPr>
              <w:fldChar w:fldCharType="separate"/>
            </w:r>
            <w:r w:rsidR="00346303">
              <w:rPr>
                <w:noProof/>
                <w:webHidden/>
              </w:rPr>
              <w:t>99</w:t>
            </w:r>
            <w:r w:rsidR="00346303">
              <w:rPr>
                <w:noProof/>
                <w:webHidden/>
              </w:rPr>
              <w:fldChar w:fldCharType="end"/>
            </w:r>
          </w:hyperlink>
        </w:p>
        <w:p w14:paraId="3DE1C0A2" w14:textId="6BA055F2" w:rsidR="00346303" w:rsidRDefault="0097355F">
          <w:pPr>
            <w:pStyle w:val="TDC2"/>
            <w:rPr>
              <w:rFonts w:asciiTheme="minorHAnsi" w:eastAsiaTheme="minorEastAsia" w:hAnsiTheme="minorHAnsi"/>
              <w:noProof/>
              <w:sz w:val="22"/>
              <w:lang w:eastAsia="es-ES"/>
            </w:rPr>
          </w:pPr>
          <w:hyperlink w:anchor="_Toc41638877" w:history="1">
            <w:r w:rsidR="00346303" w:rsidRPr="00ED7A19">
              <w:rPr>
                <w:rStyle w:val="Hipervnculo"/>
                <w:noProof/>
              </w:rPr>
              <w:t>2.</w:t>
            </w:r>
            <w:r w:rsidR="00346303">
              <w:rPr>
                <w:rFonts w:asciiTheme="minorHAnsi" w:eastAsiaTheme="minorEastAsia" w:hAnsiTheme="minorHAnsi"/>
                <w:noProof/>
                <w:sz w:val="22"/>
                <w:lang w:eastAsia="es-ES"/>
              </w:rPr>
              <w:tab/>
            </w:r>
            <w:r w:rsidR="00346303" w:rsidRPr="00ED7A19">
              <w:rPr>
                <w:rStyle w:val="Hipervnculo"/>
                <w:noProof/>
              </w:rPr>
              <w:t>Presupuesto (Pendiente)</w:t>
            </w:r>
            <w:r w:rsidR="00346303">
              <w:rPr>
                <w:noProof/>
                <w:webHidden/>
              </w:rPr>
              <w:tab/>
            </w:r>
            <w:r w:rsidR="00346303">
              <w:rPr>
                <w:noProof/>
                <w:webHidden/>
              </w:rPr>
              <w:fldChar w:fldCharType="begin"/>
            </w:r>
            <w:r w:rsidR="00346303">
              <w:rPr>
                <w:noProof/>
                <w:webHidden/>
              </w:rPr>
              <w:instrText xml:space="preserve"> PAGEREF _Toc41638877 \h </w:instrText>
            </w:r>
            <w:r w:rsidR="00346303">
              <w:rPr>
                <w:noProof/>
                <w:webHidden/>
              </w:rPr>
            </w:r>
            <w:r w:rsidR="00346303">
              <w:rPr>
                <w:noProof/>
                <w:webHidden/>
              </w:rPr>
              <w:fldChar w:fldCharType="separate"/>
            </w:r>
            <w:r w:rsidR="00346303">
              <w:rPr>
                <w:noProof/>
                <w:webHidden/>
              </w:rPr>
              <w:t>99</w:t>
            </w:r>
            <w:r w:rsidR="00346303">
              <w:rPr>
                <w:noProof/>
                <w:webHidden/>
              </w:rPr>
              <w:fldChar w:fldCharType="end"/>
            </w:r>
          </w:hyperlink>
        </w:p>
        <w:p w14:paraId="18A7CE1C" w14:textId="4533C3C3" w:rsidR="00346303" w:rsidRDefault="0097355F">
          <w:pPr>
            <w:pStyle w:val="TDC2"/>
            <w:rPr>
              <w:rFonts w:asciiTheme="minorHAnsi" w:eastAsiaTheme="minorEastAsia" w:hAnsiTheme="minorHAnsi"/>
              <w:noProof/>
              <w:sz w:val="22"/>
              <w:lang w:eastAsia="es-ES"/>
            </w:rPr>
          </w:pPr>
          <w:hyperlink w:anchor="_Toc41638878" w:history="1">
            <w:r w:rsidR="00346303" w:rsidRPr="00ED7A19">
              <w:rPr>
                <w:rStyle w:val="Hipervnculo"/>
                <w:noProof/>
              </w:rPr>
              <w:t>3.</w:t>
            </w:r>
            <w:r w:rsidR="00346303">
              <w:rPr>
                <w:rFonts w:asciiTheme="minorHAnsi" w:eastAsiaTheme="minorEastAsia" w:hAnsiTheme="minorHAnsi"/>
                <w:noProof/>
                <w:sz w:val="22"/>
                <w:lang w:eastAsia="es-ES"/>
              </w:rPr>
              <w:tab/>
            </w:r>
            <w:r w:rsidR="00346303" w:rsidRPr="00ED7A19">
              <w:rPr>
                <w:rStyle w:val="Hipervnculo"/>
                <w:noProof/>
              </w:rPr>
              <w:t>Cronograma de actividades</w:t>
            </w:r>
            <w:r w:rsidR="00346303">
              <w:rPr>
                <w:noProof/>
                <w:webHidden/>
              </w:rPr>
              <w:tab/>
            </w:r>
            <w:r w:rsidR="00346303">
              <w:rPr>
                <w:noProof/>
                <w:webHidden/>
              </w:rPr>
              <w:fldChar w:fldCharType="begin"/>
            </w:r>
            <w:r w:rsidR="00346303">
              <w:rPr>
                <w:noProof/>
                <w:webHidden/>
              </w:rPr>
              <w:instrText xml:space="preserve"> PAGEREF _Toc41638878 \h </w:instrText>
            </w:r>
            <w:r w:rsidR="00346303">
              <w:rPr>
                <w:noProof/>
                <w:webHidden/>
              </w:rPr>
            </w:r>
            <w:r w:rsidR="00346303">
              <w:rPr>
                <w:noProof/>
                <w:webHidden/>
              </w:rPr>
              <w:fldChar w:fldCharType="separate"/>
            </w:r>
            <w:r w:rsidR="00346303">
              <w:rPr>
                <w:noProof/>
                <w:webHidden/>
              </w:rPr>
              <w:t>99</w:t>
            </w:r>
            <w:r w:rsidR="00346303">
              <w:rPr>
                <w:noProof/>
                <w:webHidden/>
              </w:rPr>
              <w:fldChar w:fldCharType="end"/>
            </w:r>
          </w:hyperlink>
        </w:p>
        <w:p w14:paraId="789AD80B" w14:textId="6AEE20AB" w:rsidR="00346303" w:rsidRDefault="0097355F">
          <w:pPr>
            <w:pStyle w:val="TDC2"/>
            <w:rPr>
              <w:rFonts w:asciiTheme="minorHAnsi" w:eastAsiaTheme="minorEastAsia" w:hAnsiTheme="minorHAnsi"/>
              <w:noProof/>
              <w:sz w:val="22"/>
              <w:lang w:eastAsia="es-ES"/>
            </w:rPr>
          </w:pPr>
          <w:hyperlink w:anchor="_Toc41638879" w:history="1">
            <w:r w:rsidR="00346303" w:rsidRPr="00ED7A19">
              <w:rPr>
                <w:rStyle w:val="Hipervnculo"/>
                <w:noProof/>
              </w:rPr>
              <w:t>4.</w:t>
            </w:r>
            <w:r w:rsidR="00346303">
              <w:rPr>
                <w:rFonts w:asciiTheme="minorHAnsi" w:eastAsiaTheme="minorEastAsia" w:hAnsiTheme="minorHAnsi"/>
                <w:noProof/>
                <w:sz w:val="22"/>
                <w:lang w:eastAsia="es-ES"/>
              </w:rPr>
              <w:tab/>
            </w:r>
            <w:r w:rsidR="00346303" w:rsidRPr="00ED7A19">
              <w:rPr>
                <w:rStyle w:val="Hipervnculo"/>
                <w:noProof/>
              </w:rPr>
              <w:t>Bibliografía</w:t>
            </w:r>
            <w:r w:rsidR="00346303">
              <w:rPr>
                <w:noProof/>
                <w:webHidden/>
              </w:rPr>
              <w:tab/>
            </w:r>
            <w:r w:rsidR="00346303">
              <w:rPr>
                <w:noProof/>
                <w:webHidden/>
              </w:rPr>
              <w:fldChar w:fldCharType="begin"/>
            </w:r>
            <w:r w:rsidR="00346303">
              <w:rPr>
                <w:noProof/>
                <w:webHidden/>
              </w:rPr>
              <w:instrText xml:space="preserve"> PAGEREF _Toc41638879 \h </w:instrText>
            </w:r>
            <w:r w:rsidR="00346303">
              <w:rPr>
                <w:noProof/>
                <w:webHidden/>
              </w:rPr>
            </w:r>
            <w:r w:rsidR="00346303">
              <w:rPr>
                <w:noProof/>
                <w:webHidden/>
              </w:rPr>
              <w:fldChar w:fldCharType="separate"/>
            </w:r>
            <w:r w:rsidR="00346303">
              <w:rPr>
                <w:noProof/>
                <w:webHidden/>
              </w:rPr>
              <w:t>100</w:t>
            </w:r>
            <w:r w:rsidR="00346303">
              <w:rPr>
                <w:noProof/>
                <w:webHidden/>
              </w:rPr>
              <w:fldChar w:fldCharType="end"/>
            </w:r>
          </w:hyperlink>
        </w:p>
        <w:p w14:paraId="675F0FF6" w14:textId="522E0A98" w:rsidR="00346303" w:rsidRDefault="0097355F">
          <w:pPr>
            <w:pStyle w:val="TDC2"/>
            <w:rPr>
              <w:rFonts w:asciiTheme="minorHAnsi" w:eastAsiaTheme="minorEastAsia" w:hAnsiTheme="minorHAnsi"/>
              <w:noProof/>
              <w:sz w:val="22"/>
              <w:lang w:eastAsia="es-ES"/>
            </w:rPr>
          </w:pPr>
          <w:hyperlink w:anchor="_Toc41638880" w:history="1">
            <w:r w:rsidR="00346303" w:rsidRPr="00ED7A19">
              <w:rPr>
                <w:rStyle w:val="Hipervnculo"/>
                <w:noProof/>
              </w:rPr>
              <w:t>5.</w:t>
            </w:r>
            <w:r w:rsidR="00346303">
              <w:rPr>
                <w:rFonts w:asciiTheme="minorHAnsi" w:eastAsiaTheme="minorEastAsia" w:hAnsiTheme="minorHAnsi"/>
                <w:noProof/>
                <w:sz w:val="22"/>
                <w:lang w:eastAsia="es-ES"/>
              </w:rPr>
              <w:tab/>
            </w:r>
            <w:r w:rsidR="00346303" w:rsidRPr="00ED7A19">
              <w:rPr>
                <w:rStyle w:val="Hipervnculo"/>
                <w:noProof/>
              </w:rPr>
              <w:t>Anexos (Falta actualizar)</w:t>
            </w:r>
            <w:r w:rsidR="00346303">
              <w:rPr>
                <w:noProof/>
                <w:webHidden/>
              </w:rPr>
              <w:tab/>
            </w:r>
            <w:r w:rsidR="00346303">
              <w:rPr>
                <w:noProof/>
                <w:webHidden/>
              </w:rPr>
              <w:fldChar w:fldCharType="begin"/>
            </w:r>
            <w:r w:rsidR="00346303">
              <w:rPr>
                <w:noProof/>
                <w:webHidden/>
              </w:rPr>
              <w:instrText xml:space="preserve"> PAGEREF _Toc41638880 \h </w:instrText>
            </w:r>
            <w:r w:rsidR="00346303">
              <w:rPr>
                <w:noProof/>
                <w:webHidden/>
              </w:rPr>
            </w:r>
            <w:r w:rsidR="00346303">
              <w:rPr>
                <w:noProof/>
                <w:webHidden/>
              </w:rPr>
              <w:fldChar w:fldCharType="separate"/>
            </w:r>
            <w:r w:rsidR="00346303">
              <w:rPr>
                <w:noProof/>
                <w:webHidden/>
              </w:rPr>
              <w:t>105</w:t>
            </w:r>
            <w:r w:rsidR="00346303">
              <w:rPr>
                <w:noProof/>
                <w:webHidden/>
              </w:rPr>
              <w:fldChar w:fldCharType="end"/>
            </w:r>
          </w:hyperlink>
        </w:p>
        <w:p w14:paraId="44F434D9" w14:textId="5A1CACC2" w:rsidR="00346303" w:rsidRDefault="00EA7482">
          <w:pPr>
            <w:pStyle w:val="TDC1"/>
            <w:tabs>
              <w:tab w:val="right" w:leader="dot" w:pos="8827"/>
            </w:tabs>
            <w:rPr>
              <w:rFonts w:asciiTheme="minorHAnsi" w:eastAsiaTheme="minorEastAsia" w:hAnsiTheme="minorHAnsi"/>
              <w:b w:val="0"/>
              <w:bCs w:val="0"/>
              <w:i w:val="0"/>
              <w:iCs w:val="0"/>
              <w:noProof/>
              <w:sz w:val="22"/>
              <w:szCs w:val="22"/>
              <w:lang w:eastAsia="es-ES"/>
            </w:rPr>
          </w:pPr>
          <w:hyperlink w:anchor="_Toc41638881" w:history="1">
            <w:r w:rsidR="00346303" w:rsidRPr="00ED7A19">
              <w:rPr>
                <w:rStyle w:val="Hipervnculo"/>
                <w:noProof/>
                <w:lang w:val="es-GT"/>
              </w:rPr>
              <w:t>Glosario</w:t>
            </w:r>
            <w:r w:rsidR="00346303">
              <w:rPr>
                <w:noProof/>
                <w:webHidden/>
              </w:rPr>
              <w:tab/>
            </w:r>
            <w:r w:rsidR="00346303">
              <w:rPr>
                <w:noProof/>
                <w:webHidden/>
              </w:rPr>
              <w:fldChar w:fldCharType="begin"/>
            </w:r>
            <w:r w:rsidR="00346303">
              <w:rPr>
                <w:noProof/>
                <w:webHidden/>
              </w:rPr>
              <w:instrText xml:space="preserve"> PAGEREF _Toc41638881 \h </w:instrText>
            </w:r>
            <w:r w:rsidR="00346303">
              <w:rPr>
                <w:noProof/>
                <w:webHidden/>
              </w:rPr>
            </w:r>
            <w:r w:rsidR="00346303">
              <w:rPr>
                <w:noProof/>
                <w:webHidden/>
              </w:rPr>
              <w:fldChar w:fldCharType="separate"/>
            </w:r>
            <w:r w:rsidR="00346303">
              <w:rPr>
                <w:noProof/>
                <w:webHidden/>
              </w:rPr>
              <w:t>112</w:t>
            </w:r>
            <w:r w:rsidR="00346303">
              <w:rPr>
                <w:noProof/>
                <w:webHidden/>
              </w:rPr>
              <w:fldChar w:fldCharType="end"/>
            </w:r>
          </w:hyperlink>
        </w:p>
        <w:p w14:paraId="1752A820" w14:textId="679C328F" w:rsidR="00E5233D" w:rsidRDefault="00C214BB">
          <w:r>
            <w:fldChar w:fldCharType="end"/>
          </w:r>
        </w:p>
      </w:sdtContent>
    </w:sdt>
    <w:p w14:paraId="6E985C6C" w14:textId="13CE0FBC" w:rsidR="00812FF2" w:rsidRPr="006F383E" w:rsidRDefault="00406233" w:rsidP="006F383E">
      <w:pPr>
        <w:ind w:left="0" w:firstLine="0"/>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3E0D3725" w14:textId="77777777" w:rsidR="00812FF2" w:rsidRDefault="00812FF2">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7402C66" w14:textId="77777777" w:rsidR="00894C0C" w:rsidRDefault="00894C0C" w:rsidP="006F383E">
      <w:pPr>
        <w:ind w:left="0" w:firstLine="0"/>
        <w:jc w:val="center"/>
        <w:rPr>
          <w:rFonts w:ascii="Times New Roman" w:hAnsi="Times New Roman" w:cs="Times New Roman"/>
          <w:b/>
          <w:bCs/>
          <w:sz w:val="24"/>
          <w:szCs w:val="24"/>
          <w:lang w:val="es-GT"/>
        </w:rPr>
        <w:sectPr w:rsidR="00894C0C" w:rsidSect="006F383E">
          <w:headerReference w:type="default" r:id="rId19"/>
          <w:footerReference w:type="default" r:id="rId20"/>
          <w:pgSz w:w="12240" w:h="15840"/>
          <w:pgMar w:top="1417" w:right="1418" w:bottom="1417" w:left="1985" w:header="709" w:footer="709" w:gutter="0"/>
          <w:pgNumType w:start="1"/>
          <w:cols w:space="708"/>
          <w:docGrid w:linePitch="360"/>
        </w:sectPr>
      </w:pPr>
    </w:p>
    <w:p w14:paraId="67C5D120" w14:textId="77777777" w:rsidR="00894C0C" w:rsidRPr="00EB7791" w:rsidRDefault="0048478B" w:rsidP="00EB7791">
      <w:pPr>
        <w:jc w:val="center"/>
        <w:rPr>
          <w:rFonts w:ascii="Times New Roman" w:hAnsi="Times New Roman" w:cs="Times New Roman"/>
          <w:b/>
          <w:bCs/>
          <w:sz w:val="24"/>
          <w:szCs w:val="24"/>
          <w:lang w:val="es-GT"/>
        </w:rPr>
      </w:pPr>
      <w:commentRangeStart w:id="31"/>
      <w:r w:rsidRPr="00EB7791">
        <w:rPr>
          <w:rFonts w:ascii="Times New Roman" w:hAnsi="Times New Roman" w:cs="Times New Roman"/>
          <w:b/>
          <w:bCs/>
          <w:sz w:val="24"/>
          <w:szCs w:val="24"/>
          <w:lang w:val="es-GT"/>
        </w:rPr>
        <w:lastRenderedPageBreak/>
        <w:t>Índice de tablas</w:t>
      </w:r>
      <w:commentRangeEnd w:id="31"/>
      <w:r w:rsidR="00932B07">
        <w:rPr>
          <w:rStyle w:val="Refdecomentario"/>
        </w:rPr>
        <w:commentReference w:id="31"/>
      </w:r>
    </w:p>
    <w:p w14:paraId="49D52EBD" w14:textId="77777777" w:rsidR="00657E1E" w:rsidRDefault="00657E1E" w:rsidP="006F383E">
      <w:pPr>
        <w:ind w:left="0" w:firstLine="0"/>
        <w:jc w:val="center"/>
        <w:rPr>
          <w:rFonts w:ascii="Times New Roman" w:hAnsi="Times New Roman" w:cs="Times New Roman"/>
          <w:b/>
          <w:bCs/>
          <w:sz w:val="24"/>
          <w:szCs w:val="24"/>
          <w:lang w:val="es-GT"/>
        </w:rPr>
      </w:pPr>
    </w:p>
    <w:p w14:paraId="5223B87E" w14:textId="6A5A4435" w:rsidR="008B58C3" w:rsidRPr="008B58C3" w:rsidRDefault="00657E1E">
      <w:pPr>
        <w:pStyle w:val="Tabladeilustraciones"/>
        <w:tabs>
          <w:tab w:val="right" w:leader="dot" w:pos="8827"/>
        </w:tabs>
        <w:rPr>
          <w:rFonts w:ascii="Times New Roman" w:eastAsiaTheme="minorEastAsia" w:hAnsi="Times New Roman" w:cs="Times New Roman"/>
          <w:noProof/>
          <w:sz w:val="24"/>
          <w:szCs w:val="24"/>
          <w:lang w:eastAsia="es-ES"/>
        </w:rPr>
      </w:pPr>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TOC \h \z \c "Tabla" </w:instrText>
      </w:r>
      <w:r>
        <w:rPr>
          <w:rFonts w:ascii="Times New Roman" w:hAnsi="Times New Roman" w:cs="Times New Roman"/>
          <w:b/>
          <w:bCs/>
          <w:sz w:val="24"/>
          <w:szCs w:val="24"/>
          <w:lang w:val="es-GT"/>
        </w:rPr>
        <w:fldChar w:fldCharType="separate"/>
      </w:r>
      <w:hyperlink w:anchor="_Toc40909827" w:history="1">
        <w:r w:rsidR="008B58C3" w:rsidRPr="008B58C3">
          <w:rPr>
            <w:rStyle w:val="Hipervnculo"/>
            <w:rFonts w:ascii="Times New Roman" w:hAnsi="Times New Roman" w:cs="Times New Roman"/>
            <w:noProof/>
            <w:sz w:val="24"/>
            <w:szCs w:val="24"/>
          </w:rPr>
          <w:t>Tabla 1. Principales Atribuciones del colaborador en la subsección de almacén y el tiempo que emplea en su realización.</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_Toc40909827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11</w:t>
        </w:r>
        <w:r w:rsidR="008B58C3" w:rsidRPr="008B58C3">
          <w:rPr>
            <w:rFonts w:ascii="Times New Roman" w:hAnsi="Times New Roman" w:cs="Times New Roman"/>
            <w:noProof/>
            <w:webHidden/>
            <w:sz w:val="24"/>
            <w:szCs w:val="24"/>
          </w:rPr>
          <w:fldChar w:fldCharType="end"/>
        </w:r>
      </w:hyperlink>
    </w:p>
    <w:p w14:paraId="3F698F44" w14:textId="6C4495B6"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28" w:history="1">
        <w:r w:rsidR="008B58C3" w:rsidRPr="008B58C3">
          <w:rPr>
            <w:rStyle w:val="Hipervnculo"/>
            <w:rFonts w:ascii="Times New Roman" w:hAnsi="Times New Roman" w:cs="Times New Roman"/>
            <w:noProof/>
            <w:sz w:val="24"/>
            <w:szCs w:val="24"/>
          </w:rPr>
          <w:t>Tabla 2.  Principales Atribuciones del colaborador en la subsección de almacén y el tiempo promedio que emplea en su realización.</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_Toc40909828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13</w:t>
        </w:r>
        <w:r w:rsidR="008B58C3" w:rsidRPr="008B58C3">
          <w:rPr>
            <w:rFonts w:ascii="Times New Roman" w:hAnsi="Times New Roman" w:cs="Times New Roman"/>
            <w:noProof/>
            <w:webHidden/>
            <w:sz w:val="24"/>
            <w:szCs w:val="24"/>
          </w:rPr>
          <w:fldChar w:fldCharType="end"/>
        </w:r>
      </w:hyperlink>
    </w:p>
    <w:p w14:paraId="4FAA0735" w14:textId="41D04859"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29" w:history="1">
        <w:r w:rsidR="008B58C3" w:rsidRPr="008B58C3">
          <w:rPr>
            <w:rStyle w:val="Hipervnculo"/>
            <w:rFonts w:ascii="Times New Roman" w:hAnsi="Times New Roman" w:cs="Times New Roman"/>
            <w:noProof/>
            <w:sz w:val="24"/>
            <w:szCs w:val="24"/>
          </w:rPr>
          <w:t>Tabla 3. Hardware disponible para la elaboración de la aplicación web</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_Toc40909829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84</w:t>
        </w:r>
        <w:r w:rsidR="008B58C3" w:rsidRPr="008B58C3">
          <w:rPr>
            <w:rFonts w:ascii="Times New Roman" w:hAnsi="Times New Roman" w:cs="Times New Roman"/>
            <w:noProof/>
            <w:webHidden/>
            <w:sz w:val="24"/>
            <w:szCs w:val="24"/>
          </w:rPr>
          <w:fldChar w:fldCharType="end"/>
        </w:r>
      </w:hyperlink>
    </w:p>
    <w:p w14:paraId="48E35E7C" w14:textId="7E875740"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30" w:history="1">
        <w:r w:rsidR="008B58C3" w:rsidRPr="008B58C3">
          <w:rPr>
            <w:rStyle w:val="Hipervnculo"/>
            <w:rFonts w:ascii="Times New Roman" w:hAnsi="Times New Roman" w:cs="Times New Roman"/>
            <w:noProof/>
            <w:sz w:val="24"/>
            <w:szCs w:val="24"/>
          </w:rPr>
          <w:t>Tabla 4. Cantidad de personal necesario a nivel general para la elaboración e implementación del proyecto en cada una de las áreas de involucramiento según el puesto organizacional.</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_Toc40909830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86</w:t>
        </w:r>
        <w:r w:rsidR="008B58C3" w:rsidRPr="008B58C3">
          <w:rPr>
            <w:rFonts w:ascii="Times New Roman" w:hAnsi="Times New Roman" w:cs="Times New Roman"/>
            <w:noProof/>
            <w:webHidden/>
            <w:sz w:val="24"/>
            <w:szCs w:val="24"/>
          </w:rPr>
          <w:fldChar w:fldCharType="end"/>
        </w:r>
      </w:hyperlink>
    </w:p>
    <w:p w14:paraId="55AC99E8" w14:textId="78D3E28A"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31" w:history="1">
        <w:r w:rsidR="008B58C3" w:rsidRPr="008B58C3">
          <w:rPr>
            <w:rStyle w:val="Hipervnculo"/>
            <w:rFonts w:ascii="Times New Roman" w:hAnsi="Times New Roman" w:cs="Times New Roman"/>
            <w:noProof/>
            <w:sz w:val="24"/>
            <w:szCs w:val="24"/>
          </w:rPr>
          <w:t>Tabla 5. Resumen de costos económicos del proyecto en elementos de hardware y software.</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_Toc40909831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89</w:t>
        </w:r>
        <w:r w:rsidR="008B58C3" w:rsidRPr="008B58C3">
          <w:rPr>
            <w:rFonts w:ascii="Times New Roman" w:hAnsi="Times New Roman" w:cs="Times New Roman"/>
            <w:noProof/>
            <w:webHidden/>
            <w:sz w:val="24"/>
            <w:szCs w:val="24"/>
          </w:rPr>
          <w:fldChar w:fldCharType="end"/>
        </w:r>
      </w:hyperlink>
    </w:p>
    <w:p w14:paraId="59993178" w14:textId="6096FA9B"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32" w:history="1">
        <w:r w:rsidR="008B58C3" w:rsidRPr="008B58C3">
          <w:rPr>
            <w:rStyle w:val="Hipervnculo"/>
            <w:rFonts w:ascii="Times New Roman" w:hAnsi="Times New Roman" w:cs="Times New Roman"/>
            <w:noProof/>
            <w:sz w:val="24"/>
            <w:szCs w:val="24"/>
          </w:rPr>
          <w:t>Tabla 6. Representación de la inversión necesaria en el factor humano para la realización del proyecto.</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_Toc40909832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91</w:t>
        </w:r>
        <w:r w:rsidR="008B58C3" w:rsidRPr="008B58C3">
          <w:rPr>
            <w:rFonts w:ascii="Times New Roman" w:hAnsi="Times New Roman" w:cs="Times New Roman"/>
            <w:noProof/>
            <w:webHidden/>
            <w:sz w:val="24"/>
            <w:szCs w:val="24"/>
          </w:rPr>
          <w:fldChar w:fldCharType="end"/>
        </w:r>
      </w:hyperlink>
    </w:p>
    <w:p w14:paraId="650BC0C7" w14:textId="270DFCC9"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33" w:history="1">
        <w:r w:rsidR="008B58C3" w:rsidRPr="008B58C3">
          <w:rPr>
            <w:rStyle w:val="Hipervnculo"/>
            <w:rFonts w:ascii="Times New Roman" w:hAnsi="Times New Roman" w:cs="Times New Roman"/>
            <w:noProof/>
            <w:sz w:val="24"/>
            <w:szCs w:val="24"/>
          </w:rPr>
          <w:t>Tabla 7. Representación de los elementos materiales necesarios para el óptimo funcionamiento del proyecto.</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_Toc40909833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92</w:t>
        </w:r>
        <w:r w:rsidR="008B58C3" w:rsidRPr="008B58C3">
          <w:rPr>
            <w:rFonts w:ascii="Times New Roman" w:hAnsi="Times New Roman" w:cs="Times New Roman"/>
            <w:noProof/>
            <w:webHidden/>
            <w:sz w:val="24"/>
            <w:szCs w:val="24"/>
          </w:rPr>
          <w:fldChar w:fldCharType="end"/>
        </w:r>
      </w:hyperlink>
    </w:p>
    <w:p w14:paraId="0EEF799F" w14:textId="5A7B8AC9" w:rsidR="008B58C3" w:rsidRPr="008B58C3" w:rsidRDefault="00EA7482">
      <w:pPr>
        <w:pStyle w:val="Tabladeilustraciones"/>
        <w:tabs>
          <w:tab w:val="right" w:leader="dot" w:pos="8827"/>
        </w:tabs>
        <w:rPr>
          <w:rFonts w:ascii="Times New Roman" w:eastAsiaTheme="minorEastAsia" w:hAnsi="Times New Roman" w:cs="Times New Roman"/>
          <w:noProof/>
          <w:sz w:val="24"/>
          <w:szCs w:val="24"/>
          <w:lang w:eastAsia="es-ES"/>
        </w:rPr>
      </w:pPr>
      <w:hyperlink w:anchor="_Toc40909834" w:history="1">
        <w:r w:rsidR="008B58C3" w:rsidRPr="008B58C3">
          <w:rPr>
            <w:rStyle w:val="Hipervnculo"/>
            <w:rFonts w:ascii="Times New Roman" w:hAnsi="Times New Roman" w:cs="Times New Roman"/>
            <w:noProof/>
            <w:sz w:val="24"/>
            <w:szCs w:val="24"/>
          </w:rPr>
          <w:t>Tabla 8. Desglose del costo total de la aplicación con todos los elementos (hardware, software, insumos, personal).</w:t>
        </w:r>
        <w:r w:rsidR="008B58C3" w:rsidRPr="008B58C3">
          <w:rPr>
            <w:rFonts w:ascii="Times New Roman" w:hAnsi="Times New Roman" w:cs="Times New Roman"/>
            <w:noProof/>
            <w:webHidden/>
            <w:sz w:val="24"/>
            <w:szCs w:val="24"/>
          </w:rPr>
          <w:tab/>
        </w:r>
        <w:r w:rsidR="008B58C3" w:rsidRPr="008B58C3">
          <w:rPr>
            <w:rFonts w:ascii="Times New Roman" w:hAnsi="Times New Roman" w:cs="Times New Roman"/>
            <w:noProof/>
            <w:webHidden/>
            <w:sz w:val="24"/>
            <w:szCs w:val="24"/>
          </w:rPr>
          <w:fldChar w:fldCharType="begin"/>
        </w:r>
        <w:r w:rsidR="008B58C3" w:rsidRPr="008B58C3">
          <w:rPr>
            <w:rFonts w:ascii="Times New Roman" w:hAnsi="Times New Roman" w:cs="Times New Roman"/>
            <w:noProof/>
            <w:webHidden/>
            <w:sz w:val="24"/>
            <w:szCs w:val="24"/>
          </w:rPr>
          <w:instrText xml:space="preserve"> PAGEREF _Toc40909834 \h </w:instrText>
        </w:r>
        <w:r w:rsidR="008B58C3" w:rsidRPr="008B58C3">
          <w:rPr>
            <w:rFonts w:ascii="Times New Roman" w:hAnsi="Times New Roman" w:cs="Times New Roman"/>
            <w:noProof/>
            <w:webHidden/>
            <w:sz w:val="24"/>
            <w:szCs w:val="24"/>
          </w:rPr>
        </w:r>
        <w:r w:rsidR="008B58C3" w:rsidRPr="008B58C3">
          <w:rPr>
            <w:rFonts w:ascii="Times New Roman" w:hAnsi="Times New Roman" w:cs="Times New Roman"/>
            <w:noProof/>
            <w:webHidden/>
            <w:sz w:val="24"/>
            <w:szCs w:val="24"/>
          </w:rPr>
          <w:fldChar w:fldCharType="separate"/>
        </w:r>
        <w:r w:rsidR="005B1BDE">
          <w:rPr>
            <w:rFonts w:ascii="Times New Roman" w:hAnsi="Times New Roman" w:cs="Times New Roman"/>
            <w:noProof/>
            <w:webHidden/>
            <w:sz w:val="24"/>
            <w:szCs w:val="24"/>
          </w:rPr>
          <w:t>92</w:t>
        </w:r>
        <w:r w:rsidR="008B58C3" w:rsidRPr="008B58C3">
          <w:rPr>
            <w:rFonts w:ascii="Times New Roman" w:hAnsi="Times New Roman" w:cs="Times New Roman"/>
            <w:noProof/>
            <w:webHidden/>
            <w:sz w:val="24"/>
            <w:szCs w:val="24"/>
          </w:rPr>
          <w:fldChar w:fldCharType="end"/>
        </w:r>
      </w:hyperlink>
    </w:p>
    <w:p w14:paraId="17D0950C" w14:textId="14198EBF" w:rsidR="00657E1E" w:rsidRDefault="00657E1E" w:rsidP="006F383E">
      <w:pPr>
        <w:ind w:left="0" w:firstLine="0"/>
        <w:jc w:val="center"/>
        <w:rPr>
          <w:rFonts w:ascii="Times New Roman" w:hAnsi="Times New Roman" w:cs="Times New Roman"/>
          <w:b/>
          <w:bCs/>
          <w:sz w:val="24"/>
          <w:szCs w:val="24"/>
          <w:lang w:val="es-GT"/>
        </w:rPr>
        <w:sectPr w:rsidR="00657E1E" w:rsidSect="006F383E">
          <w:pgSz w:w="12240" w:h="15840"/>
          <w:pgMar w:top="1417" w:right="1418" w:bottom="1417" w:left="1985" w:header="709" w:footer="709" w:gutter="0"/>
          <w:pgNumType w:start="1"/>
          <w:cols w:space="708"/>
          <w:docGrid w:linePitch="360"/>
        </w:sectPr>
      </w:pPr>
      <w:r>
        <w:rPr>
          <w:rFonts w:ascii="Times New Roman" w:hAnsi="Times New Roman" w:cs="Times New Roman"/>
          <w:b/>
          <w:bCs/>
          <w:sz w:val="24"/>
          <w:szCs w:val="24"/>
          <w:lang w:val="es-GT"/>
        </w:rPr>
        <w:fldChar w:fldCharType="end"/>
      </w:r>
    </w:p>
    <w:p w14:paraId="387FD183" w14:textId="5E5CCB9F" w:rsidR="00894C0C" w:rsidRPr="00EB7791" w:rsidRDefault="001928D6" w:rsidP="00EB7791">
      <w:pPr>
        <w:jc w:val="center"/>
        <w:rPr>
          <w:rFonts w:ascii="Times New Roman" w:hAnsi="Times New Roman" w:cs="Times New Roman"/>
          <w:b/>
          <w:bCs/>
          <w:sz w:val="24"/>
          <w:szCs w:val="24"/>
          <w:lang w:val="es-GT"/>
        </w:rPr>
        <w:sectPr w:rsidR="00894C0C" w:rsidRPr="00EB7791" w:rsidSect="006F383E">
          <w:footerReference w:type="default" r:id="rId21"/>
          <w:pgSz w:w="12240" w:h="15840"/>
          <w:pgMar w:top="1417" w:right="1418" w:bottom="1417" w:left="1985" w:header="709" w:footer="709" w:gutter="0"/>
          <w:pgNumType w:start="1"/>
          <w:cols w:space="708"/>
          <w:docGrid w:linePitch="360"/>
        </w:sectPr>
      </w:pPr>
      <w:commentRangeStart w:id="32"/>
      <w:r w:rsidRPr="00EB7791">
        <w:rPr>
          <w:rFonts w:ascii="Times New Roman" w:hAnsi="Times New Roman" w:cs="Times New Roman"/>
          <w:b/>
          <w:bCs/>
          <w:sz w:val="24"/>
          <w:szCs w:val="24"/>
          <w:lang w:val="es-GT"/>
        </w:rPr>
        <w:lastRenderedPageBreak/>
        <w:t>Índice de figur</w:t>
      </w:r>
      <w:r w:rsidR="00EB7791">
        <w:rPr>
          <w:rFonts w:ascii="Times New Roman" w:hAnsi="Times New Roman" w:cs="Times New Roman"/>
          <w:b/>
          <w:bCs/>
          <w:sz w:val="24"/>
          <w:szCs w:val="24"/>
          <w:lang w:val="es-GT"/>
        </w:rPr>
        <w:t>as</w:t>
      </w:r>
      <w:commentRangeEnd w:id="32"/>
      <w:r w:rsidR="0097355F">
        <w:rPr>
          <w:rStyle w:val="Refdecomentario"/>
        </w:rPr>
        <w:commentReference w:id="32"/>
      </w:r>
    </w:p>
    <w:p w14:paraId="23EEC47E" w14:textId="30269F3F" w:rsidR="00EB7791" w:rsidRDefault="00EB7791" w:rsidP="00EB7791">
      <w:pPr>
        <w:ind w:left="0" w:firstLine="0"/>
        <w:rPr>
          <w:rFonts w:ascii="Times New Roman" w:eastAsiaTheme="majorEastAsia" w:hAnsi="Times New Roman" w:cstheme="majorBidi"/>
          <w:b/>
          <w:sz w:val="24"/>
          <w:szCs w:val="32"/>
          <w:lang w:val="es-GT"/>
        </w:rPr>
      </w:pPr>
    </w:p>
    <w:p w14:paraId="6EFC5CF6" w14:textId="02F59F59" w:rsidR="00812FF2" w:rsidRDefault="00812FF2" w:rsidP="00472716">
      <w:pPr>
        <w:pStyle w:val="Ttulo1"/>
        <w:rPr>
          <w:lang w:val="es-GT"/>
        </w:rPr>
      </w:pPr>
      <w:bookmarkStart w:id="33" w:name="_Toc41638682"/>
      <w:r>
        <w:rPr>
          <w:lang w:val="es-GT"/>
        </w:rPr>
        <w:t>Introducción</w:t>
      </w:r>
      <w:bookmarkEnd w:id="33"/>
    </w:p>
    <w:p w14:paraId="2D155168" w14:textId="77777777" w:rsidR="00472716" w:rsidRPr="00472716" w:rsidRDefault="00472716" w:rsidP="00472716">
      <w:pPr>
        <w:rPr>
          <w:lang w:val="es-GT"/>
        </w:rPr>
      </w:pPr>
    </w:p>
    <w:p w14:paraId="628732F0" w14:textId="43A86C54" w:rsidR="00812FF2" w:rsidRDefault="00812FF2" w:rsidP="000C57D4">
      <w:pPr>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es una Entidad Pública con Autonomía funcional cuyo principal objetivo, </w:t>
      </w:r>
      <w:del w:id="34" w:author="RENOVATIO" w:date="2020-05-30T10:26:00Z">
        <w:r w:rsidDel="00B823E7">
          <w:rPr>
            <w:rFonts w:ascii="Times New Roman" w:hAnsi="Times New Roman" w:cs="Times New Roman"/>
            <w:sz w:val="24"/>
            <w:szCs w:val="24"/>
            <w:lang w:val="es-GT"/>
          </w:rPr>
          <w:delText>trasciende en</w:delText>
        </w:r>
      </w:del>
      <w:ins w:id="35" w:author="RENOVATIO" w:date="2020-05-30T10:26:00Z">
        <w:r w:rsidR="00B823E7">
          <w:rPr>
            <w:rFonts w:ascii="Times New Roman" w:hAnsi="Times New Roman" w:cs="Times New Roman"/>
            <w:sz w:val="24"/>
            <w:szCs w:val="24"/>
            <w:lang w:val="es-GT"/>
          </w:rPr>
          <w:t>es</w:t>
        </w:r>
      </w:ins>
      <w:r>
        <w:rPr>
          <w:rFonts w:ascii="Times New Roman" w:hAnsi="Times New Roman" w:cs="Times New Roman"/>
          <w:sz w:val="24"/>
          <w:szCs w:val="24"/>
          <w:lang w:val="es-GT"/>
        </w:rPr>
        <w:t xml:space="preserve"> la elaboración de peritajes técnico-científicos de índole forense.</w:t>
      </w:r>
    </w:p>
    <w:p w14:paraId="77BA1ED7" w14:textId="47D99D9A" w:rsidR="00812FF2" w:rsidRDefault="00812FF2" w:rsidP="000C57D4">
      <w:pPr>
        <w:rPr>
          <w:rFonts w:ascii="Times New Roman" w:hAnsi="Times New Roman" w:cs="Times New Roman"/>
          <w:sz w:val="24"/>
          <w:szCs w:val="24"/>
          <w:lang w:val="es-GT"/>
        </w:rPr>
      </w:pPr>
      <w:r>
        <w:rPr>
          <w:rFonts w:ascii="Times New Roman" w:hAnsi="Times New Roman" w:cs="Times New Roman"/>
          <w:sz w:val="24"/>
          <w:szCs w:val="24"/>
          <w:lang w:val="es-GT"/>
        </w:rPr>
        <w:t>Por lo anterior, entidades del sector judicial, tal es el caso de los Juzgados y Tribunales de sentencia penal del país e instituciones auxiliares de la administración pública, como lo es el Ministerio Público (MP), solicitan a -INACIF- servicios de investigación científica forense con la finalidad de obtener un dictamen pericial que aporte información verídica significativa para obtener una administración ecuánime de justicia en la República.</w:t>
      </w:r>
    </w:p>
    <w:p w14:paraId="3A3E0F66"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A nivel Orgánico-Estructural, esta Institución Pública se conforma por un consejo directivo, una dirección general y tres departamentos; estos a su vez contienen diferentes unidades y dependencias (Acuerdo No. CD-INACIF-8-2018,2018).</w:t>
      </w:r>
    </w:p>
    <w:p w14:paraId="79E1881B"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De los tres Departamentos, el Técnico Científico se divide en cinco Unidades dentro de las cuales se encuentra la de Tanatología Forense Metropolitana, esta última se compone de cinco Secciones.</w:t>
      </w:r>
    </w:p>
    <w:p w14:paraId="1FDC32F2" w14:textId="3EBEAE76" w:rsidR="00812FF2" w:rsidRDefault="00812FF2" w:rsidP="00472716">
      <w:pPr>
        <w:rPr>
          <w:rFonts w:ascii="Times New Roman" w:hAnsi="Times New Roman" w:cs="Times New Roman"/>
          <w:sz w:val="24"/>
          <w:szCs w:val="24"/>
          <w:lang w:val="es-GT"/>
        </w:rPr>
      </w:pPr>
      <w:r>
        <w:rPr>
          <w:rFonts w:ascii="Times New Roman" w:hAnsi="Times New Roman" w:cs="Times New Roman"/>
          <w:sz w:val="24"/>
          <w:szCs w:val="24"/>
          <w:lang w:val="es-GT"/>
        </w:rPr>
        <w:tab/>
        <w:t xml:space="preserve">En Tanatología Forense Metropolitana, se realizan una diversidad de peritajes y gestiones que a lo largo del contenido de la investigación se expondrán, por ahora se hará énfasis en la subsección de Almacén de esta Unidad, que tiene bajo su cargo la </w:t>
      </w:r>
      <w:r>
        <w:rPr>
          <w:rFonts w:ascii="Times New Roman" w:hAnsi="Times New Roman" w:cs="Times New Roman"/>
          <w:sz w:val="24"/>
          <w:szCs w:val="24"/>
          <w:lang w:val="es-GT"/>
        </w:rPr>
        <w:lastRenderedPageBreak/>
        <w:t xml:space="preserve">recepción, devolución y distribución de los suministros al personal que labora de esta sede pericial. </w:t>
      </w:r>
      <w:r w:rsidR="00894C0C">
        <w:rPr>
          <w:rFonts w:ascii="Times New Roman" w:hAnsi="Times New Roman" w:cs="Times New Roman"/>
          <w:sz w:val="24"/>
          <w:szCs w:val="24"/>
          <w:lang w:val="es-GT"/>
        </w:rPr>
        <w:tab/>
      </w:r>
    </w:p>
    <w:p w14:paraId="5D9B2B81" w14:textId="027FFFDB" w:rsidR="00812FF2" w:rsidRDefault="00812FF2" w:rsidP="000C57D4">
      <w:pPr>
        <w:rPr>
          <w:rFonts w:ascii="Times New Roman" w:hAnsi="Times New Roman" w:cs="Times New Roman"/>
          <w:sz w:val="24"/>
          <w:szCs w:val="24"/>
          <w:lang w:val="es-GT"/>
        </w:rPr>
      </w:pPr>
      <w:r>
        <w:rPr>
          <w:rFonts w:ascii="Times New Roman" w:hAnsi="Times New Roman" w:cs="Times New Roman"/>
          <w:sz w:val="24"/>
          <w:szCs w:val="24"/>
          <w:lang w:val="es-GT"/>
        </w:rPr>
        <w:t xml:space="preserve">Por ende, </w:t>
      </w:r>
      <w:r w:rsidRPr="00C517A3">
        <w:rPr>
          <w:rFonts w:ascii="Times New Roman" w:hAnsi="Times New Roman" w:cs="Times New Roman"/>
          <w:sz w:val="24"/>
          <w:szCs w:val="24"/>
          <w:lang w:val="es-GT"/>
        </w:rPr>
        <w:t>La administración de los activos</w:t>
      </w:r>
      <w:r>
        <w:rPr>
          <w:rFonts w:ascii="Times New Roman" w:hAnsi="Times New Roman" w:cs="Times New Roman"/>
          <w:sz w:val="24"/>
          <w:szCs w:val="24"/>
          <w:lang w:val="es-GT"/>
        </w:rPr>
        <w:t xml:space="preserve"> fungibles</w:t>
      </w:r>
      <w:r w:rsidRPr="00C517A3">
        <w:rPr>
          <w:rFonts w:ascii="Times New Roman" w:hAnsi="Times New Roman" w:cs="Times New Roman"/>
          <w:sz w:val="24"/>
          <w:szCs w:val="24"/>
          <w:lang w:val="es-GT"/>
        </w:rPr>
        <w:t xml:space="preserve"> de una empresa</w:t>
      </w:r>
      <w:r>
        <w:rPr>
          <w:rFonts w:ascii="Times New Roman" w:hAnsi="Times New Roman" w:cs="Times New Roman"/>
          <w:sz w:val="24"/>
          <w:szCs w:val="24"/>
          <w:lang w:val="es-GT"/>
        </w:rPr>
        <w:t xml:space="preserve"> o una entidad pública </w:t>
      </w:r>
      <w:r w:rsidRPr="00C517A3">
        <w:rPr>
          <w:rFonts w:ascii="Times New Roman" w:hAnsi="Times New Roman" w:cs="Times New Roman"/>
          <w:sz w:val="24"/>
          <w:szCs w:val="24"/>
          <w:lang w:val="es-GT"/>
        </w:rPr>
        <w:t>por medio de un inventario es de vital importancia tanto a nivel logístico como organizacional, pues permite regular, controlar y gestionar de mejor forma</w:t>
      </w:r>
      <w:r>
        <w:rPr>
          <w:rFonts w:ascii="Times New Roman" w:hAnsi="Times New Roman" w:cs="Times New Roman"/>
          <w:sz w:val="24"/>
          <w:szCs w:val="24"/>
          <w:lang w:val="es-GT"/>
        </w:rPr>
        <w:t xml:space="preserve"> los recursos disponibles.</w:t>
      </w:r>
      <w:r w:rsidRPr="00C517A3">
        <w:rPr>
          <w:rFonts w:ascii="Times New Roman" w:hAnsi="Times New Roman" w:cs="Times New Roman"/>
          <w:sz w:val="24"/>
          <w:szCs w:val="24"/>
          <w:lang w:val="es-GT"/>
        </w:rPr>
        <w:t xml:space="preserve"> </w:t>
      </w:r>
    </w:p>
    <w:p w14:paraId="24E0D98B" w14:textId="162213F7" w:rsidR="00812FF2" w:rsidRDefault="00812FF2" w:rsidP="000C57D4">
      <w:pPr>
        <w:rPr>
          <w:rFonts w:ascii="Times New Roman" w:hAnsi="Times New Roman" w:cs="Times New Roman"/>
          <w:sz w:val="24"/>
          <w:szCs w:val="24"/>
        </w:rPr>
      </w:pPr>
      <w:r>
        <w:rPr>
          <w:rFonts w:ascii="Times New Roman" w:hAnsi="Times New Roman" w:cs="Times New Roman"/>
          <w:sz w:val="24"/>
          <w:szCs w:val="24"/>
          <w:lang w:val="es-GT"/>
        </w:rPr>
        <w:t xml:space="preserve">De tal forma, el presente proyecto propone la elaboración e Implementación de un Sistema informático de inventario que </w:t>
      </w:r>
      <w:ins w:id="36" w:author="RENOVATIO" w:date="2020-05-30T10:27:00Z">
        <w:r w:rsidR="00B823E7">
          <w:rPr>
            <w:rFonts w:ascii="Times New Roman" w:hAnsi="Times New Roman" w:cs="Times New Roman"/>
            <w:sz w:val="24"/>
            <w:szCs w:val="24"/>
            <w:lang w:val="es-GT"/>
          </w:rPr>
          <w:t xml:space="preserve">permita la mejora en los </w:t>
        </w:r>
        <w:commentRangeStart w:id="37"/>
        <w:r w:rsidR="00B823E7">
          <w:rPr>
            <w:rFonts w:ascii="Times New Roman" w:hAnsi="Times New Roman" w:cs="Times New Roman"/>
            <w:sz w:val="24"/>
            <w:szCs w:val="24"/>
            <w:lang w:val="es-GT"/>
          </w:rPr>
          <w:t>pro</w:t>
        </w:r>
      </w:ins>
      <w:ins w:id="38" w:author="RENOVATIO" w:date="2020-05-30T10:28:00Z">
        <w:r w:rsidR="00B823E7">
          <w:rPr>
            <w:rFonts w:ascii="Times New Roman" w:hAnsi="Times New Roman" w:cs="Times New Roman"/>
            <w:sz w:val="24"/>
            <w:szCs w:val="24"/>
            <w:lang w:val="es-GT"/>
          </w:rPr>
          <w:t>c</w:t>
        </w:r>
      </w:ins>
      <w:ins w:id="39" w:author="RENOVATIO" w:date="2020-05-30T10:27:00Z">
        <w:r w:rsidR="00B823E7">
          <w:rPr>
            <w:rFonts w:ascii="Times New Roman" w:hAnsi="Times New Roman" w:cs="Times New Roman"/>
            <w:sz w:val="24"/>
            <w:szCs w:val="24"/>
            <w:lang w:val="es-GT"/>
          </w:rPr>
          <w:t>esos</w:t>
        </w:r>
      </w:ins>
      <w:commentRangeEnd w:id="37"/>
      <w:ins w:id="40" w:author="RENOVATIO" w:date="2020-05-30T10:28:00Z">
        <w:r w:rsidR="00B823E7">
          <w:rPr>
            <w:rStyle w:val="Refdecomentario"/>
          </w:rPr>
          <w:commentReference w:id="37"/>
        </w:r>
      </w:ins>
      <w:ins w:id="41" w:author="RENOVATIO" w:date="2020-05-30T10:27:00Z">
        <w:r w:rsidR="00B823E7">
          <w:rPr>
            <w:rFonts w:ascii="Times New Roman" w:hAnsi="Times New Roman" w:cs="Times New Roman"/>
            <w:sz w:val="24"/>
            <w:szCs w:val="24"/>
            <w:lang w:val="es-GT"/>
          </w:rPr>
          <w:t xml:space="preserve"> de aprovisionamiento </w:t>
        </w:r>
      </w:ins>
      <w:del w:id="42" w:author="RENOVATIO" w:date="2020-05-30T10:28:00Z">
        <w:r w:rsidDel="00B823E7">
          <w:rPr>
            <w:rFonts w:ascii="Times New Roman" w:hAnsi="Times New Roman" w:cs="Times New Roman"/>
            <w:sz w:val="24"/>
            <w:szCs w:val="24"/>
            <w:lang w:val="es-GT"/>
          </w:rPr>
          <w:delText xml:space="preserve">se ajuste y desarrolle a la medida </w:delText>
        </w:r>
        <w:r w:rsidDel="00B823E7">
          <w:rPr>
            <w:rFonts w:ascii="Times New Roman" w:hAnsi="Times New Roman" w:cs="Times New Roman"/>
            <w:sz w:val="24"/>
            <w:szCs w:val="24"/>
          </w:rPr>
          <w:delText>para la</w:delText>
        </w:r>
        <w:r w:rsidRPr="00090D44" w:rsidDel="00B823E7">
          <w:rPr>
            <w:rFonts w:ascii="Times New Roman" w:hAnsi="Times New Roman" w:cs="Times New Roman"/>
            <w:sz w:val="24"/>
            <w:szCs w:val="24"/>
          </w:rPr>
          <w:delText xml:space="preserve"> mejora </w:delText>
        </w:r>
        <w:r w:rsidDel="00B823E7">
          <w:rPr>
            <w:rFonts w:ascii="Times New Roman" w:hAnsi="Times New Roman" w:cs="Times New Roman"/>
            <w:sz w:val="24"/>
            <w:szCs w:val="24"/>
          </w:rPr>
          <w:delText>en</w:delText>
        </w:r>
        <w:r w:rsidRPr="00090D44" w:rsidDel="00B823E7">
          <w:rPr>
            <w:rFonts w:ascii="Times New Roman" w:hAnsi="Times New Roman" w:cs="Times New Roman"/>
            <w:sz w:val="24"/>
            <w:szCs w:val="24"/>
          </w:rPr>
          <w:delText xml:space="preserve"> </w:delText>
        </w:r>
        <w:r w:rsidDel="00B823E7">
          <w:rPr>
            <w:rFonts w:ascii="Times New Roman" w:hAnsi="Times New Roman" w:cs="Times New Roman"/>
            <w:sz w:val="24"/>
            <w:szCs w:val="24"/>
          </w:rPr>
          <w:delText xml:space="preserve">los </w:delText>
        </w:r>
        <w:r w:rsidRPr="00090D44" w:rsidDel="00B823E7">
          <w:rPr>
            <w:rFonts w:ascii="Times New Roman" w:hAnsi="Times New Roman" w:cs="Times New Roman"/>
            <w:sz w:val="24"/>
            <w:szCs w:val="24"/>
          </w:rPr>
          <w:delText xml:space="preserve">procesos afines </w:delText>
        </w:r>
        <w:r w:rsidDel="00B823E7">
          <w:rPr>
            <w:rFonts w:ascii="Times New Roman" w:hAnsi="Times New Roman" w:cs="Times New Roman"/>
            <w:sz w:val="24"/>
            <w:szCs w:val="24"/>
          </w:rPr>
          <w:delText>de</w:delText>
        </w:r>
        <w:r w:rsidRPr="00090D44" w:rsidDel="00B823E7">
          <w:rPr>
            <w:rFonts w:ascii="Times New Roman" w:hAnsi="Times New Roman" w:cs="Times New Roman"/>
            <w:sz w:val="24"/>
            <w:szCs w:val="24"/>
          </w:rPr>
          <w:delText xml:space="preserve"> </w:delText>
        </w:r>
      </w:del>
      <w:ins w:id="43" w:author="RENOVATIO" w:date="2020-05-30T10:28:00Z">
        <w:r w:rsidR="00B823E7">
          <w:rPr>
            <w:rFonts w:ascii="Times New Roman" w:hAnsi="Times New Roman" w:cs="Times New Roman"/>
            <w:sz w:val="24"/>
            <w:szCs w:val="24"/>
          </w:rPr>
          <w:t>para</w:t>
        </w:r>
        <w:r w:rsidR="00B823E7" w:rsidRPr="00090D44">
          <w:rPr>
            <w:rFonts w:ascii="Times New Roman" w:hAnsi="Times New Roman" w:cs="Times New Roman"/>
            <w:sz w:val="24"/>
            <w:szCs w:val="24"/>
          </w:rPr>
          <w:t xml:space="preserve"> </w:t>
        </w:r>
      </w:ins>
      <w:r>
        <w:rPr>
          <w:rFonts w:ascii="Times New Roman" w:hAnsi="Times New Roman" w:cs="Times New Roman"/>
          <w:sz w:val="24"/>
          <w:szCs w:val="24"/>
        </w:rPr>
        <w:t xml:space="preserve">la </w:t>
      </w:r>
      <w:r w:rsidRPr="00090D44">
        <w:rPr>
          <w:rFonts w:ascii="Times New Roman" w:hAnsi="Times New Roman" w:cs="Times New Roman"/>
          <w:sz w:val="24"/>
          <w:szCs w:val="24"/>
        </w:rPr>
        <w:t>gestión de los suministros en Tanatología Forense Metropolitana, del Instituto Nacional de Ciencias Forenses de Guatemala -INACIF</w:t>
      </w:r>
      <w:r>
        <w:rPr>
          <w:rFonts w:ascii="Times New Roman" w:hAnsi="Times New Roman" w:cs="Times New Roman"/>
          <w:sz w:val="24"/>
          <w:szCs w:val="24"/>
        </w:rPr>
        <w:t>-.</w:t>
      </w:r>
    </w:p>
    <w:p w14:paraId="61066FA1" w14:textId="77777777" w:rsidR="00812FF2" w:rsidRPr="00090D44" w:rsidRDefault="00812FF2" w:rsidP="00812FF2">
      <w:pPr>
        <w:ind w:firstLine="708"/>
        <w:rPr>
          <w:rFonts w:ascii="Times New Roman" w:hAnsi="Times New Roman" w:cs="Times New Roman"/>
          <w:sz w:val="24"/>
          <w:szCs w:val="24"/>
          <w:lang w:val="es-GT"/>
        </w:rPr>
      </w:pPr>
    </w:p>
    <w:p w14:paraId="4EF54DED" w14:textId="77777777" w:rsidR="00812FF2" w:rsidRDefault="00812FF2" w:rsidP="00812FF2">
      <w:pPr>
        <w:ind w:firstLine="708"/>
        <w:rPr>
          <w:rFonts w:ascii="Times New Roman" w:hAnsi="Times New Roman" w:cs="Times New Roman"/>
          <w:sz w:val="24"/>
          <w:szCs w:val="24"/>
          <w:lang w:val="es-GT"/>
        </w:rPr>
      </w:pPr>
      <w:r>
        <w:rPr>
          <w:rFonts w:ascii="Times New Roman" w:hAnsi="Times New Roman" w:cs="Times New Roman"/>
          <w:sz w:val="24"/>
          <w:szCs w:val="24"/>
          <w:lang w:val="es-GT"/>
        </w:rPr>
        <w:tab/>
      </w:r>
    </w:p>
    <w:p w14:paraId="33BB6027"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366496F4"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4BFFDFDD"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323BF73B" w14:textId="77777777" w:rsidR="00812FF2" w:rsidRDefault="00812FF2" w:rsidP="00812FF2">
      <w:pPr>
        <w:rPr>
          <w:rFonts w:ascii="Times New Roman" w:hAnsi="Times New Roman" w:cs="Times New Roman"/>
          <w:sz w:val="24"/>
          <w:szCs w:val="24"/>
          <w:lang w:val="es-GT"/>
        </w:rPr>
      </w:pPr>
    </w:p>
    <w:p w14:paraId="41885306" w14:textId="77777777" w:rsidR="00812FF2" w:rsidRPr="00C517A3"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06495A93" w14:textId="28FC8A93" w:rsidR="00812FF2" w:rsidRDefault="00812FF2" w:rsidP="00EB7791">
      <w:pPr>
        <w:ind w:left="0" w:firstLine="0"/>
        <w:rPr>
          <w:rFonts w:ascii="Times New Roman" w:hAnsi="Times New Roman" w:cs="Times New Roman"/>
          <w:sz w:val="24"/>
          <w:szCs w:val="24"/>
          <w:lang w:val="es-GT"/>
        </w:rPr>
      </w:pPr>
    </w:p>
    <w:p w14:paraId="7B5CEDE2" w14:textId="77777777" w:rsidR="00EB7791" w:rsidRDefault="00EB7791" w:rsidP="00EB7791">
      <w:pPr>
        <w:ind w:left="0" w:firstLine="0"/>
        <w:rPr>
          <w:rFonts w:ascii="Times New Roman" w:hAnsi="Times New Roman" w:cs="Times New Roman"/>
          <w:sz w:val="24"/>
          <w:szCs w:val="24"/>
          <w:lang w:val="es-GT"/>
        </w:rPr>
      </w:pPr>
    </w:p>
    <w:p w14:paraId="47246636" w14:textId="7B6875B4" w:rsidR="00812FF2" w:rsidRPr="00C517A3" w:rsidRDefault="00406233" w:rsidP="00406233">
      <w:pPr>
        <w:pStyle w:val="Ttulo1"/>
        <w:rPr>
          <w:lang w:val="es-GT"/>
        </w:rPr>
      </w:pPr>
      <w:bookmarkStart w:id="44" w:name="_Toc41638683"/>
      <w:r>
        <w:rPr>
          <w:lang w:val="es-GT"/>
        </w:rPr>
        <w:lastRenderedPageBreak/>
        <w:t>I. Marco Conceptual</w:t>
      </w:r>
      <w:bookmarkEnd w:id="44"/>
    </w:p>
    <w:p w14:paraId="5A71F0EB" w14:textId="3AEED956" w:rsidR="00812FF2" w:rsidRPr="009D6CBA" w:rsidRDefault="00812FF2" w:rsidP="00406233">
      <w:pPr>
        <w:pStyle w:val="Ttulo2"/>
      </w:pPr>
      <w:bookmarkStart w:id="45" w:name="_Toc41638684"/>
      <w:r>
        <w:t>Antecedentes</w:t>
      </w:r>
      <w:bookmarkEnd w:id="45"/>
    </w:p>
    <w:p w14:paraId="60345643" w14:textId="77777777" w:rsidR="00812FF2" w:rsidRDefault="00812FF2" w:rsidP="000C57D4">
      <w:pPr>
        <w:rPr>
          <w:rFonts w:ascii="Times New Roman" w:hAnsi="Times New Roman" w:cs="Times New Roman"/>
          <w:sz w:val="24"/>
          <w:szCs w:val="24"/>
          <w:lang w:val="es-GT"/>
        </w:rPr>
      </w:pPr>
      <w:r>
        <w:rPr>
          <w:rFonts w:ascii="Times New Roman" w:hAnsi="Times New Roman" w:cs="Times New Roman"/>
          <w:sz w:val="24"/>
          <w:szCs w:val="24"/>
          <w:lang w:val="es-GT"/>
        </w:rPr>
        <w:t>-INACIF- (Instituto Nacional de Ciencias Forenses de Guatemala)</w:t>
      </w:r>
      <w:r w:rsidRPr="00736754">
        <w:rPr>
          <w:rFonts w:ascii="Times New Roman" w:hAnsi="Times New Roman" w:cs="Times New Roman"/>
          <w:sz w:val="24"/>
          <w:szCs w:val="24"/>
          <w:lang w:val="es-GT"/>
        </w:rPr>
        <w:t xml:space="preserve"> </w:t>
      </w:r>
      <w:r>
        <w:rPr>
          <w:rFonts w:ascii="Times New Roman" w:hAnsi="Times New Roman" w:cs="Times New Roman"/>
          <w:sz w:val="24"/>
          <w:szCs w:val="24"/>
          <w:lang w:val="es-GT"/>
        </w:rPr>
        <w:t>, se crea a partir del decreto 32-2006 del Congreso de la República de Guatemala el ocho de septiembre de dos mil seis, en el que se expone la imperiosa urgencia de contar con medios de prueba fidedignos en los procesos judiciales; cuenta con peritos profesionales quienes a través de los avances científicos, metodológicos y técnicos de la criminalística y medicina legal buscan el aportar de forma significativa con elementos esenciales en la investigación criminal y de otra índole que se requiera.</w:t>
      </w:r>
    </w:p>
    <w:p w14:paraId="1CEBDED4" w14:textId="5C19AD5C" w:rsidR="00DD5001" w:rsidRDefault="00812FF2" w:rsidP="00EB7791">
      <w:pPr>
        <w:rPr>
          <w:rFonts w:ascii="Times New Roman" w:hAnsi="Times New Roman" w:cs="Times New Roman"/>
          <w:sz w:val="24"/>
          <w:szCs w:val="24"/>
          <w:lang w:val="es-GT"/>
        </w:rPr>
      </w:pPr>
      <w:r>
        <w:rPr>
          <w:rFonts w:ascii="Times New Roman" w:hAnsi="Times New Roman" w:cs="Times New Roman"/>
          <w:sz w:val="24"/>
          <w:szCs w:val="24"/>
          <w:lang w:val="es-GT"/>
        </w:rPr>
        <w:t>-INACIF- por tales circunstancias, inició sus funciones de forma autónoma e independiente el diecinueve de julio de dos mil siete proveniente de la necesidad de fortalecer y unificar los servicios periciales forenses que garanticen ecuanimidad en los procesos de investigación científica y en la emisión de los dictámenes técnico-científicos que   contribuyen con medios probatorios lícitos a autoridades que se encargan de la impartición de Justicia en la República, vale la pena destacar  que la Institución no actúa de oficio, pues los servicios son por requerimiento que efectúan los jueces del Organismo Judicial y Fiscales del Ministerio Público.</w:t>
      </w:r>
    </w:p>
    <w:p w14:paraId="369F10B1" w14:textId="77777777" w:rsidR="00EB7791" w:rsidRDefault="00EB7791" w:rsidP="00EB7791">
      <w:pPr>
        <w:ind w:firstLine="708"/>
        <w:jc w:val="center"/>
        <w:rPr>
          <w:rFonts w:ascii="Times New Roman" w:hAnsi="Times New Roman" w:cs="Times New Roman"/>
          <w:sz w:val="20"/>
          <w:szCs w:val="20"/>
          <w:lang w:val="es-GT"/>
        </w:rPr>
      </w:pPr>
      <w:r>
        <w:rPr>
          <w:noProof/>
          <w:lang w:val="es-GT" w:eastAsia="es-GT"/>
        </w:rPr>
        <w:drawing>
          <wp:inline distT="0" distB="0" distL="0" distR="0" wp14:anchorId="7C7D0A30" wp14:editId="63FCC374">
            <wp:extent cx="2047875" cy="1209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7875" cy="1209675"/>
                    </a:xfrm>
                    <a:prstGeom prst="rect">
                      <a:avLst/>
                    </a:prstGeom>
                  </pic:spPr>
                </pic:pic>
              </a:graphicData>
            </a:graphic>
          </wp:inline>
        </w:drawing>
      </w:r>
    </w:p>
    <w:p w14:paraId="2C1C3C21" w14:textId="59489485" w:rsidR="00DD5001" w:rsidRDefault="00EB7791" w:rsidP="00EB7791">
      <w:pPr>
        <w:ind w:firstLine="708"/>
        <w:jc w:val="center"/>
        <w:rPr>
          <w:rFonts w:ascii="Times New Roman" w:hAnsi="Times New Roman" w:cs="Times New Roman"/>
          <w:sz w:val="24"/>
          <w:szCs w:val="24"/>
          <w:lang w:val="es-GT"/>
        </w:rPr>
      </w:pPr>
      <w:r w:rsidRPr="00EB7791">
        <w:rPr>
          <w:rFonts w:ascii="Times New Roman" w:hAnsi="Times New Roman" w:cs="Times New Roman"/>
          <w:sz w:val="20"/>
          <w:szCs w:val="20"/>
          <w:lang w:val="es-GT"/>
        </w:rPr>
        <w:t xml:space="preserve">Figura XXX. </w:t>
      </w:r>
      <w:sdt>
        <w:sdtPr>
          <w:rPr>
            <w:rFonts w:ascii="Times New Roman" w:hAnsi="Times New Roman" w:cs="Times New Roman"/>
            <w:sz w:val="20"/>
            <w:szCs w:val="20"/>
            <w:lang w:val="es-GT"/>
          </w:rPr>
          <w:id w:val="469943825"/>
          <w:citation/>
        </w:sdtPr>
        <w:sdtContent>
          <w:r w:rsidRPr="00EB7791">
            <w:rPr>
              <w:rFonts w:ascii="Times New Roman" w:hAnsi="Times New Roman" w:cs="Times New Roman"/>
              <w:sz w:val="20"/>
              <w:szCs w:val="20"/>
              <w:lang w:val="es-GT"/>
            </w:rPr>
            <w:fldChar w:fldCharType="begin"/>
          </w:r>
          <w:r w:rsidRPr="00EB7791">
            <w:rPr>
              <w:rFonts w:ascii="Times New Roman" w:hAnsi="Times New Roman" w:cs="Times New Roman"/>
              <w:sz w:val="20"/>
              <w:szCs w:val="20"/>
              <w:lang w:val="es-GT"/>
            </w:rPr>
            <w:instrText xml:space="preserve"> CITATION INA181 \l 4106 </w:instrText>
          </w:r>
          <w:r w:rsidRPr="00EB7791">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(INACIF, 2018)</w:t>
          </w:r>
          <w:r w:rsidRPr="00EB7791">
            <w:rPr>
              <w:rFonts w:ascii="Times New Roman" w:hAnsi="Times New Roman" w:cs="Times New Roman"/>
              <w:sz w:val="20"/>
              <w:szCs w:val="20"/>
              <w:lang w:val="es-GT"/>
            </w:rPr>
            <w:fldChar w:fldCharType="end"/>
          </w:r>
        </w:sdtContent>
      </w:sdt>
      <w:r w:rsidRPr="00EB7791">
        <w:rPr>
          <w:rFonts w:ascii="Times New Roman" w:hAnsi="Times New Roman" w:cs="Times New Roman"/>
          <w:sz w:val="20"/>
          <w:szCs w:val="20"/>
          <w:lang w:val="es-GT"/>
        </w:rPr>
        <w:t>. Logotipo de INACIF.</w:t>
      </w:r>
    </w:p>
    <w:p w14:paraId="3394D98D" w14:textId="7F5E3B2E" w:rsidR="00812FF2" w:rsidRPr="009D6CBA" w:rsidDel="00560110" w:rsidRDefault="00812FF2" w:rsidP="00406233">
      <w:pPr>
        <w:pStyle w:val="Ttulo3"/>
        <w:rPr>
          <w:del w:id="46" w:author="RENOVATIO" w:date="2020-05-30T10:30:00Z"/>
        </w:rPr>
      </w:pPr>
      <w:bookmarkStart w:id="47" w:name="_Toc41638685"/>
      <w:del w:id="48" w:author="RENOVATIO" w:date="2020-05-30T10:30:00Z">
        <w:r w:rsidDel="00560110">
          <w:lastRenderedPageBreak/>
          <w:delText>Misión</w:delText>
        </w:r>
        <w:r w:rsidR="003C4FE5" w:rsidDel="00560110">
          <w:delText>.</w:delText>
        </w:r>
        <w:bookmarkEnd w:id="47"/>
      </w:del>
    </w:p>
    <w:p w14:paraId="32A8607C" w14:textId="21DF42F4" w:rsidR="00BE00D9" w:rsidRPr="00BE00D9" w:rsidDel="00560110" w:rsidRDefault="00812FF2" w:rsidP="00266785">
      <w:pPr>
        <w:ind w:left="851"/>
        <w:rPr>
          <w:del w:id="49" w:author="RENOVATIO" w:date="2020-05-30T10:30:00Z"/>
          <w:rFonts w:ascii="Times New Roman" w:hAnsi="Times New Roman" w:cs="Times New Roman"/>
          <w:sz w:val="24"/>
          <w:szCs w:val="24"/>
          <w:lang w:val="es-GT"/>
        </w:rPr>
      </w:pPr>
      <w:del w:id="50" w:author="RENOVATIO" w:date="2020-05-30T10:30:00Z">
        <w:r w:rsidDel="00560110">
          <w:rPr>
            <w:rFonts w:ascii="Times New Roman" w:hAnsi="Times New Roman" w:cs="Times New Roman"/>
            <w:sz w:val="24"/>
            <w:szCs w:val="24"/>
            <w:lang w:val="es-GT"/>
          </w:rPr>
          <w:delText>“</w:delText>
        </w:r>
        <w:commentRangeStart w:id="51"/>
        <w:r w:rsidDel="00560110">
          <w:rPr>
            <w:rFonts w:ascii="Times New Roman" w:hAnsi="Times New Roman" w:cs="Times New Roman"/>
            <w:sz w:val="24"/>
            <w:szCs w:val="24"/>
            <w:lang w:val="es-GT"/>
          </w:rPr>
          <w:delText>Somos</w:delText>
        </w:r>
      </w:del>
      <w:commentRangeEnd w:id="51"/>
      <w:r w:rsidR="00560110">
        <w:rPr>
          <w:rStyle w:val="Refdecomentario"/>
        </w:rPr>
        <w:commentReference w:id="51"/>
      </w:r>
      <w:del w:id="52" w:author="RENOVATIO" w:date="2020-05-30T10:30:00Z">
        <w:r w:rsidDel="00560110">
          <w:rPr>
            <w:rFonts w:ascii="Times New Roman" w:hAnsi="Times New Roman" w:cs="Times New Roman"/>
            <w:sz w:val="24"/>
            <w:szCs w:val="24"/>
            <w:lang w:val="es-GT"/>
          </w:rPr>
          <w:delText xml:space="preserve"> la Institución Responsable de brindar servicios de investigación científica forense fundamentada en la ciencia y el arte, emitiendo dictámenes periciales útiles al sistema de justicia, mediante estudios médico legales y análisis técnico científicos, apegados a la objetividad y transparencia”. </w:delText>
        </w:r>
      </w:del>
      <w:customXmlDelRangeStart w:id="53" w:author="RENOVATIO" w:date="2020-05-30T10:30:00Z"/>
      <w:sdt>
        <w:sdtPr>
          <w:rPr>
            <w:rFonts w:ascii="Times New Roman" w:hAnsi="Times New Roman" w:cs="Times New Roman"/>
            <w:sz w:val="24"/>
            <w:szCs w:val="24"/>
            <w:lang w:val="es-GT"/>
          </w:rPr>
          <w:id w:val="1087582285"/>
          <w:citation/>
        </w:sdtPr>
        <w:sdtContent>
          <w:customXmlDelRangeEnd w:id="53"/>
          <w:del w:id="54" w:author="RENOVATIO" w:date="2020-05-30T10:30:00Z">
            <w:r w:rsidR="00D109AF" w:rsidDel="00560110">
              <w:rPr>
                <w:rFonts w:ascii="Times New Roman" w:hAnsi="Times New Roman" w:cs="Times New Roman"/>
                <w:sz w:val="24"/>
                <w:szCs w:val="24"/>
                <w:lang w:val="es-GT"/>
              </w:rPr>
              <w:fldChar w:fldCharType="begin"/>
            </w:r>
            <w:r w:rsidR="00D109AF" w:rsidDel="00560110">
              <w:rPr>
                <w:rFonts w:ascii="Times New Roman" w:hAnsi="Times New Roman" w:cs="Times New Roman"/>
                <w:sz w:val="24"/>
                <w:szCs w:val="24"/>
                <w:lang w:val="es-GT"/>
              </w:rPr>
              <w:delInstrText xml:space="preserve"> CITATION INA181 \l 4106 </w:delInstrText>
            </w:r>
            <w:r w:rsidR="00D109AF" w:rsidDel="00560110">
              <w:rPr>
                <w:rFonts w:ascii="Times New Roman" w:hAnsi="Times New Roman" w:cs="Times New Roman"/>
                <w:sz w:val="24"/>
                <w:szCs w:val="24"/>
                <w:lang w:val="es-GT"/>
              </w:rPr>
              <w:fldChar w:fldCharType="separate"/>
            </w:r>
            <w:r w:rsidR="00E04C64" w:rsidRPr="00E04C64" w:rsidDel="00560110">
              <w:rPr>
                <w:rFonts w:ascii="Times New Roman" w:hAnsi="Times New Roman" w:cs="Times New Roman"/>
                <w:noProof/>
                <w:sz w:val="24"/>
                <w:szCs w:val="24"/>
                <w:lang w:val="es-GT"/>
              </w:rPr>
              <w:delText>(INACIF, 2018)</w:delText>
            </w:r>
            <w:r w:rsidR="00D109AF" w:rsidDel="00560110">
              <w:rPr>
                <w:rFonts w:ascii="Times New Roman" w:hAnsi="Times New Roman" w:cs="Times New Roman"/>
                <w:sz w:val="24"/>
                <w:szCs w:val="24"/>
                <w:lang w:val="es-GT"/>
              </w:rPr>
              <w:fldChar w:fldCharType="end"/>
            </w:r>
          </w:del>
          <w:customXmlDelRangeStart w:id="55" w:author="RENOVATIO" w:date="2020-05-30T10:30:00Z"/>
        </w:sdtContent>
      </w:sdt>
      <w:customXmlDelRangeEnd w:id="55"/>
      <w:del w:id="56" w:author="RENOVATIO" w:date="2020-05-30T10:30:00Z">
        <w:r w:rsidR="00DD5001" w:rsidDel="00560110">
          <w:rPr>
            <w:rFonts w:ascii="Times New Roman" w:hAnsi="Times New Roman" w:cs="Times New Roman"/>
            <w:sz w:val="24"/>
            <w:szCs w:val="24"/>
            <w:lang w:val="es-GT"/>
          </w:rPr>
          <w:delText>.</w:delText>
        </w:r>
      </w:del>
    </w:p>
    <w:p w14:paraId="4E936CB5" w14:textId="3847223A" w:rsidR="00812FF2" w:rsidRPr="00DD5001" w:rsidDel="00560110" w:rsidRDefault="00812FF2" w:rsidP="00DD5001">
      <w:pPr>
        <w:pStyle w:val="Ttulo3"/>
        <w:rPr>
          <w:del w:id="57" w:author="RENOVATIO" w:date="2020-05-30T10:30:00Z"/>
          <w:vertAlign w:val="superscript"/>
        </w:rPr>
      </w:pPr>
      <w:bookmarkStart w:id="58" w:name="_Toc41638686"/>
      <w:del w:id="59" w:author="RENOVATIO" w:date="2020-05-30T10:30:00Z">
        <w:r w:rsidDel="00560110">
          <w:delText>Visión</w:delText>
        </w:r>
        <w:r w:rsidR="003C4FE5" w:rsidDel="00560110">
          <w:delText>.</w:delText>
        </w:r>
        <w:bookmarkEnd w:id="58"/>
      </w:del>
    </w:p>
    <w:p w14:paraId="74865098" w14:textId="5A609E01" w:rsidR="00DD5001" w:rsidRPr="007A2B43" w:rsidDel="00560110" w:rsidRDefault="00812FF2" w:rsidP="00266785">
      <w:pPr>
        <w:ind w:left="851"/>
        <w:rPr>
          <w:del w:id="60" w:author="RENOVATIO" w:date="2020-05-30T10:30:00Z"/>
          <w:rFonts w:ascii="Times New Roman" w:hAnsi="Times New Roman" w:cs="Times New Roman"/>
          <w:sz w:val="24"/>
          <w:szCs w:val="24"/>
          <w:lang w:val="es-GT"/>
        </w:rPr>
      </w:pPr>
      <w:del w:id="61" w:author="RENOVATIO" w:date="2020-05-30T10:30:00Z">
        <w:r w:rsidDel="00560110">
          <w:rPr>
            <w:rFonts w:ascii="Times New Roman" w:hAnsi="Times New Roman" w:cs="Times New Roman"/>
            <w:sz w:val="24"/>
            <w:szCs w:val="24"/>
            <w:lang w:val="es-GT"/>
          </w:rPr>
          <w:delText xml:space="preserve">“Ser una Institución referente a nivel nacional e internacional, por su recurso humano competente, capacidad tecnológica, buenas prácticas forenses, calidad y transparencia en la gestión institucional y respeto a la dignidad humana”. </w:delText>
        </w:r>
      </w:del>
      <w:customXmlDelRangeStart w:id="62" w:author="RENOVATIO" w:date="2020-05-30T10:30:00Z"/>
      <w:sdt>
        <w:sdtPr>
          <w:rPr>
            <w:rFonts w:ascii="Times New Roman" w:hAnsi="Times New Roman" w:cs="Times New Roman"/>
            <w:sz w:val="24"/>
            <w:szCs w:val="24"/>
            <w:lang w:val="es-GT"/>
          </w:rPr>
          <w:id w:val="-2065472499"/>
          <w:citation/>
        </w:sdtPr>
        <w:sdtContent>
          <w:customXmlDelRangeEnd w:id="62"/>
          <w:del w:id="63" w:author="RENOVATIO" w:date="2020-05-30T10:30:00Z">
            <w:r w:rsidR="00D109AF" w:rsidDel="00560110">
              <w:rPr>
                <w:rFonts w:ascii="Times New Roman" w:hAnsi="Times New Roman" w:cs="Times New Roman"/>
                <w:sz w:val="24"/>
                <w:szCs w:val="24"/>
                <w:lang w:val="es-GT"/>
              </w:rPr>
              <w:fldChar w:fldCharType="begin"/>
            </w:r>
            <w:r w:rsidR="00D109AF" w:rsidDel="00560110">
              <w:rPr>
                <w:rFonts w:ascii="Times New Roman" w:hAnsi="Times New Roman" w:cs="Times New Roman"/>
                <w:sz w:val="24"/>
                <w:szCs w:val="24"/>
                <w:lang w:val="es-GT"/>
              </w:rPr>
              <w:delInstrText xml:space="preserve"> CITATION INA181 \l 4106 </w:delInstrText>
            </w:r>
            <w:r w:rsidR="00D109AF" w:rsidDel="00560110">
              <w:rPr>
                <w:rFonts w:ascii="Times New Roman" w:hAnsi="Times New Roman" w:cs="Times New Roman"/>
                <w:sz w:val="24"/>
                <w:szCs w:val="24"/>
                <w:lang w:val="es-GT"/>
              </w:rPr>
              <w:fldChar w:fldCharType="separate"/>
            </w:r>
            <w:r w:rsidR="00E04C64" w:rsidRPr="00E04C64" w:rsidDel="00560110">
              <w:rPr>
                <w:rFonts w:ascii="Times New Roman" w:hAnsi="Times New Roman" w:cs="Times New Roman"/>
                <w:noProof/>
                <w:sz w:val="24"/>
                <w:szCs w:val="24"/>
                <w:lang w:val="es-GT"/>
              </w:rPr>
              <w:delText>(INACIF, 2018)</w:delText>
            </w:r>
            <w:r w:rsidR="00D109AF" w:rsidDel="00560110">
              <w:rPr>
                <w:rFonts w:ascii="Times New Roman" w:hAnsi="Times New Roman" w:cs="Times New Roman"/>
                <w:sz w:val="24"/>
                <w:szCs w:val="24"/>
                <w:lang w:val="es-GT"/>
              </w:rPr>
              <w:fldChar w:fldCharType="end"/>
            </w:r>
          </w:del>
          <w:customXmlDelRangeStart w:id="64" w:author="RENOVATIO" w:date="2020-05-30T10:30:00Z"/>
        </w:sdtContent>
      </w:sdt>
      <w:customXmlDelRangeEnd w:id="64"/>
      <w:del w:id="65" w:author="RENOVATIO" w:date="2020-05-30T10:30:00Z">
        <w:r w:rsidR="00DD5001" w:rsidDel="00560110">
          <w:rPr>
            <w:rFonts w:ascii="Times New Roman" w:hAnsi="Times New Roman" w:cs="Times New Roman"/>
            <w:sz w:val="24"/>
            <w:szCs w:val="24"/>
            <w:lang w:val="es-GT"/>
          </w:rPr>
          <w:delText>.</w:delText>
        </w:r>
      </w:del>
    </w:p>
    <w:p w14:paraId="038E003B" w14:textId="3E97090B" w:rsidR="00812FF2" w:rsidRPr="009D6CBA" w:rsidRDefault="00812FF2" w:rsidP="00D109AF">
      <w:pPr>
        <w:pStyle w:val="Ttulo3"/>
      </w:pPr>
      <w:bookmarkStart w:id="66" w:name="_Toc41638687"/>
      <w:commentRangeStart w:id="67"/>
      <w:r>
        <w:t xml:space="preserve">Estructura </w:t>
      </w:r>
      <w:r w:rsidR="003B72FC">
        <w:t>o</w:t>
      </w:r>
      <w:r>
        <w:t>rgánica</w:t>
      </w:r>
      <w:r w:rsidR="003C4FE5">
        <w:t>.</w:t>
      </w:r>
      <w:bookmarkEnd w:id="66"/>
      <w:commentRangeEnd w:id="67"/>
      <w:r w:rsidR="00560110">
        <w:rPr>
          <w:rStyle w:val="Refdecomentario"/>
          <w:rFonts w:asciiTheme="minorHAnsi" w:hAnsiTheme="minorHAnsi" w:cstheme="minorBidi"/>
          <w:b w:val="0"/>
          <w:bCs w:val="0"/>
          <w:lang w:val="es-ES"/>
        </w:rPr>
        <w:commentReference w:id="67"/>
      </w:r>
    </w:p>
    <w:p w14:paraId="39DB043A" w14:textId="19ECCC3F" w:rsidR="00BE00D9" w:rsidRDefault="00812FF2" w:rsidP="00266785">
      <w:pPr>
        <w:ind w:left="851"/>
        <w:rPr>
          <w:rFonts w:ascii="Times New Roman" w:hAnsi="Times New Roman" w:cs="Times New Roman"/>
          <w:sz w:val="24"/>
          <w:szCs w:val="24"/>
          <w:lang w:val="es-GT"/>
        </w:rPr>
      </w:pPr>
      <w:r>
        <w:rPr>
          <w:rFonts w:ascii="Times New Roman" w:hAnsi="Times New Roman" w:cs="Times New Roman"/>
          <w:sz w:val="24"/>
          <w:szCs w:val="24"/>
          <w:lang w:val="es-GT"/>
        </w:rPr>
        <w:t>En breve, se dará a conocer de forma concisa la función principal de cada uno de los Departamentos que conforman la estructura organizacional de -INACIF-; asimismo es trascendental el mencionar que para objeto de estudio de esta investigación se hará énfasis en la Unidad de Tanatología forense Metropolitana, del Departamento Técnico.</w:t>
      </w:r>
    </w:p>
    <w:p w14:paraId="466FADA2" w14:textId="77777777" w:rsidR="00812FF2" w:rsidRDefault="00812FF2" w:rsidP="00266785">
      <w:pPr>
        <w:ind w:left="851"/>
        <w:rPr>
          <w:rFonts w:ascii="Times New Roman" w:hAnsi="Times New Roman" w:cs="Times New Roman"/>
          <w:sz w:val="24"/>
          <w:szCs w:val="24"/>
          <w:lang w:val="es-GT"/>
        </w:rPr>
      </w:pPr>
      <w:r>
        <w:rPr>
          <w:rFonts w:ascii="Times New Roman" w:hAnsi="Times New Roman" w:cs="Times New Roman"/>
          <w:sz w:val="24"/>
          <w:szCs w:val="24"/>
          <w:lang w:val="es-GT"/>
        </w:rPr>
        <w:t>Por consiguiente, se presenta la principal distribución de la Institución. (Acuerdo No. CD-INACIF-8-2018,2018):</w:t>
      </w:r>
    </w:p>
    <w:p w14:paraId="4564FEC9" w14:textId="77777777" w:rsidR="00812FF2" w:rsidRDefault="00812FF2" w:rsidP="00CB28E8">
      <w:pPr>
        <w:pStyle w:val="Prrafodelista"/>
        <w:numPr>
          <w:ilvl w:val="0"/>
          <w:numId w:val="15"/>
        </w:numPr>
        <w:spacing w:after="100"/>
        <w:ind w:left="2410" w:hanging="709"/>
        <w:rPr>
          <w:rFonts w:ascii="Times New Roman" w:hAnsi="Times New Roman" w:cs="Times New Roman"/>
          <w:sz w:val="24"/>
          <w:szCs w:val="24"/>
          <w:lang w:val="es-GT"/>
        </w:rPr>
      </w:pPr>
      <w:r>
        <w:rPr>
          <w:rFonts w:ascii="Times New Roman" w:hAnsi="Times New Roman" w:cs="Times New Roman"/>
          <w:sz w:val="24"/>
          <w:szCs w:val="24"/>
          <w:lang w:val="es-GT"/>
        </w:rPr>
        <w:t>Consejo Directivo</w:t>
      </w:r>
      <w:r w:rsidRPr="00564FD0">
        <w:rPr>
          <w:rFonts w:ascii="Times New Roman" w:hAnsi="Times New Roman" w:cs="Times New Roman"/>
          <w:sz w:val="24"/>
          <w:szCs w:val="24"/>
          <w:lang w:val="es-GT"/>
        </w:rPr>
        <w:t>.</w:t>
      </w:r>
    </w:p>
    <w:p w14:paraId="4E8F442E" w14:textId="77777777" w:rsidR="00812FF2" w:rsidRDefault="00812FF2" w:rsidP="00CB28E8">
      <w:pPr>
        <w:pStyle w:val="Prrafodelista"/>
        <w:numPr>
          <w:ilvl w:val="0"/>
          <w:numId w:val="15"/>
        </w:numPr>
        <w:spacing w:after="100"/>
        <w:ind w:left="2410" w:hanging="709"/>
        <w:rPr>
          <w:rFonts w:ascii="Times New Roman" w:hAnsi="Times New Roman" w:cs="Times New Roman"/>
          <w:sz w:val="24"/>
          <w:szCs w:val="24"/>
          <w:lang w:val="es-GT"/>
        </w:rPr>
      </w:pPr>
      <w:r>
        <w:rPr>
          <w:rFonts w:ascii="Times New Roman" w:hAnsi="Times New Roman" w:cs="Times New Roman"/>
          <w:sz w:val="24"/>
          <w:szCs w:val="24"/>
          <w:lang w:val="es-GT"/>
        </w:rPr>
        <w:t>Dirección general.</w:t>
      </w:r>
    </w:p>
    <w:p w14:paraId="69376669" w14:textId="77777777" w:rsidR="00812FF2" w:rsidRDefault="00812FF2" w:rsidP="00CB28E8">
      <w:pPr>
        <w:pStyle w:val="Prrafodelista"/>
        <w:numPr>
          <w:ilvl w:val="0"/>
          <w:numId w:val="15"/>
        </w:numPr>
        <w:spacing w:after="100"/>
        <w:ind w:left="2410" w:hanging="709"/>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Administrativo Financiero.</w:t>
      </w:r>
    </w:p>
    <w:p w14:paraId="0D60B1D9" w14:textId="77777777" w:rsidR="00812FF2" w:rsidRDefault="00812FF2" w:rsidP="00CB28E8">
      <w:pPr>
        <w:pStyle w:val="Prrafodelista"/>
        <w:numPr>
          <w:ilvl w:val="0"/>
          <w:numId w:val="15"/>
        </w:numPr>
        <w:spacing w:after="100"/>
        <w:ind w:left="2410" w:hanging="709"/>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de Capacitación.</w:t>
      </w:r>
    </w:p>
    <w:p w14:paraId="4693A6DB" w14:textId="7A30F232" w:rsidR="007A2B43" w:rsidRPr="00266785" w:rsidRDefault="00812FF2" w:rsidP="00266785">
      <w:pPr>
        <w:pStyle w:val="Prrafodelista"/>
        <w:numPr>
          <w:ilvl w:val="0"/>
          <w:numId w:val="15"/>
        </w:numPr>
        <w:spacing w:after="100"/>
        <w:ind w:left="2410" w:hanging="709"/>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Técnico Científico.</w:t>
      </w:r>
    </w:p>
    <w:p w14:paraId="74074508" w14:textId="2012E914" w:rsidR="00812FF2" w:rsidRPr="00BE00D9" w:rsidRDefault="00812FF2" w:rsidP="00BE00D9">
      <w:pPr>
        <w:pStyle w:val="Ttulo4"/>
      </w:pPr>
      <w:bookmarkStart w:id="68" w:name="_Toc41638688"/>
      <w:r w:rsidRPr="00046116">
        <w:t>Consejo directivo</w:t>
      </w:r>
      <w:r w:rsidR="003C4FE5">
        <w:t>.</w:t>
      </w:r>
      <w:bookmarkEnd w:id="68"/>
    </w:p>
    <w:p w14:paraId="55F036B2" w14:textId="55AF83C1" w:rsidR="00812FF2" w:rsidRDefault="00536167" w:rsidP="000C57D4">
      <w:pPr>
        <w:ind w:left="1418"/>
        <w:rPr>
          <w:rFonts w:ascii="Times New Roman" w:hAnsi="Times New Roman" w:cs="Times New Roman"/>
          <w:sz w:val="24"/>
          <w:szCs w:val="24"/>
          <w:lang w:val="es-GT"/>
        </w:rPr>
      </w:pPr>
      <w:r>
        <w:rPr>
          <w:rFonts w:ascii="Times New Roman" w:hAnsi="Times New Roman" w:cs="Times New Roman"/>
          <w:sz w:val="24"/>
          <w:szCs w:val="24"/>
          <w:lang w:val="es-GT"/>
        </w:rPr>
        <w:t>T</w:t>
      </w:r>
      <w:r w:rsidR="00812FF2" w:rsidRPr="00046116">
        <w:rPr>
          <w:rFonts w:ascii="Times New Roman" w:hAnsi="Times New Roman" w:cs="Times New Roman"/>
          <w:sz w:val="24"/>
          <w:szCs w:val="24"/>
          <w:lang w:val="es-GT"/>
        </w:rPr>
        <w:t xml:space="preserve">iene la facultad de </w:t>
      </w:r>
      <w:r w:rsidR="00812FF2">
        <w:rPr>
          <w:rFonts w:ascii="Times New Roman" w:hAnsi="Times New Roman" w:cs="Times New Roman"/>
          <w:sz w:val="24"/>
          <w:szCs w:val="24"/>
          <w:lang w:val="es-GT"/>
        </w:rPr>
        <w:t>elegir al director</w:t>
      </w:r>
      <w:r w:rsidR="00812FF2" w:rsidRPr="00046116">
        <w:rPr>
          <w:rFonts w:ascii="Times New Roman" w:hAnsi="Times New Roman" w:cs="Times New Roman"/>
          <w:sz w:val="24"/>
          <w:szCs w:val="24"/>
          <w:lang w:val="es-GT"/>
        </w:rPr>
        <w:t xml:space="preserve"> general de -INACIF-</w:t>
      </w:r>
      <w:r w:rsidR="00812FF2">
        <w:rPr>
          <w:rFonts w:ascii="Times New Roman" w:hAnsi="Times New Roman" w:cs="Times New Roman"/>
          <w:sz w:val="24"/>
          <w:szCs w:val="24"/>
          <w:lang w:val="es-GT"/>
        </w:rPr>
        <w:t xml:space="preserve"> a través de un concurso público de méritos, asimismo </w:t>
      </w:r>
      <w:r>
        <w:rPr>
          <w:rFonts w:ascii="Times New Roman" w:hAnsi="Times New Roman" w:cs="Times New Roman"/>
          <w:sz w:val="24"/>
          <w:szCs w:val="24"/>
          <w:lang w:val="es-GT"/>
        </w:rPr>
        <w:t>el</w:t>
      </w:r>
      <w:r w:rsidR="00812FF2">
        <w:rPr>
          <w:rFonts w:ascii="Times New Roman" w:hAnsi="Times New Roman" w:cs="Times New Roman"/>
          <w:sz w:val="24"/>
          <w:szCs w:val="24"/>
          <w:lang w:val="es-GT"/>
        </w:rPr>
        <w:t xml:space="preserve"> nombramiento o remoción del puesto. Se integra por los siguientes funcionarios públicos:</w:t>
      </w:r>
    </w:p>
    <w:p w14:paraId="7B6F2EFD" w14:textId="781DE131" w:rsidR="00812FF2" w:rsidRPr="008D5959"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t xml:space="preserve">El presidente de la Corte suprema de Justicia, quien funge como </w:t>
      </w:r>
      <w:r w:rsidR="00BE00D9">
        <w:rPr>
          <w:rFonts w:ascii="Times New Roman" w:hAnsi="Times New Roman" w:cs="Times New Roman"/>
          <w:sz w:val="24"/>
          <w:szCs w:val="24"/>
          <w:lang w:val="es-GT"/>
        </w:rPr>
        <w:t xml:space="preserve">  </w:t>
      </w:r>
      <w:r w:rsidRPr="008D5959">
        <w:rPr>
          <w:rFonts w:ascii="Times New Roman" w:hAnsi="Times New Roman" w:cs="Times New Roman"/>
          <w:sz w:val="24"/>
          <w:szCs w:val="24"/>
          <w:lang w:val="es-GT"/>
        </w:rPr>
        <w:t>coordinador.</w:t>
      </w:r>
    </w:p>
    <w:p w14:paraId="736AA86D" w14:textId="77777777" w:rsidR="00812FF2" w:rsidRPr="008D5959"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t>Ministro de Gobernación.</w:t>
      </w:r>
    </w:p>
    <w:p w14:paraId="5DCC5C00" w14:textId="77777777" w:rsidR="00812FF2" w:rsidRPr="008D5959"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t>Fiscal General del Ministerio Público.</w:t>
      </w:r>
    </w:p>
    <w:p w14:paraId="03F25654" w14:textId="77777777" w:rsidR="00812FF2" w:rsidRPr="008D5959"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t>Director del Instituto de la Defensa Pública Penal.</w:t>
      </w:r>
    </w:p>
    <w:p w14:paraId="02E67E54" w14:textId="77777777" w:rsidR="00812FF2" w:rsidRPr="008D5959"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lastRenderedPageBreak/>
        <w:t>El presidente de la Junta Directiva del Colegio de Médicos y Cirujanos de Guatemala.</w:t>
      </w:r>
    </w:p>
    <w:p w14:paraId="5F891DA0" w14:textId="77777777" w:rsidR="00812FF2" w:rsidRPr="008D5959"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t>El presidente de la Junta Directiva del Colegio de Químicos y Farmacéuticos de Guatemala.</w:t>
      </w:r>
    </w:p>
    <w:p w14:paraId="2A427D69" w14:textId="5383DA88" w:rsidR="00812FF2" w:rsidRDefault="00812FF2" w:rsidP="00CB28E8">
      <w:pPr>
        <w:pStyle w:val="Prrafodelista"/>
        <w:numPr>
          <w:ilvl w:val="0"/>
          <w:numId w:val="12"/>
        </w:numPr>
        <w:ind w:left="2977" w:hanging="850"/>
        <w:rPr>
          <w:rFonts w:ascii="Times New Roman" w:hAnsi="Times New Roman" w:cs="Times New Roman"/>
          <w:sz w:val="24"/>
          <w:szCs w:val="24"/>
          <w:lang w:val="es-GT"/>
        </w:rPr>
      </w:pPr>
      <w:r w:rsidRPr="008D5959">
        <w:rPr>
          <w:rFonts w:ascii="Times New Roman" w:hAnsi="Times New Roman" w:cs="Times New Roman"/>
          <w:sz w:val="24"/>
          <w:szCs w:val="24"/>
          <w:lang w:val="es-GT"/>
        </w:rPr>
        <w:t>El presidente de la Junta Directiva del Colegio de Abogados y Notarios de Guatemala.</w:t>
      </w:r>
    </w:p>
    <w:p w14:paraId="04638800" w14:textId="028F7AF3" w:rsidR="007A2B43" w:rsidRDefault="007A2B43" w:rsidP="007A2B43">
      <w:pPr>
        <w:rPr>
          <w:rFonts w:ascii="Times New Roman" w:hAnsi="Times New Roman" w:cs="Times New Roman"/>
          <w:sz w:val="24"/>
          <w:szCs w:val="24"/>
          <w:lang w:val="es-GT"/>
        </w:rPr>
      </w:pPr>
    </w:p>
    <w:p w14:paraId="7B2AD178" w14:textId="42C85928" w:rsidR="007A2B43" w:rsidRDefault="007A2B43" w:rsidP="007A2B43">
      <w:pPr>
        <w:rPr>
          <w:rFonts w:ascii="Times New Roman" w:hAnsi="Times New Roman" w:cs="Times New Roman"/>
          <w:sz w:val="24"/>
          <w:szCs w:val="24"/>
          <w:lang w:val="es-GT"/>
        </w:rPr>
      </w:pPr>
    </w:p>
    <w:p w14:paraId="1B112A13" w14:textId="77777777" w:rsidR="00266785" w:rsidRPr="007A2B43" w:rsidRDefault="00266785" w:rsidP="007A2B43">
      <w:pPr>
        <w:rPr>
          <w:rFonts w:ascii="Times New Roman" w:hAnsi="Times New Roman" w:cs="Times New Roman"/>
          <w:sz w:val="24"/>
          <w:szCs w:val="24"/>
          <w:lang w:val="es-GT"/>
        </w:rPr>
      </w:pPr>
    </w:p>
    <w:p w14:paraId="53D20068" w14:textId="5E9FCBA3" w:rsidR="00812FF2" w:rsidRDefault="00812FF2" w:rsidP="00D109AF">
      <w:pPr>
        <w:pStyle w:val="Ttulo4"/>
      </w:pPr>
      <w:bookmarkStart w:id="69" w:name="_Toc41638689"/>
      <w:r w:rsidRPr="003B6E1B">
        <w:t>Dirección General</w:t>
      </w:r>
      <w:r w:rsidR="003C4FE5">
        <w:t>.</w:t>
      </w:r>
      <w:bookmarkEnd w:id="69"/>
    </w:p>
    <w:p w14:paraId="40DA0A60" w14:textId="34B2D803" w:rsidR="00812FF2" w:rsidRPr="003B0464" w:rsidRDefault="00812FF2" w:rsidP="007A2B43">
      <w:pPr>
        <w:ind w:left="1418"/>
        <w:rPr>
          <w:rFonts w:ascii="Times New Roman" w:hAnsi="Times New Roman" w:cs="Times New Roman"/>
          <w:sz w:val="24"/>
          <w:szCs w:val="24"/>
          <w:lang w:val="es-GT"/>
        </w:rPr>
      </w:pPr>
      <w:r>
        <w:rPr>
          <w:rFonts w:ascii="Times New Roman" w:hAnsi="Times New Roman" w:cs="Times New Roman"/>
          <w:sz w:val="24"/>
          <w:szCs w:val="24"/>
          <w:lang w:val="es-GT"/>
        </w:rPr>
        <w:t xml:space="preserve">De esta área se derivan todos los lineamientos y planes estratégicos que rigen a la Institución, bajo el consentimiento previo y aprobación del consejo directivo, el director general, es quien tiene la responsabilidad de informar a estos últimos, del funcionamiento de la Institución. </w:t>
      </w:r>
    </w:p>
    <w:p w14:paraId="07CCDA72"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58E50B86"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65F7F1CA"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7403B19D"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4CC1CF11" w14:textId="335415F1" w:rsidR="00812FF2" w:rsidRPr="000C3C2D" w:rsidRDefault="00812FF2" w:rsidP="00D109AF">
      <w:pPr>
        <w:pStyle w:val="Ttulo4"/>
      </w:pPr>
      <w:bookmarkStart w:id="70" w:name="_Toc41638690"/>
      <w:r w:rsidRPr="000C3C2D">
        <w:t>Departamento Administrativo Financiero</w:t>
      </w:r>
      <w:r w:rsidR="003C4FE5">
        <w:t>.</w:t>
      </w:r>
      <w:bookmarkEnd w:id="70"/>
    </w:p>
    <w:p w14:paraId="2EA6991B" w14:textId="4C15C8D3" w:rsidR="00BE00D9" w:rsidRPr="00643F94" w:rsidRDefault="00812FF2" w:rsidP="007A2B43">
      <w:pPr>
        <w:ind w:left="1418"/>
        <w:rPr>
          <w:rFonts w:ascii="Times New Roman" w:hAnsi="Times New Roman" w:cs="Times New Roman"/>
          <w:sz w:val="24"/>
          <w:szCs w:val="24"/>
          <w:lang w:val="es-GT"/>
        </w:rPr>
      </w:pPr>
      <w:r w:rsidRPr="009901EE">
        <w:rPr>
          <w:rFonts w:ascii="Times New Roman" w:hAnsi="Times New Roman" w:cs="Times New Roman"/>
          <w:sz w:val="24"/>
          <w:szCs w:val="24"/>
          <w:lang w:val="es-GT"/>
        </w:rPr>
        <w:t>Tiene bajo su responsabilidad el gestionar todas las actividades de carácter administrativo, financiero</w:t>
      </w:r>
      <w:r>
        <w:rPr>
          <w:rFonts w:ascii="Times New Roman" w:hAnsi="Times New Roman" w:cs="Times New Roman"/>
          <w:sz w:val="24"/>
          <w:szCs w:val="24"/>
          <w:lang w:val="es-GT"/>
        </w:rPr>
        <w:t>, recursos humanos, de seguridad e informática de -INACIF, de la misma forma, el evaluar, definir y ejecutar estrategias para cada una de las unidades, en búsqueda de una mejora continua. (Artículo 46, Acuerdo No. CD-INACIF-027-2012, 2012)</w:t>
      </w:r>
      <w:r w:rsidR="00BE00D9">
        <w:rPr>
          <w:rFonts w:ascii="Times New Roman" w:hAnsi="Times New Roman" w:cs="Times New Roman"/>
          <w:sz w:val="24"/>
          <w:szCs w:val="24"/>
          <w:lang w:val="es-GT"/>
        </w:rPr>
        <w:t>.</w:t>
      </w:r>
    </w:p>
    <w:p w14:paraId="05436F0F" w14:textId="3BDA7D57" w:rsidR="00812FF2" w:rsidRDefault="00812FF2" w:rsidP="00D109AF">
      <w:pPr>
        <w:pStyle w:val="Ttulo4"/>
      </w:pPr>
      <w:bookmarkStart w:id="71" w:name="_Toc41638691"/>
      <w:r w:rsidRPr="00C22028">
        <w:t>Departamento de Capacitación</w:t>
      </w:r>
      <w:r w:rsidR="003C4FE5">
        <w:t>.</w:t>
      </w:r>
      <w:bookmarkEnd w:id="71"/>
    </w:p>
    <w:p w14:paraId="0597365D" w14:textId="7AC62968" w:rsidR="00C87C49" w:rsidRDefault="00812FF2" w:rsidP="007A2B43">
      <w:pPr>
        <w:ind w:left="1418" w:firstLine="850"/>
        <w:rPr>
          <w:rFonts w:ascii="Times New Roman" w:hAnsi="Times New Roman" w:cs="Times New Roman"/>
          <w:bCs/>
          <w:sz w:val="24"/>
          <w:szCs w:val="24"/>
          <w:lang w:val="es-GT"/>
        </w:rPr>
      </w:pPr>
      <w:r>
        <w:rPr>
          <w:rFonts w:ascii="Times New Roman" w:hAnsi="Times New Roman" w:cs="Times New Roman"/>
          <w:bCs/>
          <w:sz w:val="24"/>
          <w:szCs w:val="24"/>
          <w:lang w:val="es-GT"/>
        </w:rPr>
        <w:lastRenderedPageBreak/>
        <w:t>Se encarga de la planificación y formación del Personal de -INACIF- para garantizar un eficiente desempeño en sus actividades laborales.</w:t>
      </w:r>
    </w:p>
    <w:p w14:paraId="6255B371" w14:textId="480754B0" w:rsidR="00812FF2" w:rsidRPr="004038A7" w:rsidRDefault="00812FF2" w:rsidP="00D109AF">
      <w:pPr>
        <w:pStyle w:val="Ttulo4"/>
        <w:rPr>
          <w:bCs/>
        </w:rPr>
      </w:pPr>
      <w:bookmarkStart w:id="72" w:name="_Toc41638692"/>
      <w:r w:rsidRPr="006020A2">
        <w:t>Departamento Técnico Científico</w:t>
      </w:r>
      <w:r w:rsidR="003C4FE5">
        <w:t>.</w:t>
      </w:r>
      <w:bookmarkEnd w:id="72"/>
    </w:p>
    <w:p w14:paraId="0CD1E3AD" w14:textId="1FCDD8F8" w:rsidR="00812FF2" w:rsidRPr="004038A7" w:rsidRDefault="00812FF2" w:rsidP="000C57D4">
      <w:pPr>
        <w:ind w:left="1418"/>
        <w:rPr>
          <w:rFonts w:ascii="Times New Roman" w:hAnsi="Times New Roman" w:cs="Times New Roman"/>
          <w:bCs/>
          <w:sz w:val="24"/>
          <w:szCs w:val="24"/>
          <w:lang w:val="es-GT"/>
        </w:rPr>
      </w:pPr>
      <w:r>
        <w:rPr>
          <w:rFonts w:ascii="Times New Roman" w:hAnsi="Times New Roman" w:cs="Times New Roman"/>
          <w:bCs/>
          <w:sz w:val="24"/>
          <w:szCs w:val="24"/>
          <w:lang w:val="es-GT"/>
        </w:rPr>
        <w:t xml:space="preserve">En esta dependencia, se realizan los diversos análisis criminalísticos de los cuales cuyo objetivo es obtener la emisión de dictámenes de índole legal y oficial mediante métodos de </w:t>
      </w:r>
      <w:r w:rsidRPr="00C87C49">
        <w:rPr>
          <w:rFonts w:ascii="Times New Roman" w:hAnsi="Times New Roman" w:cs="Times New Roman"/>
          <w:sz w:val="24"/>
          <w:szCs w:val="24"/>
          <w:lang w:val="es-GT"/>
        </w:rPr>
        <w:t>investigación</w:t>
      </w:r>
      <w:r>
        <w:rPr>
          <w:rFonts w:ascii="Times New Roman" w:hAnsi="Times New Roman" w:cs="Times New Roman"/>
          <w:bCs/>
          <w:sz w:val="24"/>
          <w:szCs w:val="24"/>
          <w:lang w:val="es-GT"/>
        </w:rPr>
        <w:t xml:space="preserve"> forense para las autoridades competentes que los requieren a fin de garantizar una impartición de justicia con equidad en el País, además de ello vela por el cumplimiento de la imparcialidad y transparencia en los procesos de los servicios periciales que ofrece -INACIF-,  por la magnitud y cantidad de funciones que posee el departamento en mención, se divide en:</w:t>
      </w:r>
    </w:p>
    <w:p w14:paraId="6B180D5B" w14:textId="77777777" w:rsidR="00812FF2" w:rsidRDefault="00812FF2" w:rsidP="00CB28E8">
      <w:pPr>
        <w:pStyle w:val="Prrafodelista"/>
        <w:numPr>
          <w:ilvl w:val="1"/>
          <w:numId w:val="13"/>
        </w:numPr>
        <w:ind w:left="2835" w:firstLine="0"/>
        <w:rPr>
          <w:rFonts w:ascii="Times New Roman" w:hAnsi="Times New Roman" w:cs="Times New Roman"/>
          <w:bCs/>
          <w:sz w:val="24"/>
          <w:szCs w:val="24"/>
          <w:lang w:val="es-GT"/>
        </w:rPr>
      </w:pPr>
      <w:r>
        <w:rPr>
          <w:rFonts w:ascii="Times New Roman" w:hAnsi="Times New Roman" w:cs="Times New Roman"/>
          <w:bCs/>
          <w:sz w:val="24"/>
          <w:szCs w:val="24"/>
          <w:lang w:val="es-GT"/>
        </w:rPr>
        <w:t>Unidad de Gestión Forense.</w:t>
      </w:r>
    </w:p>
    <w:p w14:paraId="14C54E07" w14:textId="77777777" w:rsidR="00812FF2" w:rsidRDefault="00812FF2" w:rsidP="00CB28E8">
      <w:pPr>
        <w:pStyle w:val="Prrafodelista"/>
        <w:numPr>
          <w:ilvl w:val="1"/>
          <w:numId w:val="13"/>
        </w:numPr>
        <w:ind w:left="2835" w:firstLine="0"/>
        <w:rPr>
          <w:rFonts w:ascii="Times New Roman" w:hAnsi="Times New Roman" w:cs="Times New Roman"/>
          <w:bCs/>
          <w:sz w:val="24"/>
          <w:szCs w:val="24"/>
          <w:lang w:val="es-GT"/>
        </w:rPr>
      </w:pPr>
      <w:r>
        <w:rPr>
          <w:rFonts w:ascii="Times New Roman" w:hAnsi="Times New Roman" w:cs="Times New Roman"/>
          <w:bCs/>
          <w:sz w:val="24"/>
          <w:szCs w:val="24"/>
          <w:lang w:val="es-GT"/>
        </w:rPr>
        <w:t>Clínica Forense Metropolitana</w:t>
      </w:r>
    </w:p>
    <w:p w14:paraId="704F20A8" w14:textId="77777777" w:rsidR="00812FF2" w:rsidRDefault="00812FF2" w:rsidP="00CB28E8">
      <w:pPr>
        <w:pStyle w:val="Prrafodelista"/>
        <w:numPr>
          <w:ilvl w:val="1"/>
          <w:numId w:val="13"/>
        </w:numPr>
        <w:ind w:left="2835" w:firstLine="0"/>
        <w:rPr>
          <w:rFonts w:ascii="Times New Roman" w:hAnsi="Times New Roman" w:cs="Times New Roman"/>
          <w:bCs/>
          <w:sz w:val="24"/>
          <w:szCs w:val="24"/>
          <w:lang w:val="es-GT"/>
        </w:rPr>
      </w:pPr>
      <w:r>
        <w:rPr>
          <w:rFonts w:ascii="Times New Roman" w:hAnsi="Times New Roman" w:cs="Times New Roman"/>
          <w:bCs/>
          <w:sz w:val="24"/>
          <w:szCs w:val="24"/>
          <w:lang w:val="es-GT"/>
        </w:rPr>
        <w:t>Clínica y Tanatología Forense Regional.</w:t>
      </w:r>
    </w:p>
    <w:p w14:paraId="26A4BD20" w14:textId="77777777" w:rsidR="00812FF2" w:rsidRDefault="00812FF2" w:rsidP="00CB28E8">
      <w:pPr>
        <w:pStyle w:val="Prrafodelista"/>
        <w:numPr>
          <w:ilvl w:val="1"/>
          <w:numId w:val="13"/>
        </w:numPr>
        <w:ind w:left="2835" w:firstLine="0"/>
        <w:rPr>
          <w:rFonts w:ascii="Times New Roman" w:hAnsi="Times New Roman" w:cs="Times New Roman"/>
          <w:bCs/>
          <w:sz w:val="24"/>
          <w:szCs w:val="24"/>
          <w:lang w:val="es-GT"/>
        </w:rPr>
      </w:pPr>
      <w:r w:rsidRPr="00643F94">
        <w:rPr>
          <w:rFonts w:ascii="Times New Roman" w:hAnsi="Times New Roman" w:cs="Times New Roman"/>
          <w:bCs/>
          <w:sz w:val="24"/>
          <w:szCs w:val="24"/>
          <w:lang w:val="es-GT"/>
        </w:rPr>
        <w:t xml:space="preserve"> </w:t>
      </w:r>
      <w:r>
        <w:rPr>
          <w:rFonts w:ascii="Times New Roman" w:hAnsi="Times New Roman" w:cs="Times New Roman"/>
          <w:bCs/>
          <w:sz w:val="24"/>
          <w:szCs w:val="24"/>
          <w:lang w:val="es-GT"/>
        </w:rPr>
        <w:t>Psicología Forense.</w:t>
      </w:r>
    </w:p>
    <w:p w14:paraId="07600E7F" w14:textId="42B3E3D2" w:rsidR="00812FF2" w:rsidRPr="00C87C49" w:rsidRDefault="00812FF2" w:rsidP="00CB28E8">
      <w:pPr>
        <w:pStyle w:val="Prrafodelista"/>
        <w:numPr>
          <w:ilvl w:val="1"/>
          <w:numId w:val="13"/>
        </w:numPr>
        <w:ind w:left="2835" w:firstLine="0"/>
        <w:rPr>
          <w:rFonts w:ascii="Times New Roman" w:hAnsi="Times New Roman" w:cs="Times New Roman"/>
          <w:bCs/>
          <w:sz w:val="24"/>
          <w:szCs w:val="24"/>
          <w:lang w:val="es-GT"/>
        </w:rPr>
      </w:pPr>
      <w:r w:rsidRPr="00643F94">
        <w:rPr>
          <w:rFonts w:ascii="Times New Roman" w:hAnsi="Times New Roman" w:cs="Times New Roman"/>
          <w:bCs/>
          <w:sz w:val="24"/>
          <w:szCs w:val="24"/>
          <w:lang w:val="es-GT"/>
        </w:rPr>
        <w:t>Laboratorios de Criminalística</w:t>
      </w:r>
      <w:r>
        <w:rPr>
          <w:rFonts w:ascii="Times New Roman" w:hAnsi="Times New Roman" w:cs="Times New Roman"/>
          <w:bCs/>
          <w:sz w:val="24"/>
          <w:szCs w:val="24"/>
          <w:lang w:val="es-GT"/>
        </w:rPr>
        <w:t>.</w:t>
      </w:r>
    </w:p>
    <w:p w14:paraId="274FA9AC" w14:textId="77777777" w:rsidR="00C87C49" w:rsidRDefault="00812FF2" w:rsidP="00CB28E8">
      <w:pPr>
        <w:pStyle w:val="Prrafodelista"/>
        <w:numPr>
          <w:ilvl w:val="1"/>
          <w:numId w:val="13"/>
        </w:numPr>
        <w:ind w:left="2835" w:firstLine="0"/>
        <w:rPr>
          <w:rFonts w:ascii="Times New Roman" w:hAnsi="Times New Roman" w:cs="Times New Roman"/>
          <w:bCs/>
          <w:sz w:val="24"/>
          <w:szCs w:val="24"/>
          <w:lang w:val="es-GT"/>
        </w:rPr>
      </w:pPr>
      <w:r w:rsidRPr="00643F94">
        <w:rPr>
          <w:rFonts w:ascii="Times New Roman" w:hAnsi="Times New Roman" w:cs="Times New Roman"/>
          <w:bCs/>
          <w:sz w:val="24"/>
          <w:szCs w:val="24"/>
          <w:lang w:val="es-GT"/>
        </w:rPr>
        <w:t>Tanatología Forense Metropolitana</w:t>
      </w:r>
    </w:p>
    <w:p w14:paraId="0B18C22E" w14:textId="697AE4D1" w:rsidR="00812FF2" w:rsidRPr="00643F94" w:rsidRDefault="009256B3" w:rsidP="00C87C49">
      <w:pPr>
        <w:pStyle w:val="Prrafodelista"/>
        <w:ind w:left="3544"/>
        <w:rPr>
          <w:rFonts w:ascii="Times New Roman" w:hAnsi="Times New Roman" w:cs="Times New Roman"/>
          <w:bCs/>
          <w:sz w:val="24"/>
          <w:szCs w:val="24"/>
          <w:lang w:val="es-GT"/>
        </w:rPr>
      </w:pPr>
      <w:r>
        <w:rPr>
          <w:rFonts w:ascii="Times New Roman" w:hAnsi="Times New Roman" w:cs="Times New Roman"/>
          <w:bCs/>
          <w:sz w:val="24"/>
          <w:szCs w:val="24"/>
          <w:lang w:val="es-GT"/>
        </w:rPr>
        <w:t>E</w:t>
      </w:r>
      <w:r w:rsidR="00C87C49">
        <w:rPr>
          <w:rFonts w:ascii="Times New Roman" w:hAnsi="Times New Roman" w:cs="Times New Roman"/>
          <w:bCs/>
          <w:sz w:val="24"/>
          <w:szCs w:val="24"/>
          <w:lang w:val="es-GT"/>
        </w:rPr>
        <w:t xml:space="preserve">sta a su vez se </w:t>
      </w:r>
      <w:r w:rsidR="00C87C49">
        <w:rPr>
          <w:rFonts w:ascii="Times New Roman" w:hAnsi="Times New Roman" w:cs="Times New Roman"/>
          <w:sz w:val="24"/>
          <w:szCs w:val="24"/>
          <w:lang w:val="es-GT"/>
        </w:rPr>
        <w:t>segmenta</w:t>
      </w:r>
      <w:r w:rsidR="00C87C49">
        <w:rPr>
          <w:rFonts w:ascii="Times New Roman" w:hAnsi="Times New Roman" w:cs="Times New Roman"/>
          <w:bCs/>
          <w:sz w:val="24"/>
          <w:szCs w:val="24"/>
          <w:lang w:val="es-GT"/>
        </w:rPr>
        <w:t xml:space="preserve"> </w:t>
      </w:r>
      <w:r>
        <w:rPr>
          <w:rFonts w:ascii="Times New Roman" w:hAnsi="Times New Roman" w:cs="Times New Roman"/>
          <w:bCs/>
          <w:sz w:val="24"/>
          <w:szCs w:val="24"/>
          <w:lang w:val="es-GT"/>
        </w:rPr>
        <w:t>así</w:t>
      </w:r>
      <w:r w:rsidR="00C87C49">
        <w:rPr>
          <w:rFonts w:ascii="Times New Roman" w:hAnsi="Times New Roman" w:cs="Times New Roman"/>
          <w:bCs/>
          <w:sz w:val="24"/>
          <w:szCs w:val="24"/>
          <w:lang w:val="es-GT"/>
        </w:rPr>
        <w:t>:</w:t>
      </w:r>
    </w:p>
    <w:p w14:paraId="4FDE2059" w14:textId="77777777" w:rsidR="00812FF2" w:rsidRDefault="00812FF2" w:rsidP="00CB28E8">
      <w:pPr>
        <w:pStyle w:val="Prrafodelista"/>
        <w:numPr>
          <w:ilvl w:val="1"/>
          <w:numId w:val="13"/>
        </w:numPr>
        <w:ind w:left="5245" w:hanging="851"/>
        <w:rPr>
          <w:rFonts w:ascii="Times New Roman" w:hAnsi="Times New Roman" w:cs="Times New Roman"/>
          <w:bCs/>
          <w:sz w:val="24"/>
          <w:szCs w:val="24"/>
          <w:lang w:val="es-GT"/>
        </w:rPr>
      </w:pPr>
      <w:r>
        <w:rPr>
          <w:rFonts w:ascii="Times New Roman" w:hAnsi="Times New Roman" w:cs="Times New Roman"/>
          <w:bCs/>
          <w:sz w:val="24"/>
          <w:szCs w:val="24"/>
          <w:lang w:val="es-GT"/>
        </w:rPr>
        <w:t>Medicina Forense Tanatológica.</w:t>
      </w:r>
    </w:p>
    <w:p w14:paraId="178BD4AB" w14:textId="77777777" w:rsidR="00812FF2" w:rsidRDefault="00812FF2" w:rsidP="00CB28E8">
      <w:pPr>
        <w:pStyle w:val="Prrafodelista"/>
        <w:numPr>
          <w:ilvl w:val="1"/>
          <w:numId w:val="13"/>
        </w:numPr>
        <w:ind w:left="5245" w:hanging="851"/>
        <w:rPr>
          <w:rFonts w:ascii="Times New Roman" w:hAnsi="Times New Roman" w:cs="Times New Roman"/>
          <w:bCs/>
          <w:sz w:val="24"/>
          <w:szCs w:val="24"/>
          <w:lang w:val="es-GT"/>
        </w:rPr>
      </w:pPr>
      <w:r>
        <w:rPr>
          <w:rFonts w:ascii="Times New Roman" w:hAnsi="Times New Roman" w:cs="Times New Roman"/>
          <w:bCs/>
          <w:sz w:val="24"/>
          <w:szCs w:val="24"/>
          <w:lang w:val="es-GT"/>
        </w:rPr>
        <w:t>Histopatología.</w:t>
      </w:r>
    </w:p>
    <w:p w14:paraId="6A6A71E5" w14:textId="77777777" w:rsidR="00812FF2" w:rsidRDefault="00812FF2" w:rsidP="00CB28E8">
      <w:pPr>
        <w:pStyle w:val="Prrafodelista"/>
        <w:numPr>
          <w:ilvl w:val="1"/>
          <w:numId w:val="13"/>
        </w:numPr>
        <w:ind w:left="5245" w:hanging="851"/>
        <w:rPr>
          <w:rFonts w:ascii="Times New Roman" w:hAnsi="Times New Roman" w:cs="Times New Roman"/>
          <w:bCs/>
          <w:sz w:val="24"/>
          <w:szCs w:val="24"/>
          <w:lang w:val="es-GT"/>
        </w:rPr>
      </w:pPr>
      <w:r>
        <w:rPr>
          <w:rFonts w:ascii="Times New Roman" w:hAnsi="Times New Roman" w:cs="Times New Roman"/>
          <w:bCs/>
          <w:sz w:val="24"/>
          <w:szCs w:val="24"/>
          <w:lang w:val="es-GT"/>
        </w:rPr>
        <w:t>Necro-Odontología.</w:t>
      </w:r>
    </w:p>
    <w:p w14:paraId="10A04CDD" w14:textId="77777777" w:rsidR="00812FF2" w:rsidRDefault="00812FF2" w:rsidP="00CB28E8">
      <w:pPr>
        <w:pStyle w:val="Prrafodelista"/>
        <w:numPr>
          <w:ilvl w:val="1"/>
          <w:numId w:val="13"/>
        </w:numPr>
        <w:ind w:left="5245" w:hanging="851"/>
        <w:rPr>
          <w:rFonts w:ascii="Times New Roman" w:hAnsi="Times New Roman" w:cs="Times New Roman"/>
          <w:bCs/>
          <w:sz w:val="24"/>
          <w:szCs w:val="24"/>
          <w:lang w:val="es-GT"/>
        </w:rPr>
      </w:pPr>
      <w:r>
        <w:rPr>
          <w:rFonts w:ascii="Times New Roman" w:hAnsi="Times New Roman" w:cs="Times New Roman"/>
          <w:bCs/>
          <w:sz w:val="24"/>
          <w:szCs w:val="24"/>
          <w:lang w:val="es-GT"/>
        </w:rPr>
        <w:t>Antropología.</w:t>
      </w:r>
    </w:p>
    <w:p w14:paraId="70B1789F" w14:textId="77777777" w:rsidR="00812FF2" w:rsidRDefault="00812FF2" w:rsidP="00CB28E8">
      <w:pPr>
        <w:pStyle w:val="Prrafodelista"/>
        <w:numPr>
          <w:ilvl w:val="1"/>
          <w:numId w:val="13"/>
        </w:numPr>
        <w:ind w:left="5245" w:hanging="851"/>
        <w:rPr>
          <w:rFonts w:ascii="Times New Roman" w:hAnsi="Times New Roman" w:cs="Times New Roman"/>
          <w:bCs/>
          <w:sz w:val="24"/>
          <w:szCs w:val="24"/>
          <w:lang w:val="es-GT"/>
        </w:rPr>
      </w:pPr>
      <w:r>
        <w:rPr>
          <w:rFonts w:ascii="Times New Roman" w:hAnsi="Times New Roman" w:cs="Times New Roman"/>
          <w:bCs/>
          <w:sz w:val="24"/>
          <w:szCs w:val="24"/>
          <w:lang w:val="es-GT"/>
        </w:rPr>
        <w:lastRenderedPageBreak/>
        <w:t>Arqueología.</w:t>
      </w:r>
    </w:p>
    <w:p w14:paraId="636D70C2" w14:textId="0C16E3BF" w:rsidR="00812FF2" w:rsidRDefault="00812FF2" w:rsidP="000C57D4">
      <w:pPr>
        <w:ind w:left="1418"/>
        <w:rPr>
          <w:rFonts w:ascii="Times New Roman" w:hAnsi="Times New Roman" w:cs="Times New Roman"/>
          <w:bCs/>
          <w:sz w:val="24"/>
          <w:szCs w:val="24"/>
          <w:lang w:val="es-GT"/>
        </w:rPr>
      </w:pPr>
      <w:r w:rsidRPr="00CD4F54">
        <w:rPr>
          <w:rFonts w:ascii="Times New Roman" w:hAnsi="Times New Roman" w:cs="Times New Roman"/>
          <w:bCs/>
          <w:sz w:val="24"/>
          <w:szCs w:val="24"/>
          <w:lang w:val="es-GT"/>
        </w:rPr>
        <w:t>En consecuencia, al tener un contexto general de la estructura organizacional del Instituto Nacional de Ciencias Forenses de Guatemala, enseguida se focalizará el desarrollo de esta investigación, en la Unidad de Tanatología Forense Metropolitana específicamente en la</w:t>
      </w:r>
      <w:r>
        <w:rPr>
          <w:rFonts w:ascii="Times New Roman" w:hAnsi="Times New Roman" w:cs="Times New Roman"/>
          <w:bCs/>
          <w:sz w:val="24"/>
          <w:szCs w:val="24"/>
          <w:lang w:val="es-GT"/>
        </w:rPr>
        <w:t xml:space="preserve"> subsección que se detallará seguidamente</w:t>
      </w:r>
      <w:r w:rsidRPr="00CD4F54">
        <w:rPr>
          <w:rFonts w:ascii="Times New Roman" w:hAnsi="Times New Roman" w:cs="Times New Roman"/>
          <w:bCs/>
          <w:sz w:val="24"/>
          <w:szCs w:val="24"/>
          <w:lang w:val="es-GT"/>
        </w:rPr>
        <w:t>.</w:t>
      </w:r>
    </w:p>
    <w:p w14:paraId="652BE0B7" w14:textId="1F2F640F" w:rsidR="00DD5001" w:rsidRDefault="00DD5001" w:rsidP="00812FF2">
      <w:pPr>
        <w:ind w:firstLine="708"/>
        <w:rPr>
          <w:rFonts w:ascii="Times New Roman" w:hAnsi="Times New Roman" w:cs="Times New Roman"/>
          <w:bCs/>
          <w:sz w:val="24"/>
          <w:szCs w:val="24"/>
          <w:lang w:val="es-GT"/>
        </w:rPr>
      </w:pPr>
    </w:p>
    <w:p w14:paraId="781E4EDD" w14:textId="4F934B64" w:rsidR="007A2B43" w:rsidRDefault="007A2B43" w:rsidP="00812FF2">
      <w:pPr>
        <w:ind w:firstLine="708"/>
        <w:rPr>
          <w:rFonts w:ascii="Times New Roman" w:hAnsi="Times New Roman" w:cs="Times New Roman"/>
          <w:bCs/>
          <w:sz w:val="24"/>
          <w:szCs w:val="24"/>
          <w:lang w:val="es-GT"/>
        </w:rPr>
      </w:pPr>
    </w:p>
    <w:p w14:paraId="60C025BA" w14:textId="77777777" w:rsidR="00536167" w:rsidRDefault="00536167" w:rsidP="00812FF2">
      <w:pPr>
        <w:ind w:firstLine="708"/>
        <w:rPr>
          <w:rFonts w:ascii="Times New Roman" w:hAnsi="Times New Roman" w:cs="Times New Roman"/>
          <w:bCs/>
          <w:sz w:val="24"/>
          <w:szCs w:val="24"/>
          <w:lang w:val="es-GT"/>
        </w:rPr>
      </w:pPr>
    </w:p>
    <w:p w14:paraId="34F20E5E" w14:textId="77777777" w:rsidR="007A2B43" w:rsidRPr="00CD4F54" w:rsidRDefault="007A2B43" w:rsidP="00812FF2">
      <w:pPr>
        <w:ind w:firstLine="708"/>
        <w:rPr>
          <w:rFonts w:ascii="Times New Roman" w:hAnsi="Times New Roman" w:cs="Times New Roman"/>
          <w:bCs/>
          <w:sz w:val="24"/>
          <w:szCs w:val="24"/>
          <w:lang w:val="es-GT"/>
        </w:rPr>
      </w:pPr>
    </w:p>
    <w:p w14:paraId="788BAC32" w14:textId="5C48B4DC" w:rsidR="00812FF2" w:rsidRDefault="00812FF2" w:rsidP="00D109AF">
      <w:pPr>
        <w:pStyle w:val="Ttulo5"/>
      </w:pPr>
      <w:bookmarkStart w:id="73" w:name="_Toc41638693"/>
      <w:r w:rsidRPr="002D4952">
        <w:t>Subsección de Almacén</w:t>
      </w:r>
      <w:r w:rsidR="003C4FE5">
        <w:t>.</w:t>
      </w:r>
      <w:bookmarkEnd w:id="73"/>
    </w:p>
    <w:p w14:paraId="215A05AF" w14:textId="58CB76FB" w:rsidR="00812FF2" w:rsidRDefault="00812FF2" w:rsidP="00266785">
      <w:pPr>
        <w:ind w:left="2835"/>
        <w:rPr>
          <w:rFonts w:ascii="Times New Roman" w:hAnsi="Times New Roman" w:cs="Times New Roman"/>
          <w:bCs/>
          <w:sz w:val="24"/>
          <w:szCs w:val="24"/>
          <w:lang w:val="es-GT"/>
        </w:rPr>
      </w:pPr>
      <w:r>
        <w:rPr>
          <w:rFonts w:ascii="Times New Roman" w:hAnsi="Times New Roman" w:cs="Times New Roman"/>
          <w:bCs/>
          <w:sz w:val="24"/>
          <w:szCs w:val="24"/>
          <w:lang w:val="es-GT"/>
        </w:rPr>
        <w:t>Su principal función, consiste en la recepción y distribución de los activos fungibles necesarios para el abastecimiento de las secciones de Medicina Forense Metropolitana, Histopatología, Necro-Odontología y Arqueología.</w:t>
      </w:r>
    </w:p>
    <w:p w14:paraId="1598C672" w14:textId="2CAEF900" w:rsidR="00812FF2" w:rsidRDefault="00812FF2" w:rsidP="00266785">
      <w:pPr>
        <w:ind w:left="2835" w:firstLine="850"/>
        <w:rPr>
          <w:rFonts w:ascii="Times New Roman" w:hAnsi="Times New Roman" w:cs="Times New Roman"/>
          <w:sz w:val="24"/>
          <w:szCs w:val="24"/>
          <w:lang w:val="es-GT"/>
        </w:rPr>
      </w:pPr>
      <w:r>
        <w:rPr>
          <w:rFonts w:ascii="Times New Roman" w:hAnsi="Times New Roman" w:cs="Times New Roman"/>
          <w:bCs/>
          <w:sz w:val="24"/>
          <w:szCs w:val="24"/>
          <w:lang w:val="es-GT"/>
        </w:rPr>
        <w:t xml:space="preserve">Esta subdivisión, realiza las solicitudes de compra a la </w:t>
      </w:r>
      <w:r w:rsidRPr="00DB747A">
        <w:rPr>
          <w:rFonts w:ascii="Times New Roman" w:hAnsi="Times New Roman" w:cs="Times New Roman"/>
          <w:bCs/>
          <w:sz w:val="24"/>
          <w:szCs w:val="24"/>
          <w:lang w:val="es-GT"/>
        </w:rPr>
        <w:t>Sección de Almacén y Suministros</w:t>
      </w:r>
      <w:r>
        <w:rPr>
          <w:rFonts w:ascii="Times New Roman" w:hAnsi="Times New Roman" w:cs="Times New Roman"/>
          <w:bCs/>
          <w:sz w:val="24"/>
          <w:szCs w:val="24"/>
          <w:lang w:val="es-GT"/>
        </w:rPr>
        <w:t xml:space="preserve"> del </w:t>
      </w:r>
      <w:r w:rsidRPr="00D555FA">
        <w:rPr>
          <w:rFonts w:ascii="Times New Roman" w:hAnsi="Times New Roman" w:cs="Times New Roman"/>
          <w:sz w:val="24"/>
          <w:szCs w:val="24"/>
          <w:lang w:val="es-GT"/>
        </w:rPr>
        <w:t>Departamento Administrativo Financiero</w:t>
      </w:r>
      <w:r>
        <w:rPr>
          <w:rFonts w:ascii="Times New Roman" w:hAnsi="Times New Roman" w:cs="Times New Roman"/>
          <w:sz w:val="24"/>
          <w:szCs w:val="24"/>
          <w:lang w:val="es-GT"/>
        </w:rPr>
        <w:t xml:space="preserve"> por medio de una Requisición de compra, con el fin de surtir nuevamente la existencia de productos faltantes en el stock a causa d</w:t>
      </w:r>
      <w:r w:rsidR="00536167">
        <w:rPr>
          <w:rFonts w:ascii="Times New Roman" w:hAnsi="Times New Roman" w:cs="Times New Roman"/>
          <w:sz w:val="24"/>
          <w:szCs w:val="24"/>
          <w:lang w:val="es-GT"/>
        </w:rPr>
        <w:t>el</w:t>
      </w:r>
      <w:r>
        <w:rPr>
          <w:rFonts w:ascii="Times New Roman" w:hAnsi="Times New Roman" w:cs="Times New Roman"/>
          <w:sz w:val="24"/>
          <w:szCs w:val="24"/>
          <w:lang w:val="es-GT"/>
        </w:rPr>
        <w:t xml:space="preserve"> consumo.</w:t>
      </w:r>
    </w:p>
    <w:p w14:paraId="2101BBEA" w14:textId="6E7D68ED" w:rsidR="00812FF2" w:rsidRDefault="00B1682B"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lastRenderedPageBreak/>
        <w:t>Consecuente</w:t>
      </w:r>
      <w:r w:rsidR="00812FF2">
        <w:rPr>
          <w:rFonts w:ascii="Times New Roman" w:hAnsi="Times New Roman" w:cs="Times New Roman"/>
          <w:sz w:val="24"/>
          <w:szCs w:val="24"/>
          <w:lang w:val="es-GT"/>
        </w:rPr>
        <w:t xml:space="preserve"> a lo anterior, con previa autorización de la persona a cargo y en consenso con el  jefe Inmediato de la Unidad de Tanatología Forense Metropolitana, se constata que el control de las entradas y salidas de productos en el inventario de este Almacén se administra con la ayuda de un libro de cuatrocientos folios , el cual está  inscrito ante la Contraloría General de Cuentas (CGC) según lo norman la circular 3-57 (Circular 3-57,1969) Dirección de Contabilidad del Estado del Ministerio de Finanzas Públicas , los decretos 2084 (Decreto No. 2084,1938) del Tribunal de Cuentas de Guatemala y 31-2002 (Capítulo I, Artículo 4, Literal i,2002) de la Ley Orgánica de la Contraloría General de Cuentas del país.</w:t>
      </w:r>
    </w:p>
    <w:p w14:paraId="5A92B1D5" w14:textId="3ACA6777" w:rsidR="00812FF2" w:rsidRDefault="00812FF2"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 Además, cuenta con un archivo informático que consta de tres hojas de cálculo de la suite ofimática WPS Office </w:t>
      </w:r>
      <w:r w:rsidR="009256B3">
        <w:rPr>
          <w:rFonts w:ascii="Times New Roman" w:hAnsi="Times New Roman" w:cs="Times New Roman"/>
          <w:sz w:val="24"/>
          <w:szCs w:val="24"/>
          <w:lang w:val="es-GT"/>
        </w:rPr>
        <w:t>el cual se</w:t>
      </w:r>
      <w:r>
        <w:rPr>
          <w:rFonts w:ascii="Times New Roman" w:hAnsi="Times New Roman" w:cs="Times New Roman"/>
          <w:sz w:val="24"/>
          <w:szCs w:val="24"/>
          <w:lang w:val="es-GT"/>
        </w:rPr>
        <w:t xml:space="preserve"> denomina Kardex Bodega, dicho documento almacena en forma digital los registros que contiene el libro en mención.</w:t>
      </w:r>
    </w:p>
    <w:p w14:paraId="48BD3090" w14:textId="6C5F2E72" w:rsidR="00812FF2" w:rsidRDefault="00812FF2"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Por </w:t>
      </w:r>
      <w:r w:rsidR="00266785">
        <w:rPr>
          <w:rFonts w:ascii="Times New Roman" w:hAnsi="Times New Roman" w:cs="Times New Roman"/>
          <w:sz w:val="24"/>
          <w:szCs w:val="24"/>
          <w:lang w:val="es-GT"/>
        </w:rPr>
        <w:t xml:space="preserve">lo </w:t>
      </w:r>
      <w:r>
        <w:rPr>
          <w:rFonts w:ascii="Times New Roman" w:hAnsi="Times New Roman" w:cs="Times New Roman"/>
          <w:sz w:val="24"/>
          <w:szCs w:val="24"/>
          <w:lang w:val="es-GT"/>
        </w:rPr>
        <w:t xml:space="preserve">tanto, Se extrajo información del libro y del archivo de la suite ofimática en cuestión; se determinó que existen detalles con relación a doscientos ochenta y un (281) productos, cada uno con su SKU (Stock </w:t>
      </w:r>
      <w:proofErr w:type="spellStart"/>
      <w:r>
        <w:rPr>
          <w:rFonts w:ascii="Times New Roman" w:hAnsi="Times New Roman" w:cs="Times New Roman"/>
          <w:sz w:val="24"/>
          <w:szCs w:val="24"/>
          <w:lang w:val="es-GT"/>
        </w:rPr>
        <w:t>Keeping</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Unit</w:t>
      </w:r>
      <w:proofErr w:type="spellEnd"/>
      <w:r>
        <w:rPr>
          <w:rFonts w:ascii="Times New Roman" w:hAnsi="Times New Roman" w:cs="Times New Roman"/>
          <w:sz w:val="24"/>
          <w:szCs w:val="24"/>
          <w:lang w:val="es-GT"/>
        </w:rPr>
        <w:t xml:space="preserve">), estos códigos de artículos se asignan por parte de la Sección de </w:t>
      </w:r>
      <w:r>
        <w:rPr>
          <w:rFonts w:ascii="Times New Roman" w:hAnsi="Times New Roman" w:cs="Times New Roman"/>
          <w:sz w:val="24"/>
          <w:szCs w:val="24"/>
          <w:lang w:val="es-GT"/>
        </w:rPr>
        <w:lastRenderedPageBreak/>
        <w:t>Almacén y Suministros. La información que se obtuvo data a partir del año 2018 hasta el 13 de marzo de 2020.</w:t>
      </w:r>
    </w:p>
    <w:p w14:paraId="1CFCEBA4" w14:textId="1C2F3601" w:rsidR="00812FF2" w:rsidRDefault="00812FF2"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Igualmente, se </w:t>
      </w:r>
      <w:r w:rsidR="00B1682B">
        <w:rPr>
          <w:rFonts w:ascii="Times New Roman" w:hAnsi="Times New Roman" w:cs="Times New Roman"/>
          <w:sz w:val="24"/>
          <w:szCs w:val="24"/>
          <w:lang w:val="es-GT"/>
        </w:rPr>
        <w:t>estableció</w:t>
      </w:r>
      <w:r>
        <w:rPr>
          <w:rFonts w:ascii="Times New Roman" w:hAnsi="Times New Roman" w:cs="Times New Roman"/>
          <w:sz w:val="24"/>
          <w:szCs w:val="24"/>
          <w:lang w:val="es-GT"/>
        </w:rPr>
        <w:t xml:space="preserve"> que los productos integrantes del inventario se dividen en tres grupos según su utilidad, como se indica en la siguiente lista:</w:t>
      </w:r>
    </w:p>
    <w:p w14:paraId="2DE8B890" w14:textId="77777777" w:rsidR="00812FF2" w:rsidRDefault="00812FF2" w:rsidP="002E0203">
      <w:pPr>
        <w:pStyle w:val="Prrafodelista"/>
        <w:numPr>
          <w:ilvl w:val="0"/>
          <w:numId w:val="44"/>
        </w:numPr>
        <w:ind w:left="4536" w:hanging="851"/>
        <w:rPr>
          <w:rFonts w:ascii="Times New Roman" w:hAnsi="Times New Roman" w:cs="Times New Roman"/>
          <w:sz w:val="24"/>
          <w:szCs w:val="24"/>
          <w:lang w:val="es-GT"/>
        </w:rPr>
      </w:pPr>
      <w:r>
        <w:rPr>
          <w:rFonts w:ascii="Times New Roman" w:hAnsi="Times New Roman" w:cs="Times New Roman"/>
          <w:sz w:val="24"/>
          <w:szCs w:val="24"/>
          <w:lang w:val="es-GT"/>
        </w:rPr>
        <w:t>Suministros de Oficina</w:t>
      </w:r>
    </w:p>
    <w:p w14:paraId="53FD38D0" w14:textId="77777777" w:rsidR="00812FF2" w:rsidRDefault="00812FF2" w:rsidP="002E0203">
      <w:pPr>
        <w:pStyle w:val="Prrafodelista"/>
        <w:numPr>
          <w:ilvl w:val="0"/>
          <w:numId w:val="44"/>
        </w:numPr>
        <w:ind w:left="4536"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fines quirúrgicos.</w:t>
      </w:r>
    </w:p>
    <w:p w14:paraId="34796EDC" w14:textId="77777777" w:rsidR="00812FF2" w:rsidRPr="00474082" w:rsidRDefault="00812FF2" w:rsidP="002E0203">
      <w:pPr>
        <w:pStyle w:val="Prrafodelista"/>
        <w:numPr>
          <w:ilvl w:val="0"/>
          <w:numId w:val="44"/>
        </w:numPr>
        <w:ind w:left="4536"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limpieza.</w:t>
      </w:r>
    </w:p>
    <w:p w14:paraId="5CC205C3" w14:textId="451DFBB9" w:rsidR="00812FF2" w:rsidRDefault="00812FF2" w:rsidP="009256B3">
      <w:pPr>
        <w:rPr>
          <w:rFonts w:ascii="Times New Roman" w:hAnsi="Times New Roman" w:cs="Times New Roman"/>
          <w:sz w:val="24"/>
          <w:szCs w:val="24"/>
          <w:lang w:val="es-GT"/>
        </w:rPr>
      </w:pPr>
      <w:r>
        <w:rPr>
          <w:rFonts w:ascii="Times New Roman" w:hAnsi="Times New Roman" w:cs="Times New Roman"/>
          <w:sz w:val="24"/>
          <w:szCs w:val="24"/>
          <w:lang w:val="es-GT"/>
        </w:rPr>
        <w:tab/>
      </w:r>
    </w:p>
    <w:p w14:paraId="215C33B2" w14:textId="246044C4" w:rsidR="007A2B43" w:rsidRDefault="007A2B43" w:rsidP="00266785">
      <w:pPr>
        <w:ind w:left="0" w:firstLine="0"/>
        <w:rPr>
          <w:rFonts w:ascii="Times New Roman" w:hAnsi="Times New Roman" w:cs="Times New Roman"/>
          <w:sz w:val="24"/>
          <w:szCs w:val="24"/>
          <w:lang w:val="es-GT"/>
        </w:rPr>
      </w:pPr>
    </w:p>
    <w:p w14:paraId="1C3AE374" w14:textId="77777777" w:rsidR="007A2B43" w:rsidRPr="009256B3" w:rsidRDefault="007A2B43" w:rsidP="009256B3">
      <w:pPr>
        <w:rPr>
          <w:rFonts w:ascii="Times New Roman" w:hAnsi="Times New Roman" w:cs="Times New Roman"/>
          <w:b/>
          <w:bCs/>
          <w:sz w:val="24"/>
          <w:szCs w:val="24"/>
          <w:u w:val="single"/>
          <w:lang w:val="es-GT"/>
        </w:rPr>
      </w:pPr>
    </w:p>
    <w:p w14:paraId="1A63F690" w14:textId="1903D778" w:rsidR="00812FF2" w:rsidRPr="002B48F4" w:rsidRDefault="007B421A" w:rsidP="009256B3">
      <w:pPr>
        <w:pStyle w:val="Ttulo2"/>
      </w:pPr>
      <w:r>
        <w:tab/>
      </w:r>
      <w:bookmarkStart w:id="74" w:name="_Toc41638694"/>
      <w:r w:rsidR="00812FF2" w:rsidRPr="002B48F4">
        <w:t xml:space="preserve">Planteamiento </w:t>
      </w:r>
      <w:r w:rsidR="009E74A6">
        <w:t>D</w:t>
      </w:r>
      <w:r w:rsidR="00812FF2" w:rsidRPr="002B48F4">
        <w:t xml:space="preserve">el </w:t>
      </w:r>
      <w:r w:rsidR="009E74A6">
        <w:t>P</w:t>
      </w:r>
      <w:r w:rsidR="00812FF2" w:rsidRPr="002B48F4">
        <w:t>roblema</w:t>
      </w:r>
      <w:bookmarkEnd w:id="74"/>
    </w:p>
    <w:p w14:paraId="07F6BB4C" w14:textId="25AAF894" w:rsidR="00812FF2" w:rsidRDefault="00812FF2" w:rsidP="00266785">
      <w:pPr>
        <w:ind w:left="709"/>
        <w:rPr>
          <w:rFonts w:ascii="Times New Roman" w:hAnsi="Times New Roman" w:cs="Times New Roman"/>
          <w:sz w:val="24"/>
          <w:szCs w:val="24"/>
          <w:lang w:val="es-GT"/>
        </w:rPr>
      </w:pPr>
      <w:del w:id="75" w:author="RENOVATIO" w:date="2020-05-30T10:32:00Z">
        <w:r w:rsidDel="00560110">
          <w:rPr>
            <w:rFonts w:ascii="Times New Roman" w:hAnsi="Times New Roman" w:cs="Times New Roman"/>
            <w:sz w:val="24"/>
            <w:szCs w:val="24"/>
            <w:lang w:val="es-GT"/>
          </w:rPr>
          <w:delText>Básicamente, n</w:delText>
        </w:r>
      </w:del>
      <w:ins w:id="76" w:author="RENOVATIO" w:date="2020-05-30T10:32:00Z">
        <w:r w:rsidR="00560110">
          <w:rPr>
            <w:rFonts w:ascii="Times New Roman" w:hAnsi="Times New Roman" w:cs="Times New Roman"/>
            <w:sz w:val="24"/>
            <w:szCs w:val="24"/>
            <w:lang w:val="es-GT"/>
          </w:rPr>
          <w:t>N</w:t>
        </w:r>
      </w:ins>
      <w:r>
        <w:rPr>
          <w:rFonts w:ascii="Times New Roman" w:hAnsi="Times New Roman" w:cs="Times New Roman"/>
          <w:sz w:val="24"/>
          <w:szCs w:val="24"/>
          <w:lang w:val="es-GT"/>
        </w:rPr>
        <w:t xml:space="preserve">o existe un sistema informático que gestione, facilite y centralice las principales tareas del personal a cargo de los suministros en Tanatología Forense Metropolitana, únicamente se cuenta con una bitácora que se distribuye en tres hojas de cálculo, esto dificulta la agilización en los procesos de extracción de información en cuanto al estatus del abastecimiento de los activos fungibles (stock) y la emisión de informes </w:t>
      </w:r>
      <w:ins w:id="77" w:author="RENOVATIO" w:date="2020-05-30T10:33:00Z">
        <w:r w:rsidR="00560110">
          <w:rPr>
            <w:rFonts w:ascii="Times New Roman" w:hAnsi="Times New Roman" w:cs="Times New Roman"/>
            <w:sz w:val="24"/>
            <w:szCs w:val="24"/>
            <w:lang w:val="es-GT"/>
          </w:rPr>
          <w:t xml:space="preserve">y la </w:t>
        </w:r>
      </w:ins>
      <w:del w:id="78" w:author="RENOVATIO" w:date="2020-05-30T10:33:00Z">
        <w:r w:rsidDel="00560110">
          <w:rPr>
            <w:rFonts w:ascii="Times New Roman" w:hAnsi="Times New Roman" w:cs="Times New Roman"/>
            <w:sz w:val="24"/>
            <w:szCs w:val="24"/>
            <w:lang w:val="es-GT"/>
          </w:rPr>
          <w:delText xml:space="preserve">de </w:delText>
        </w:r>
      </w:del>
      <w:ins w:id="79" w:author="RENOVATIO" w:date="2020-05-30T10:33:00Z">
        <w:r w:rsidR="00560110">
          <w:rPr>
            <w:rFonts w:ascii="Times New Roman" w:hAnsi="Times New Roman" w:cs="Times New Roman"/>
            <w:sz w:val="24"/>
            <w:szCs w:val="24"/>
            <w:lang w:val="es-GT"/>
          </w:rPr>
          <w:t xml:space="preserve">presentación de </w:t>
        </w:r>
      </w:ins>
      <w:del w:id="80" w:author="RENOVATIO" w:date="2020-05-30T10:33:00Z">
        <w:r w:rsidDel="00560110">
          <w:rPr>
            <w:rFonts w:ascii="Times New Roman" w:hAnsi="Times New Roman" w:cs="Times New Roman"/>
            <w:sz w:val="24"/>
            <w:szCs w:val="24"/>
            <w:lang w:val="es-GT"/>
          </w:rPr>
          <w:delText>reportería</w:delText>
        </w:r>
      </w:del>
      <w:ins w:id="81" w:author="RENOVATIO" w:date="2020-05-30T10:33:00Z">
        <w:r w:rsidR="00560110">
          <w:rPr>
            <w:rFonts w:ascii="Times New Roman" w:hAnsi="Times New Roman" w:cs="Times New Roman"/>
            <w:sz w:val="24"/>
            <w:szCs w:val="24"/>
            <w:lang w:val="es-GT"/>
          </w:rPr>
          <w:t>reportes</w:t>
        </w:r>
      </w:ins>
      <w:r>
        <w:rPr>
          <w:rFonts w:ascii="Times New Roman" w:hAnsi="Times New Roman" w:cs="Times New Roman"/>
          <w:sz w:val="24"/>
          <w:szCs w:val="24"/>
          <w:lang w:val="es-GT"/>
        </w:rPr>
        <w:t>, lo cual es</w:t>
      </w:r>
      <w:ins w:id="82" w:author="RENOVATIO" w:date="2020-05-30T10:33:00Z">
        <w:r w:rsidR="00BE25B9">
          <w:rPr>
            <w:rFonts w:ascii="Times New Roman" w:hAnsi="Times New Roman" w:cs="Times New Roman"/>
            <w:sz w:val="24"/>
            <w:szCs w:val="24"/>
            <w:lang w:val="es-GT"/>
          </w:rPr>
          <w:t xml:space="preserve"> un problema para garantizar la calidad de la </w:t>
        </w:r>
        <w:proofErr w:type="spellStart"/>
        <w:r w:rsidR="00BE25B9">
          <w:rPr>
            <w:rFonts w:ascii="Times New Roman" w:hAnsi="Times New Roman" w:cs="Times New Roman"/>
            <w:sz w:val="24"/>
            <w:szCs w:val="24"/>
            <w:lang w:val="es-GT"/>
          </w:rPr>
          <w:t>informacion</w:t>
        </w:r>
      </w:ins>
      <w:proofErr w:type="spellEnd"/>
      <w:del w:id="83" w:author="RENOVATIO" w:date="2020-05-30T10:34:00Z">
        <w:r w:rsidDel="00BE25B9">
          <w:rPr>
            <w:rFonts w:ascii="Times New Roman" w:hAnsi="Times New Roman" w:cs="Times New Roman"/>
            <w:sz w:val="24"/>
            <w:szCs w:val="24"/>
            <w:lang w:val="es-GT"/>
          </w:rPr>
          <w:delText xml:space="preserve"> preocupante</w:delText>
        </w:r>
      </w:del>
      <w:r>
        <w:rPr>
          <w:rFonts w:ascii="Times New Roman" w:hAnsi="Times New Roman" w:cs="Times New Roman"/>
          <w:sz w:val="24"/>
          <w:szCs w:val="24"/>
          <w:lang w:val="es-GT"/>
        </w:rPr>
        <w:t xml:space="preserve">, pues no se garantizan a cabalidad los principios básicos de </w:t>
      </w:r>
      <w:ins w:id="84" w:author="RENOVATIO" w:date="2020-05-30T10:34:00Z">
        <w:r w:rsidR="00BE25B9">
          <w:rPr>
            <w:rFonts w:ascii="Times New Roman" w:hAnsi="Times New Roman" w:cs="Times New Roman"/>
            <w:sz w:val="24"/>
            <w:szCs w:val="24"/>
            <w:lang w:val="es-GT"/>
          </w:rPr>
          <w:t xml:space="preserve">gestión de la </w:t>
        </w:r>
      </w:ins>
      <w:r>
        <w:rPr>
          <w:rFonts w:ascii="Times New Roman" w:hAnsi="Times New Roman" w:cs="Times New Roman"/>
          <w:sz w:val="24"/>
          <w:szCs w:val="24"/>
          <w:lang w:val="es-GT"/>
        </w:rPr>
        <w:t xml:space="preserve">seguridad </w:t>
      </w:r>
      <w:del w:id="85" w:author="RENOVATIO" w:date="2020-05-30T10:34:00Z">
        <w:r w:rsidDel="00BE25B9">
          <w:rPr>
            <w:rFonts w:ascii="Times New Roman" w:hAnsi="Times New Roman" w:cs="Times New Roman"/>
            <w:sz w:val="24"/>
            <w:szCs w:val="24"/>
            <w:lang w:val="es-GT"/>
          </w:rPr>
          <w:delText>informática:</w:delText>
        </w:r>
      </w:del>
      <w:ins w:id="86" w:author="RENOVATIO" w:date="2020-05-30T10:34:00Z">
        <w:r w:rsidR="00BE25B9">
          <w:rPr>
            <w:rFonts w:ascii="Times New Roman" w:hAnsi="Times New Roman" w:cs="Times New Roman"/>
            <w:sz w:val="24"/>
            <w:szCs w:val="24"/>
            <w:lang w:val="es-GT"/>
          </w:rPr>
          <w:t>de la información.</w:t>
        </w:r>
      </w:ins>
      <w:r>
        <w:rPr>
          <w:rFonts w:ascii="Times New Roman" w:hAnsi="Times New Roman" w:cs="Times New Roman"/>
          <w:sz w:val="24"/>
          <w:szCs w:val="24"/>
          <w:lang w:val="es-GT"/>
        </w:rPr>
        <w:t xml:space="preserve"> </w:t>
      </w:r>
    </w:p>
    <w:p w14:paraId="696E5265" w14:textId="506F8CDD" w:rsidR="009256B3" w:rsidRDefault="00812FF2" w:rsidP="009256B3">
      <w:pPr>
        <w:pStyle w:val="Ttulo3"/>
      </w:pPr>
      <w:bookmarkStart w:id="87" w:name="_Toc41638695"/>
      <w:r>
        <w:t>Confidencialidad de la información</w:t>
      </w:r>
      <w:r w:rsidR="003C4FE5">
        <w:t>.</w:t>
      </w:r>
      <w:bookmarkEnd w:id="87"/>
      <w:r>
        <w:t xml:space="preserve"> </w:t>
      </w:r>
    </w:p>
    <w:p w14:paraId="1F7C02F1" w14:textId="415A41AA" w:rsidR="00812FF2" w:rsidRDefault="00812FF2" w:rsidP="003C4FE5">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Los archivos que se trabajan con una suite </w:t>
      </w:r>
      <w:r w:rsidR="003C4FE5">
        <w:rPr>
          <w:rFonts w:ascii="Times New Roman" w:hAnsi="Times New Roman" w:cs="Times New Roman"/>
          <w:sz w:val="24"/>
          <w:szCs w:val="24"/>
          <w:lang w:val="es-GT"/>
        </w:rPr>
        <w:t>ofimática</w:t>
      </w:r>
      <w:r>
        <w:rPr>
          <w:rFonts w:ascii="Times New Roman" w:hAnsi="Times New Roman" w:cs="Times New Roman"/>
          <w:sz w:val="24"/>
          <w:szCs w:val="24"/>
          <w:lang w:val="es-GT"/>
        </w:rPr>
        <w:t xml:space="preserve"> se alojan en un recurso compartido de la red o en el disco duro de</w:t>
      </w:r>
      <w:ins w:id="88" w:author="RENOVATIO" w:date="2020-05-30T10:34:00Z">
        <w:r w:rsidR="00BE25B9">
          <w:rPr>
            <w:rFonts w:ascii="Times New Roman" w:hAnsi="Times New Roman" w:cs="Times New Roman"/>
            <w:sz w:val="24"/>
            <w:szCs w:val="24"/>
            <w:lang w:val="es-GT"/>
          </w:rPr>
          <w:t xml:space="preserve"> una </w:t>
        </w:r>
        <w:proofErr w:type="spellStart"/>
        <w:r w:rsidR="00BE25B9">
          <w:rPr>
            <w:rFonts w:ascii="Times New Roman" w:hAnsi="Times New Roman" w:cs="Times New Roman"/>
            <w:sz w:val="24"/>
            <w:szCs w:val="24"/>
            <w:lang w:val="es-GT"/>
          </w:rPr>
          <w:t>maquina</w:t>
        </w:r>
        <w:proofErr w:type="spellEnd"/>
        <w:r w:rsidR="00BE25B9">
          <w:rPr>
            <w:rFonts w:ascii="Times New Roman" w:hAnsi="Times New Roman" w:cs="Times New Roman"/>
            <w:sz w:val="24"/>
            <w:szCs w:val="24"/>
            <w:lang w:val="es-GT"/>
          </w:rPr>
          <w:t xml:space="preserve"> de un usuario especifico</w:t>
        </w:r>
      </w:ins>
      <w:del w:id="89" w:author="RENOVATIO" w:date="2020-05-30T10:34:00Z">
        <w:r w:rsidDel="00BE25B9">
          <w:rPr>
            <w:rFonts w:ascii="Times New Roman" w:hAnsi="Times New Roman" w:cs="Times New Roman"/>
            <w:sz w:val="24"/>
            <w:szCs w:val="24"/>
            <w:lang w:val="es-GT"/>
          </w:rPr>
          <w:delText>l host</w:delText>
        </w:r>
      </w:del>
      <w:r>
        <w:rPr>
          <w:rFonts w:ascii="Times New Roman" w:hAnsi="Times New Roman" w:cs="Times New Roman"/>
          <w:sz w:val="24"/>
          <w:szCs w:val="24"/>
          <w:lang w:val="es-GT"/>
        </w:rPr>
        <w:t>, por lo que cualquier persona con conocimientos informáticos</w:t>
      </w:r>
      <w:ins w:id="90" w:author="RENOVATIO" w:date="2020-05-30T10:35:00Z">
        <w:r w:rsidR="00BE25B9">
          <w:rPr>
            <w:rFonts w:ascii="Times New Roman" w:hAnsi="Times New Roman" w:cs="Times New Roman"/>
            <w:sz w:val="24"/>
            <w:szCs w:val="24"/>
            <w:lang w:val="es-GT"/>
          </w:rPr>
          <w:t xml:space="preserve"> mínimos y</w:t>
        </w:r>
      </w:ins>
      <w:r>
        <w:rPr>
          <w:rFonts w:ascii="Times New Roman" w:hAnsi="Times New Roman" w:cs="Times New Roman"/>
          <w:sz w:val="24"/>
          <w:szCs w:val="24"/>
          <w:lang w:val="es-GT"/>
        </w:rPr>
        <w:t xml:space="preserve"> básicos, </w:t>
      </w:r>
      <w:ins w:id="91" w:author="RENOVATIO" w:date="2020-05-30T10:35:00Z">
        <w:r w:rsidR="00BE25B9">
          <w:rPr>
            <w:rFonts w:ascii="Times New Roman" w:hAnsi="Times New Roman" w:cs="Times New Roman"/>
            <w:sz w:val="24"/>
            <w:szCs w:val="24"/>
            <w:lang w:val="es-GT"/>
          </w:rPr>
          <w:t xml:space="preserve">podría </w:t>
        </w:r>
      </w:ins>
      <w:r>
        <w:rPr>
          <w:rFonts w:ascii="Times New Roman" w:hAnsi="Times New Roman" w:cs="Times New Roman"/>
          <w:sz w:val="24"/>
          <w:szCs w:val="24"/>
          <w:lang w:val="es-GT"/>
        </w:rPr>
        <w:t>accede</w:t>
      </w:r>
      <w:ins w:id="92" w:author="RENOVATIO" w:date="2020-05-30T10:35:00Z">
        <w:r w:rsidR="00BE25B9">
          <w:rPr>
            <w:rFonts w:ascii="Times New Roman" w:hAnsi="Times New Roman" w:cs="Times New Roman"/>
            <w:sz w:val="24"/>
            <w:szCs w:val="24"/>
            <w:lang w:val="es-GT"/>
          </w:rPr>
          <w:t>r</w:t>
        </w:r>
      </w:ins>
      <w:r>
        <w:rPr>
          <w:rFonts w:ascii="Times New Roman" w:hAnsi="Times New Roman" w:cs="Times New Roman"/>
          <w:sz w:val="24"/>
          <w:szCs w:val="24"/>
          <w:lang w:val="es-GT"/>
        </w:rPr>
        <w:t xml:space="preserve"> fácilmente a </w:t>
      </w:r>
      <w:del w:id="93" w:author="RENOVATIO" w:date="2020-05-30T10:35:00Z">
        <w:r w:rsidDel="00BE25B9">
          <w:rPr>
            <w:rFonts w:ascii="Times New Roman" w:hAnsi="Times New Roman" w:cs="Times New Roman"/>
            <w:sz w:val="24"/>
            <w:szCs w:val="24"/>
            <w:lang w:val="es-GT"/>
          </w:rPr>
          <w:delText>estos</w:delText>
        </w:r>
      </w:del>
      <w:ins w:id="94" w:author="RENOVATIO" w:date="2020-05-30T10:35:00Z">
        <w:r w:rsidR="00BE25B9">
          <w:rPr>
            <w:rFonts w:ascii="Times New Roman" w:hAnsi="Times New Roman" w:cs="Times New Roman"/>
            <w:sz w:val="24"/>
            <w:szCs w:val="24"/>
            <w:lang w:val="es-GT"/>
          </w:rPr>
          <w:t>información sensible</w:t>
        </w:r>
      </w:ins>
      <w:r>
        <w:rPr>
          <w:rFonts w:ascii="Times New Roman" w:hAnsi="Times New Roman" w:cs="Times New Roman"/>
          <w:sz w:val="24"/>
          <w:szCs w:val="24"/>
          <w:lang w:val="es-GT"/>
        </w:rPr>
        <w:t>.</w:t>
      </w:r>
    </w:p>
    <w:p w14:paraId="291F9CD7" w14:textId="57D074B1" w:rsidR="003C4FE5" w:rsidRDefault="00812FF2" w:rsidP="003C4FE5">
      <w:pPr>
        <w:pStyle w:val="Ttulo3"/>
      </w:pPr>
      <w:bookmarkStart w:id="95" w:name="_Toc41638696"/>
      <w:r w:rsidRPr="004F18A3">
        <w:t xml:space="preserve">Integridad de la </w:t>
      </w:r>
      <w:r w:rsidR="003F3A0E">
        <w:t>i</w:t>
      </w:r>
      <w:r w:rsidRPr="004F18A3">
        <w:t>nformación</w:t>
      </w:r>
      <w:r w:rsidR="003C4FE5">
        <w:t>.</w:t>
      </w:r>
      <w:bookmarkEnd w:id="95"/>
    </w:p>
    <w:p w14:paraId="73899118" w14:textId="659319B2" w:rsidR="00812FF2" w:rsidRDefault="00812FF2" w:rsidP="003C4FE5">
      <w:pPr>
        <w:ind w:left="851"/>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Se asume el riesgo constante de no almacenar de forma correcta y completa la información, </w:t>
      </w:r>
      <w:r>
        <w:rPr>
          <w:rFonts w:ascii="Times New Roman" w:hAnsi="Times New Roman" w:cs="Times New Roman"/>
          <w:sz w:val="24"/>
          <w:szCs w:val="24"/>
          <w:lang w:val="es-GT"/>
        </w:rPr>
        <w:t>por consiguiente</w:t>
      </w:r>
      <w:r w:rsidRPr="004F18A3">
        <w:rPr>
          <w:rFonts w:ascii="Times New Roman" w:hAnsi="Times New Roman" w:cs="Times New Roman"/>
          <w:sz w:val="24"/>
          <w:szCs w:val="24"/>
          <w:lang w:val="es-GT"/>
        </w:rPr>
        <w:t xml:space="preserve">, los programas ofimáticos son más sensibles a la generación de fallos que causan los usuarios finales, en comparativa a un </w:t>
      </w:r>
      <w:del w:id="96" w:author="RENOVATIO" w:date="2020-05-30T10:36:00Z">
        <w:r w:rsidRPr="004F18A3" w:rsidDel="00BE25B9">
          <w:rPr>
            <w:rFonts w:ascii="Times New Roman" w:hAnsi="Times New Roman" w:cs="Times New Roman"/>
            <w:sz w:val="24"/>
            <w:szCs w:val="24"/>
            <w:lang w:val="es-GT"/>
          </w:rPr>
          <w:delText>software hecho a la medida</w:delText>
        </w:r>
      </w:del>
      <w:ins w:id="97" w:author="RENOVATIO" w:date="2020-05-30T10:36:00Z">
        <w:r w:rsidR="00BE25B9">
          <w:rPr>
            <w:rFonts w:ascii="Times New Roman" w:hAnsi="Times New Roman" w:cs="Times New Roman"/>
            <w:sz w:val="24"/>
            <w:szCs w:val="24"/>
            <w:lang w:val="es-GT"/>
          </w:rPr>
          <w:t xml:space="preserve">sistema de </w:t>
        </w:r>
        <w:r w:rsidR="00322F42">
          <w:rPr>
            <w:rFonts w:ascii="Times New Roman" w:hAnsi="Times New Roman" w:cs="Times New Roman"/>
            <w:sz w:val="24"/>
            <w:szCs w:val="24"/>
            <w:lang w:val="es-GT"/>
          </w:rPr>
          <w:t>información</w:t>
        </w:r>
        <w:r w:rsidR="00BE25B9">
          <w:rPr>
            <w:rFonts w:ascii="Times New Roman" w:hAnsi="Times New Roman" w:cs="Times New Roman"/>
            <w:sz w:val="24"/>
            <w:szCs w:val="24"/>
            <w:lang w:val="es-GT"/>
          </w:rPr>
          <w:t xml:space="preserve"> desarrollado para satisfacer la necesidad puntual</w:t>
        </w:r>
      </w:ins>
      <w:r w:rsidRPr="004F18A3">
        <w:rPr>
          <w:rFonts w:ascii="Times New Roman" w:hAnsi="Times New Roman" w:cs="Times New Roman"/>
          <w:sz w:val="24"/>
          <w:szCs w:val="24"/>
          <w:lang w:val="es-GT"/>
        </w:rPr>
        <w:t>; esto condiciona totalmente la exactitud de los registros que contenga un archivo.</w:t>
      </w:r>
    </w:p>
    <w:p w14:paraId="4CE0B89A" w14:textId="49FF8FD5" w:rsidR="003C4FE5" w:rsidRDefault="00812FF2" w:rsidP="003C4FE5">
      <w:pPr>
        <w:pStyle w:val="Ttulo3"/>
      </w:pPr>
      <w:bookmarkStart w:id="98" w:name="_Toc41638697"/>
      <w:r w:rsidRPr="004F18A3">
        <w:t>Disponibilidad de la información</w:t>
      </w:r>
      <w:r w:rsidR="003C4FE5">
        <w:t>.</w:t>
      </w:r>
      <w:bookmarkEnd w:id="98"/>
    </w:p>
    <w:p w14:paraId="0267AB1C" w14:textId="010E2A86" w:rsidR="00812FF2" w:rsidRDefault="00812FF2" w:rsidP="003C4FE5">
      <w:pPr>
        <w:ind w:left="851"/>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No se cuenta con </w:t>
      </w:r>
      <w:r>
        <w:rPr>
          <w:rFonts w:ascii="Times New Roman" w:hAnsi="Times New Roman" w:cs="Times New Roman"/>
          <w:sz w:val="24"/>
          <w:szCs w:val="24"/>
          <w:lang w:val="es-GT"/>
        </w:rPr>
        <w:t xml:space="preserve">un software de inventario </w:t>
      </w:r>
      <w:r w:rsidRPr="004F18A3">
        <w:rPr>
          <w:rFonts w:ascii="Times New Roman" w:hAnsi="Times New Roman" w:cs="Times New Roman"/>
          <w:sz w:val="24"/>
          <w:szCs w:val="24"/>
          <w:lang w:val="es-GT"/>
        </w:rPr>
        <w:t xml:space="preserve">que </w:t>
      </w:r>
      <w:r>
        <w:rPr>
          <w:rFonts w:ascii="Times New Roman" w:hAnsi="Times New Roman" w:cs="Times New Roman"/>
          <w:sz w:val="24"/>
          <w:szCs w:val="24"/>
          <w:lang w:val="es-GT"/>
        </w:rPr>
        <w:t>unifique</w:t>
      </w:r>
      <w:r w:rsidRPr="004F18A3">
        <w:rPr>
          <w:rFonts w:ascii="Times New Roman" w:hAnsi="Times New Roman" w:cs="Times New Roman"/>
          <w:sz w:val="24"/>
          <w:szCs w:val="24"/>
          <w:lang w:val="es-GT"/>
        </w:rPr>
        <w:t xml:space="preserve"> la información y permita </w:t>
      </w:r>
      <w:r>
        <w:rPr>
          <w:rFonts w:ascii="Times New Roman" w:hAnsi="Times New Roman" w:cs="Times New Roman"/>
          <w:sz w:val="24"/>
          <w:szCs w:val="24"/>
          <w:lang w:val="es-GT"/>
        </w:rPr>
        <w:t xml:space="preserve">el </w:t>
      </w:r>
      <w:r w:rsidRPr="004F18A3">
        <w:rPr>
          <w:rFonts w:ascii="Times New Roman" w:hAnsi="Times New Roman" w:cs="Times New Roman"/>
          <w:sz w:val="24"/>
          <w:szCs w:val="24"/>
          <w:lang w:val="es-GT"/>
        </w:rPr>
        <w:t xml:space="preserve">jerarquizar </w:t>
      </w:r>
      <w:r>
        <w:rPr>
          <w:rFonts w:ascii="Times New Roman" w:hAnsi="Times New Roman" w:cs="Times New Roman"/>
          <w:sz w:val="24"/>
          <w:szCs w:val="24"/>
          <w:lang w:val="es-GT"/>
        </w:rPr>
        <w:t xml:space="preserve">los </w:t>
      </w:r>
      <w:r w:rsidRPr="004F18A3">
        <w:rPr>
          <w:rFonts w:ascii="Times New Roman" w:hAnsi="Times New Roman" w:cs="Times New Roman"/>
          <w:sz w:val="24"/>
          <w:szCs w:val="24"/>
          <w:lang w:val="es-GT"/>
        </w:rPr>
        <w:t>nivel</w:t>
      </w:r>
      <w:r>
        <w:rPr>
          <w:rFonts w:ascii="Times New Roman" w:hAnsi="Times New Roman" w:cs="Times New Roman"/>
          <w:sz w:val="24"/>
          <w:szCs w:val="24"/>
          <w:lang w:val="es-GT"/>
        </w:rPr>
        <w:t>es</w:t>
      </w:r>
      <w:r w:rsidRPr="004F18A3">
        <w:rPr>
          <w:rFonts w:ascii="Times New Roman" w:hAnsi="Times New Roman" w:cs="Times New Roman"/>
          <w:sz w:val="24"/>
          <w:szCs w:val="24"/>
          <w:lang w:val="es-GT"/>
        </w:rPr>
        <w:t xml:space="preserve"> de </w:t>
      </w:r>
      <w:r>
        <w:rPr>
          <w:rFonts w:ascii="Times New Roman" w:hAnsi="Times New Roman" w:cs="Times New Roman"/>
          <w:sz w:val="24"/>
          <w:szCs w:val="24"/>
          <w:lang w:val="es-GT"/>
        </w:rPr>
        <w:t>acceso a los datos correspondientes al área de trabajo</w:t>
      </w:r>
      <w:r w:rsidR="003C4FE5">
        <w:rPr>
          <w:rFonts w:ascii="Times New Roman" w:hAnsi="Times New Roman" w:cs="Times New Roman"/>
          <w:sz w:val="24"/>
          <w:szCs w:val="24"/>
          <w:lang w:val="es-GT"/>
        </w:rPr>
        <w:t>.</w:t>
      </w:r>
    </w:p>
    <w:p w14:paraId="757AB400" w14:textId="00279B73" w:rsidR="00812FF2" w:rsidRPr="00657E1E" w:rsidRDefault="00812FF2" w:rsidP="00266785">
      <w:pPr>
        <w:ind w:left="709"/>
        <w:rPr>
          <w:rFonts w:ascii="Times New Roman" w:hAnsi="Times New Roman" w:cs="Times New Roman"/>
          <w:sz w:val="24"/>
          <w:szCs w:val="24"/>
          <w:lang w:val="es-GT"/>
        </w:rPr>
      </w:pPr>
      <w:r w:rsidRPr="00DD36D2">
        <w:rPr>
          <w:rFonts w:ascii="Times New Roman" w:hAnsi="Times New Roman" w:cs="Times New Roman"/>
          <w:sz w:val="24"/>
          <w:szCs w:val="24"/>
          <w:lang w:val="es-GT"/>
        </w:rPr>
        <w:t>Las situaciones expuestas anteriormente repercuten de forma direct</w:t>
      </w:r>
      <w:r>
        <w:rPr>
          <w:rFonts w:ascii="Times New Roman" w:hAnsi="Times New Roman" w:cs="Times New Roman"/>
          <w:sz w:val="24"/>
          <w:szCs w:val="24"/>
          <w:lang w:val="es-GT"/>
        </w:rPr>
        <w:t xml:space="preserve">a y significativa en la inversión de períodos de tiempo </w:t>
      </w:r>
      <w:r w:rsidR="00471A63">
        <w:rPr>
          <w:rFonts w:ascii="Times New Roman" w:hAnsi="Times New Roman" w:cs="Times New Roman"/>
          <w:sz w:val="24"/>
          <w:szCs w:val="24"/>
          <w:lang w:val="es-GT"/>
        </w:rPr>
        <w:t>extensos</w:t>
      </w:r>
      <w:r>
        <w:rPr>
          <w:rFonts w:ascii="Times New Roman" w:hAnsi="Times New Roman" w:cs="Times New Roman"/>
          <w:sz w:val="24"/>
          <w:szCs w:val="24"/>
          <w:lang w:val="es-GT"/>
        </w:rPr>
        <w:t xml:space="preserve"> del personal en la elaboración de informes y las diversas tareas en la subsección de almacén, los datos que se darán a conocer, son pertenecientes a una entrevista (ver apéndice A) hecha al principal responsable del área que es objeto de estudio, a fin de conocer sus principales atribuciones se presenta la siguiente tabla:</w:t>
      </w:r>
    </w:p>
    <w:tbl>
      <w:tblPr>
        <w:tblStyle w:val="Tabladelista6concolores"/>
        <w:tblpPr w:leftFromText="141" w:rightFromText="141" w:vertAnchor="text" w:horzAnchor="margin" w:tblpY="884"/>
        <w:tblW w:w="8879" w:type="dxa"/>
        <w:tblLook w:val="04A0" w:firstRow="1" w:lastRow="0" w:firstColumn="1" w:lastColumn="0" w:noHBand="0" w:noVBand="1"/>
      </w:tblPr>
      <w:tblGrid>
        <w:gridCol w:w="4439"/>
        <w:gridCol w:w="4440"/>
      </w:tblGrid>
      <w:tr w:rsidR="00812FF2" w14:paraId="0A9BB0E5" w14:textId="77777777" w:rsidTr="006F383E">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000000" w:themeColor="text1"/>
            </w:tcBorders>
            <w:shd w:val="clear" w:color="auto" w:fill="auto"/>
          </w:tcPr>
          <w:p w14:paraId="7F585703" w14:textId="77777777" w:rsidR="00812FF2" w:rsidRPr="00B90EB9" w:rsidRDefault="00812FF2" w:rsidP="006F383E">
            <w:pPr>
              <w:jc w:val="center"/>
              <w:rPr>
                <w:rFonts w:ascii="Times New Roman" w:hAnsi="Times New Roman" w:cs="Times New Roman"/>
                <w:sz w:val="24"/>
                <w:szCs w:val="24"/>
              </w:rPr>
            </w:pPr>
            <w:r w:rsidRPr="00B90EB9">
              <w:rPr>
                <w:rFonts w:ascii="Times New Roman" w:hAnsi="Times New Roman" w:cs="Times New Roman"/>
                <w:sz w:val="24"/>
                <w:szCs w:val="24"/>
              </w:rPr>
              <w:lastRenderedPageBreak/>
              <w:t>Actividad</w:t>
            </w:r>
          </w:p>
        </w:tc>
        <w:tc>
          <w:tcPr>
            <w:tcW w:w="4440" w:type="dxa"/>
            <w:tcBorders>
              <w:top w:val="single" w:sz="4" w:space="0" w:color="000000" w:themeColor="text1"/>
            </w:tcBorders>
            <w:shd w:val="clear" w:color="auto" w:fill="auto"/>
          </w:tcPr>
          <w:p w14:paraId="7B0F0765" w14:textId="77777777" w:rsidR="00812FF2" w:rsidRPr="00B90EB9" w:rsidRDefault="00812FF2" w:rsidP="006F38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EB9">
              <w:rPr>
                <w:rFonts w:ascii="Times New Roman" w:hAnsi="Times New Roman" w:cs="Times New Roman"/>
                <w:sz w:val="24"/>
                <w:szCs w:val="24"/>
              </w:rPr>
              <w:t>Cantidad de tiempo que se invierte (minutos).</w:t>
            </w:r>
          </w:p>
        </w:tc>
      </w:tr>
      <w:tr w:rsidR="00812FF2" w14:paraId="2D047B13"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1DDF6C5" w14:textId="77777777" w:rsidR="00812FF2" w:rsidRPr="00B90EB9" w:rsidRDefault="00812FF2" w:rsidP="006F383E">
            <w:pPr>
              <w:rPr>
                <w:rFonts w:ascii="Times New Roman" w:hAnsi="Times New Roman" w:cs="Times New Roman"/>
                <w:b w:val="0"/>
                <w:bCs w:val="0"/>
                <w:sz w:val="24"/>
                <w:szCs w:val="24"/>
              </w:rPr>
            </w:pPr>
          </w:p>
        </w:tc>
        <w:tc>
          <w:tcPr>
            <w:tcW w:w="4440" w:type="dxa"/>
            <w:shd w:val="clear" w:color="auto" w:fill="auto"/>
          </w:tcPr>
          <w:p w14:paraId="0B50922D"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12FF2" w14:paraId="09EE5CB2" w14:textId="77777777" w:rsidTr="006F383E">
        <w:trPr>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FF2609F" w14:textId="77777777" w:rsidR="00812FF2"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Elaboración de solicitudes de compra</w:t>
            </w:r>
          </w:p>
        </w:tc>
        <w:tc>
          <w:tcPr>
            <w:tcW w:w="4440" w:type="dxa"/>
            <w:shd w:val="clear" w:color="auto" w:fill="auto"/>
          </w:tcPr>
          <w:p w14:paraId="307169A3"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a 120 minutos.</w:t>
            </w:r>
          </w:p>
        </w:tc>
      </w:tr>
      <w:tr w:rsidR="00812FF2" w14:paraId="5FAE0E4E"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866E146" w14:textId="77777777" w:rsidR="00812FF2" w:rsidRPr="00B90EB9"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Recepción de productos</w:t>
            </w:r>
          </w:p>
        </w:tc>
        <w:tc>
          <w:tcPr>
            <w:tcW w:w="4440" w:type="dxa"/>
            <w:shd w:val="clear" w:color="auto" w:fill="auto"/>
          </w:tcPr>
          <w:p w14:paraId="3DDCEE48"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r w:rsidRPr="00B90EB9">
              <w:rPr>
                <w:rFonts w:ascii="Times New Roman" w:hAnsi="Times New Roman" w:cs="Times New Roman"/>
                <w:sz w:val="24"/>
                <w:szCs w:val="24"/>
              </w:rPr>
              <w:t xml:space="preserve"> a </w:t>
            </w:r>
            <w:r>
              <w:rPr>
                <w:rFonts w:ascii="Times New Roman" w:hAnsi="Times New Roman" w:cs="Times New Roman"/>
                <w:sz w:val="24"/>
                <w:szCs w:val="24"/>
              </w:rPr>
              <w:t xml:space="preserve">80 </w:t>
            </w:r>
            <w:r w:rsidRPr="00B90EB9">
              <w:rPr>
                <w:rFonts w:ascii="Times New Roman" w:hAnsi="Times New Roman" w:cs="Times New Roman"/>
                <w:sz w:val="24"/>
                <w:szCs w:val="24"/>
              </w:rPr>
              <w:t>minutos.</w:t>
            </w:r>
          </w:p>
        </w:tc>
      </w:tr>
      <w:tr w:rsidR="00812FF2" w14:paraId="178F15F4"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367B17C" w14:textId="77777777" w:rsidR="00812FF2" w:rsidRDefault="00812FF2" w:rsidP="006F383E">
            <w:pPr>
              <w:rPr>
                <w:rFonts w:ascii="Times New Roman" w:hAnsi="Times New Roman" w:cs="Times New Roman"/>
                <w:b w:val="0"/>
                <w:bCs w:val="0"/>
                <w:sz w:val="24"/>
                <w:szCs w:val="24"/>
              </w:rPr>
            </w:pPr>
          </w:p>
        </w:tc>
        <w:tc>
          <w:tcPr>
            <w:tcW w:w="4440" w:type="dxa"/>
            <w:shd w:val="clear" w:color="auto" w:fill="auto"/>
          </w:tcPr>
          <w:p w14:paraId="2C10B226"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2DC8AA0E"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749E351" w14:textId="77777777" w:rsidR="00812FF2" w:rsidRPr="00B90EB9"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Registro del ingreso de Productos al libro de marras</w:t>
            </w:r>
          </w:p>
        </w:tc>
        <w:tc>
          <w:tcPr>
            <w:tcW w:w="4440" w:type="dxa"/>
            <w:shd w:val="clear" w:color="auto" w:fill="auto"/>
          </w:tcPr>
          <w:p w14:paraId="18A284AD"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a 45 minutos.</w:t>
            </w:r>
          </w:p>
        </w:tc>
      </w:tr>
      <w:tr w:rsidR="00812FF2" w14:paraId="4FD4D406"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630A053" w14:textId="77777777" w:rsidR="00812FF2" w:rsidRDefault="00812FF2" w:rsidP="006F383E">
            <w:pPr>
              <w:rPr>
                <w:rFonts w:ascii="Times New Roman" w:hAnsi="Times New Roman" w:cs="Times New Roman"/>
                <w:b w:val="0"/>
                <w:bCs w:val="0"/>
                <w:sz w:val="24"/>
                <w:szCs w:val="24"/>
              </w:rPr>
            </w:pPr>
          </w:p>
        </w:tc>
        <w:tc>
          <w:tcPr>
            <w:tcW w:w="4440" w:type="dxa"/>
            <w:shd w:val="clear" w:color="auto" w:fill="auto"/>
          </w:tcPr>
          <w:p w14:paraId="12833D56"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3D8DA125"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2D6C478" w14:textId="77777777" w:rsidR="00812FF2"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ingreso de los productos en la hoja de cálculo</w:t>
            </w:r>
          </w:p>
        </w:tc>
        <w:tc>
          <w:tcPr>
            <w:tcW w:w="4440" w:type="dxa"/>
            <w:shd w:val="clear" w:color="auto" w:fill="auto"/>
          </w:tcPr>
          <w:p w14:paraId="743C04B6" w14:textId="77777777" w:rsidR="00812FF2"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a 45 minutos.</w:t>
            </w:r>
          </w:p>
        </w:tc>
      </w:tr>
      <w:tr w:rsidR="00812FF2" w14:paraId="4735151D"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7D6BD8FC" w14:textId="77777777" w:rsidR="00812FF2" w:rsidRDefault="00812FF2" w:rsidP="006F383E">
            <w:pPr>
              <w:rPr>
                <w:rFonts w:ascii="Times New Roman" w:hAnsi="Times New Roman" w:cs="Times New Roman"/>
                <w:b w:val="0"/>
                <w:bCs w:val="0"/>
                <w:sz w:val="24"/>
                <w:szCs w:val="24"/>
              </w:rPr>
            </w:pPr>
          </w:p>
        </w:tc>
        <w:tc>
          <w:tcPr>
            <w:tcW w:w="4440" w:type="dxa"/>
            <w:shd w:val="clear" w:color="auto" w:fill="auto"/>
          </w:tcPr>
          <w:p w14:paraId="2D7045DE"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3E6989AB" w14:textId="77777777" w:rsidTr="006F383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5A77CD9A" w14:textId="77777777" w:rsidR="00812FF2" w:rsidRPr="00B90EB9"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Entrega de productos al personal y área que los requieran</w:t>
            </w:r>
          </w:p>
        </w:tc>
        <w:tc>
          <w:tcPr>
            <w:tcW w:w="4440" w:type="dxa"/>
            <w:shd w:val="clear" w:color="auto" w:fill="auto"/>
          </w:tcPr>
          <w:p w14:paraId="41178581"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a 15 minutos.</w:t>
            </w:r>
          </w:p>
        </w:tc>
      </w:tr>
      <w:tr w:rsidR="00812FF2" w14:paraId="6203053B"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71D33CDC" w14:textId="77777777" w:rsidR="00812FF2" w:rsidRDefault="00812FF2" w:rsidP="006F383E">
            <w:pPr>
              <w:rPr>
                <w:rFonts w:ascii="Times New Roman" w:hAnsi="Times New Roman" w:cs="Times New Roman"/>
                <w:b w:val="0"/>
                <w:bCs w:val="0"/>
                <w:sz w:val="24"/>
                <w:szCs w:val="24"/>
              </w:rPr>
            </w:pPr>
          </w:p>
        </w:tc>
        <w:tc>
          <w:tcPr>
            <w:tcW w:w="4440" w:type="dxa"/>
            <w:shd w:val="clear" w:color="auto" w:fill="auto"/>
          </w:tcPr>
          <w:p w14:paraId="4FD2B8A9"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3CC735C6" w14:textId="77777777" w:rsidTr="006F383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28ECA078" w14:textId="77777777" w:rsidR="00812FF2"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Registro de los datos de egreso de productos al libro de marras</w:t>
            </w:r>
          </w:p>
        </w:tc>
        <w:tc>
          <w:tcPr>
            <w:tcW w:w="4440" w:type="dxa"/>
            <w:shd w:val="clear" w:color="auto" w:fill="auto"/>
          </w:tcPr>
          <w:p w14:paraId="18D4F4FC" w14:textId="77777777" w:rsidR="00812FF2"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a 20 minutos.</w:t>
            </w:r>
          </w:p>
        </w:tc>
      </w:tr>
      <w:tr w:rsidR="00812FF2" w14:paraId="3A8B4B1B"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166B8AF" w14:textId="77777777" w:rsidR="00812FF2" w:rsidRDefault="00812FF2" w:rsidP="006F383E">
            <w:pPr>
              <w:rPr>
                <w:rFonts w:ascii="Times New Roman" w:hAnsi="Times New Roman" w:cs="Times New Roman"/>
                <w:b w:val="0"/>
                <w:bCs w:val="0"/>
                <w:sz w:val="24"/>
                <w:szCs w:val="24"/>
              </w:rPr>
            </w:pPr>
          </w:p>
        </w:tc>
        <w:tc>
          <w:tcPr>
            <w:tcW w:w="4440" w:type="dxa"/>
            <w:shd w:val="clear" w:color="auto" w:fill="auto"/>
          </w:tcPr>
          <w:p w14:paraId="1CC7DD8E"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574782F9" w14:textId="77777777" w:rsidTr="006F383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CCD1F55" w14:textId="77777777" w:rsidR="00812FF2"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egreso de los productos en la hoja de cálculo</w:t>
            </w:r>
          </w:p>
        </w:tc>
        <w:tc>
          <w:tcPr>
            <w:tcW w:w="4440" w:type="dxa"/>
            <w:shd w:val="clear" w:color="auto" w:fill="auto"/>
          </w:tcPr>
          <w:p w14:paraId="3437AF29" w14:textId="77777777" w:rsidR="00812FF2"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a 40 minutos.</w:t>
            </w:r>
          </w:p>
        </w:tc>
      </w:tr>
      <w:tr w:rsidR="00812FF2" w14:paraId="58A83C53"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D786472" w14:textId="77777777" w:rsidR="00812FF2" w:rsidRDefault="00812FF2" w:rsidP="006F383E">
            <w:pPr>
              <w:rPr>
                <w:rFonts w:ascii="Times New Roman" w:hAnsi="Times New Roman" w:cs="Times New Roman"/>
                <w:b w:val="0"/>
                <w:bCs w:val="0"/>
                <w:sz w:val="24"/>
                <w:szCs w:val="24"/>
              </w:rPr>
            </w:pPr>
          </w:p>
        </w:tc>
        <w:tc>
          <w:tcPr>
            <w:tcW w:w="4440" w:type="dxa"/>
            <w:shd w:val="clear" w:color="auto" w:fill="auto"/>
          </w:tcPr>
          <w:p w14:paraId="3EB24906" w14:textId="77777777" w:rsidR="00812FF2"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27ED252E"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91F317D" w14:textId="77777777" w:rsidR="00812FF2" w:rsidRPr="00B90EB9"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Devolución de productos defectuosos a la </w:t>
            </w:r>
            <w:r w:rsidRPr="00F8488E">
              <w:rPr>
                <w:rFonts w:ascii="Times New Roman" w:hAnsi="Times New Roman" w:cs="Times New Roman"/>
                <w:b w:val="0"/>
                <w:bCs w:val="0"/>
                <w:sz w:val="24"/>
                <w:szCs w:val="24"/>
                <w:lang w:val="es-GT"/>
              </w:rPr>
              <w:t>a la Sección de Almacén y Suministros del Departamento Administrativo Financiero</w:t>
            </w:r>
          </w:p>
        </w:tc>
        <w:tc>
          <w:tcPr>
            <w:tcW w:w="4440" w:type="dxa"/>
            <w:shd w:val="clear" w:color="auto" w:fill="auto"/>
          </w:tcPr>
          <w:p w14:paraId="4CBA737B"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a 30 minutos.</w:t>
            </w:r>
          </w:p>
        </w:tc>
      </w:tr>
      <w:tr w:rsidR="00812FF2" w14:paraId="1E87C3D2"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FB813FA" w14:textId="77777777" w:rsidR="00812FF2" w:rsidRPr="00B90EB9" w:rsidRDefault="00812FF2" w:rsidP="006F383E">
            <w:pPr>
              <w:rPr>
                <w:rFonts w:ascii="Times New Roman" w:hAnsi="Times New Roman" w:cs="Times New Roman"/>
                <w:b w:val="0"/>
                <w:bCs w:val="0"/>
                <w:sz w:val="24"/>
                <w:szCs w:val="24"/>
              </w:rPr>
            </w:pPr>
          </w:p>
        </w:tc>
        <w:tc>
          <w:tcPr>
            <w:tcW w:w="4440" w:type="dxa"/>
            <w:shd w:val="clear" w:color="auto" w:fill="auto"/>
          </w:tcPr>
          <w:p w14:paraId="63E3357C" w14:textId="77777777" w:rsidR="00812FF2" w:rsidRPr="00B90EB9"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79A158F7"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597006BC" w14:textId="77777777" w:rsidR="00812FF2" w:rsidRPr="002C2B10"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Verificación del stock de los productos</w:t>
            </w:r>
          </w:p>
        </w:tc>
        <w:tc>
          <w:tcPr>
            <w:tcW w:w="4440" w:type="dxa"/>
            <w:shd w:val="clear" w:color="auto" w:fill="auto"/>
          </w:tcPr>
          <w:p w14:paraId="39BF4405"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a 45 minutos.</w:t>
            </w:r>
          </w:p>
        </w:tc>
      </w:tr>
      <w:tr w:rsidR="00812FF2" w14:paraId="0E7D2E60" w14:textId="77777777" w:rsidTr="006F383E">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DDF042D" w14:textId="77777777" w:rsidR="00812FF2" w:rsidRPr="00B90EB9" w:rsidRDefault="00812FF2" w:rsidP="006F383E">
            <w:pPr>
              <w:rPr>
                <w:rFonts w:ascii="Times New Roman" w:hAnsi="Times New Roman" w:cs="Times New Roman"/>
                <w:b w:val="0"/>
                <w:bCs w:val="0"/>
                <w:sz w:val="24"/>
                <w:szCs w:val="24"/>
              </w:rPr>
            </w:pPr>
          </w:p>
        </w:tc>
        <w:tc>
          <w:tcPr>
            <w:tcW w:w="4440" w:type="dxa"/>
            <w:shd w:val="clear" w:color="auto" w:fill="auto"/>
          </w:tcPr>
          <w:p w14:paraId="2FB00359" w14:textId="77777777" w:rsidR="00812FF2" w:rsidRPr="00B90EB9"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73D24C7E"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7368BF76" w14:textId="77777777" w:rsidR="00812FF2" w:rsidRPr="002C2B10" w:rsidRDefault="00812FF2" w:rsidP="006F383E">
            <w:pPr>
              <w:rPr>
                <w:rFonts w:ascii="Times New Roman" w:hAnsi="Times New Roman" w:cs="Times New Roman"/>
                <w:b w:val="0"/>
                <w:bCs w:val="0"/>
                <w:sz w:val="24"/>
                <w:szCs w:val="24"/>
              </w:rPr>
            </w:pPr>
            <w:r>
              <w:rPr>
                <w:rFonts w:ascii="Times New Roman" w:hAnsi="Times New Roman" w:cs="Times New Roman"/>
                <w:b w:val="0"/>
                <w:bCs w:val="0"/>
                <w:sz w:val="24"/>
                <w:szCs w:val="24"/>
              </w:rPr>
              <w:t>Elaboración de informes para la Jefatura de Medicina Forense Metropolitana</w:t>
            </w:r>
          </w:p>
        </w:tc>
        <w:tc>
          <w:tcPr>
            <w:tcW w:w="4440" w:type="dxa"/>
            <w:shd w:val="clear" w:color="auto" w:fill="auto"/>
          </w:tcPr>
          <w:p w14:paraId="1486009D"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 a 240 minutos.</w:t>
            </w:r>
          </w:p>
        </w:tc>
      </w:tr>
      <w:tr w:rsidR="00812FF2" w14:paraId="4C88A890" w14:textId="77777777" w:rsidTr="006F383E">
        <w:trPr>
          <w:trHeight w:val="239"/>
        </w:trPr>
        <w:tc>
          <w:tcPr>
            <w:cnfStyle w:val="001000000000" w:firstRow="0" w:lastRow="0" w:firstColumn="1" w:lastColumn="0" w:oddVBand="0" w:evenVBand="0" w:oddHBand="0" w:evenHBand="0" w:firstRowFirstColumn="0" w:firstRowLastColumn="0" w:lastRowFirstColumn="0" w:lastRowLastColumn="0"/>
            <w:tcW w:w="4439" w:type="dxa"/>
            <w:tcBorders>
              <w:bottom w:val="single" w:sz="4" w:space="0" w:color="000000" w:themeColor="text1"/>
            </w:tcBorders>
            <w:shd w:val="clear" w:color="auto" w:fill="auto"/>
          </w:tcPr>
          <w:p w14:paraId="65CD6639" w14:textId="77777777" w:rsidR="00812FF2" w:rsidRPr="00B90EB9" w:rsidRDefault="00812FF2" w:rsidP="006F383E">
            <w:pPr>
              <w:rPr>
                <w:rFonts w:ascii="Times New Roman" w:hAnsi="Times New Roman" w:cs="Times New Roman"/>
                <w:sz w:val="24"/>
                <w:szCs w:val="24"/>
              </w:rPr>
            </w:pPr>
          </w:p>
        </w:tc>
        <w:tc>
          <w:tcPr>
            <w:tcW w:w="4440" w:type="dxa"/>
            <w:tcBorders>
              <w:bottom w:val="single" w:sz="4" w:space="0" w:color="000000" w:themeColor="text1"/>
            </w:tcBorders>
            <w:shd w:val="clear" w:color="auto" w:fill="auto"/>
          </w:tcPr>
          <w:p w14:paraId="13D77AA4" w14:textId="77777777" w:rsidR="00812FF2" w:rsidRPr="00B90EB9" w:rsidRDefault="00812FF2" w:rsidP="006F383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2FF2" w14:paraId="05AA02DA" w14:textId="77777777" w:rsidTr="006F383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000000" w:themeColor="text1"/>
              <w:bottom w:val="nil"/>
            </w:tcBorders>
            <w:shd w:val="clear" w:color="auto" w:fill="auto"/>
          </w:tcPr>
          <w:p w14:paraId="31B784FD" w14:textId="77777777" w:rsidR="00812FF2" w:rsidRPr="00B90EB9" w:rsidRDefault="00812FF2" w:rsidP="006F383E">
            <w:pPr>
              <w:rPr>
                <w:rFonts w:ascii="Times New Roman" w:hAnsi="Times New Roman" w:cs="Times New Roman"/>
                <w:b w:val="0"/>
                <w:bCs w:val="0"/>
                <w:sz w:val="24"/>
                <w:szCs w:val="24"/>
              </w:rPr>
            </w:pPr>
          </w:p>
        </w:tc>
        <w:tc>
          <w:tcPr>
            <w:tcW w:w="4440" w:type="dxa"/>
            <w:tcBorders>
              <w:top w:val="single" w:sz="4" w:space="0" w:color="000000" w:themeColor="text1"/>
              <w:bottom w:val="nil"/>
            </w:tcBorders>
            <w:shd w:val="clear" w:color="auto" w:fill="auto"/>
          </w:tcPr>
          <w:p w14:paraId="6875AE3B" w14:textId="77777777" w:rsidR="00812FF2" w:rsidRPr="00B90EB9" w:rsidRDefault="00812FF2" w:rsidP="006F383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BB64F8B" w14:textId="2CEFB4CA" w:rsidR="0048478B" w:rsidRPr="0048478B" w:rsidRDefault="0048478B" w:rsidP="00266785">
      <w:pPr>
        <w:pStyle w:val="Descripcin"/>
        <w:keepNext/>
        <w:ind w:left="709"/>
        <w:rPr>
          <w:rFonts w:ascii="Times New Roman" w:hAnsi="Times New Roman" w:cs="Times New Roman"/>
          <w:b/>
          <w:bCs/>
          <w:sz w:val="20"/>
          <w:szCs w:val="20"/>
        </w:rPr>
      </w:pPr>
      <w:bookmarkStart w:id="99" w:name="_Toc40909827"/>
      <w:r w:rsidRPr="0048478B">
        <w:rPr>
          <w:rFonts w:ascii="Times New Roman" w:hAnsi="Times New Roman" w:cs="Times New Roman"/>
          <w:b/>
          <w:bCs/>
          <w:color w:val="auto"/>
          <w:sz w:val="20"/>
          <w:szCs w:val="20"/>
        </w:rPr>
        <w:t xml:space="preserve">Tabla </w:t>
      </w:r>
      <w:r w:rsidRPr="0048478B">
        <w:rPr>
          <w:rFonts w:ascii="Times New Roman" w:hAnsi="Times New Roman" w:cs="Times New Roman"/>
          <w:b/>
          <w:bCs/>
          <w:color w:val="auto"/>
          <w:sz w:val="20"/>
          <w:szCs w:val="20"/>
        </w:rPr>
        <w:fldChar w:fldCharType="begin"/>
      </w:r>
      <w:r w:rsidRPr="0048478B">
        <w:rPr>
          <w:rFonts w:ascii="Times New Roman" w:hAnsi="Times New Roman" w:cs="Times New Roman"/>
          <w:b/>
          <w:bCs/>
          <w:color w:val="auto"/>
          <w:sz w:val="20"/>
          <w:szCs w:val="20"/>
        </w:rPr>
        <w:instrText xml:space="preserve"> SEQ Tabla \* ARABIC </w:instrText>
      </w:r>
      <w:r w:rsidRPr="0048478B">
        <w:rPr>
          <w:rFonts w:ascii="Times New Roman" w:hAnsi="Times New Roman" w:cs="Times New Roman"/>
          <w:b/>
          <w:bCs/>
          <w:color w:val="auto"/>
          <w:sz w:val="20"/>
          <w:szCs w:val="20"/>
        </w:rPr>
        <w:fldChar w:fldCharType="separate"/>
      </w:r>
      <w:r w:rsidR="005B1BDE">
        <w:rPr>
          <w:rFonts w:ascii="Times New Roman" w:hAnsi="Times New Roman" w:cs="Times New Roman"/>
          <w:b/>
          <w:bCs/>
          <w:noProof/>
          <w:color w:val="auto"/>
          <w:sz w:val="20"/>
          <w:szCs w:val="20"/>
        </w:rPr>
        <w:t>1</w:t>
      </w:r>
      <w:r w:rsidRPr="0048478B">
        <w:rPr>
          <w:rFonts w:ascii="Times New Roman" w:hAnsi="Times New Roman" w:cs="Times New Roman"/>
          <w:b/>
          <w:bCs/>
          <w:color w:val="auto"/>
          <w:sz w:val="20"/>
          <w:szCs w:val="20"/>
        </w:rPr>
        <w:fldChar w:fldCharType="end"/>
      </w:r>
      <w:r w:rsidRPr="0048478B">
        <w:rPr>
          <w:rFonts w:ascii="Times New Roman" w:hAnsi="Times New Roman" w:cs="Times New Roman"/>
          <w:b/>
          <w:bCs/>
          <w:color w:val="auto"/>
          <w:sz w:val="20"/>
          <w:szCs w:val="20"/>
        </w:rPr>
        <w:t xml:space="preserve">. </w:t>
      </w:r>
      <w:commentRangeStart w:id="100"/>
      <w:r w:rsidRPr="0048478B">
        <w:rPr>
          <w:rFonts w:ascii="Times New Roman" w:hAnsi="Times New Roman" w:cs="Times New Roman"/>
          <w:b/>
          <w:bCs/>
          <w:color w:val="auto"/>
          <w:sz w:val="20"/>
          <w:szCs w:val="20"/>
        </w:rPr>
        <w:t>Principales Atribuciones del colaborador en la subsección de almacén y el tiempo que emplea en su realización</w:t>
      </w:r>
      <w:commentRangeEnd w:id="100"/>
      <w:r w:rsidR="00E24507">
        <w:rPr>
          <w:rStyle w:val="Refdecomentario"/>
          <w:i w:val="0"/>
          <w:iCs w:val="0"/>
          <w:color w:val="auto"/>
        </w:rPr>
        <w:commentReference w:id="100"/>
      </w:r>
      <w:r w:rsidRPr="0048478B">
        <w:rPr>
          <w:rFonts w:ascii="Times New Roman" w:hAnsi="Times New Roman" w:cs="Times New Roman"/>
          <w:b/>
          <w:bCs/>
          <w:sz w:val="20"/>
          <w:szCs w:val="20"/>
        </w:rPr>
        <w:t>.</w:t>
      </w:r>
      <w:bookmarkEnd w:id="99"/>
    </w:p>
    <w:p w14:paraId="286C089A" w14:textId="77777777" w:rsidR="00812FF2" w:rsidRPr="006A3F7B" w:rsidRDefault="00812FF2" w:rsidP="00266785">
      <w:pPr>
        <w:tabs>
          <w:tab w:val="left" w:pos="1276"/>
        </w:tabs>
        <w:spacing w:line="240" w:lineRule="auto"/>
        <w:ind w:left="709"/>
        <w:rPr>
          <w:rFonts w:ascii="Times New Roman" w:hAnsi="Times New Roman" w:cs="Times New Roman"/>
          <w:sz w:val="20"/>
          <w:szCs w:val="20"/>
          <w:lang w:val="es-GT"/>
        </w:rPr>
      </w:pPr>
      <w:r w:rsidRPr="000630D6">
        <w:rPr>
          <w:rFonts w:ascii="Times New Roman" w:hAnsi="Times New Roman" w:cs="Times New Roman"/>
          <w:sz w:val="20"/>
          <w:szCs w:val="20"/>
          <w:lang w:val="es-GT"/>
        </w:rPr>
        <w:t xml:space="preserve">En esta tabla, únicamente se tomaron en cuenta las atribuciones que </w:t>
      </w:r>
      <w:r>
        <w:rPr>
          <w:rFonts w:ascii="Times New Roman" w:hAnsi="Times New Roman" w:cs="Times New Roman"/>
          <w:sz w:val="20"/>
          <w:szCs w:val="20"/>
          <w:lang w:val="es-GT"/>
        </w:rPr>
        <w:t>guardan una</w:t>
      </w:r>
      <w:r w:rsidRPr="000630D6">
        <w:rPr>
          <w:rFonts w:ascii="Times New Roman" w:hAnsi="Times New Roman" w:cs="Times New Roman"/>
          <w:sz w:val="20"/>
          <w:szCs w:val="20"/>
          <w:lang w:val="es-GT"/>
        </w:rPr>
        <w:t xml:space="preserve"> relación</w:t>
      </w:r>
      <w:r>
        <w:rPr>
          <w:rFonts w:ascii="Times New Roman" w:hAnsi="Times New Roman" w:cs="Times New Roman"/>
          <w:sz w:val="20"/>
          <w:szCs w:val="20"/>
          <w:lang w:val="es-GT"/>
        </w:rPr>
        <w:t xml:space="preserve"> directa</w:t>
      </w:r>
      <w:r w:rsidRPr="000630D6">
        <w:rPr>
          <w:rFonts w:ascii="Times New Roman" w:hAnsi="Times New Roman" w:cs="Times New Roman"/>
          <w:sz w:val="20"/>
          <w:szCs w:val="20"/>
          <w:lang w:val="es-GT"/>
        </w:rPr>
        <w:t xml:space="preserve"> con la administración del inventario, pues la persona responsable del mismo posee </w:t>
      </w:r>
      <w:r>
        <w:rPr>
          <w:rFonts w:ascii="Times New Roman" w:hAnsi="Times New Roman" w:cs="Times New Roman"/>
          <w:sz w:val="20"/>
          <w:szCs w:val="20"/>
          <w:lang w:val="es-GT"/>
        </w:rPr>
        <w:t>otras</w:t>
      </w:r>
      <w:r w:rsidRPr="000630D6">
        <w:rPr>
          <w:rFonts w:ascii="Times New Roman" w:hAnsi="Times New Roman" w:cs="Times New Roman"/>
          <w:sz w:val="20"/>
          <w:szCs w:val="20"/>
          <w:lang w:val="es-GT"/>
        </w:rPr>
        <w:t xml:space="preserve"> asignaciones</w:t>
      </w:r>
      <w:r>
        <w:rPr>
          <w:rFonts w:ascii="Times New Roman" w:hAnsi="Times New Roman" w:cs="Times New Roman"/>
          <w:sz w:val="20"/>
          <w:szCs w:val="20"/>
          <w:lang w:val="es-GT"/>
        </w:rPr>
        <w:t xml:space="preserve"> laborales que</w:t>
      </w:r>
      <w:r w:rsidRPr="000630D6">
        <w:rPr>
          <w:rFonts w:ascii="Times New Roman" w:hAnsi="Times New Roman" w:cs="Times New Roman"/>
          <w:sz w:val="20"/>
          <w:szCs w:val="20"/>
          <w:lang w:val="es-GT"/>
        </w:rPr>
        <w:t xml:space="preserve"> no guardan ninguna relación </w:t>
      </w:r>
      <w:r>
        <w:rPr>
          <w:rFonts w:ascii="Times New Roman" w:hAnsi="Times New Roman" w:cs="Times New Roman"/>
          <w:sz w:val="20"/>
          <w:szCs w:val="20"/>
          <w:lang w:val="es-GT"/>
        </w:rPr>
        <w:t>al planteamiento del problema, los intervalos de tiempo están sujetos al volumen de productos que se genera en cada operación.</w:t>
      </w:r>
      <w:r>
        <w:rPr>
          <w:rFonts w:ascii="Times New Roman" w:hAnsi="Times New Roman" w:cs="Times New Roman"/>
          <w:sz w:val="20"/>
          <w:szCs w:val="20"/>
          <w:lang w:val="es-GT"/>
        </w:rPr>
        <w:br w:type="page"/>
      </w:r>
    </w:p>
    <w:p w14:paraId="3F0CE0A3" w14:textId="10A50E62" w:rsidR="00812FF2" w:rsidRPr="003C4FE5" w:rsidRDefault="00812FF2" w:rsidP="003C4FE5">
      <w:pPr>
        <w:pStyle w:val="Ttulo2"/>
      </w:pPr>
      <w:bookmarkStart w:id="101" w:name="_Toc41638698"/>
      <w:r w:rsidRPr="002D4952">
        <w:lastRenderedPageBreak/>
        <w:t>Justificació</w:t>
      </w:r>
      <w:r w:rsidR="003C4FE5">
        <w:t>n</w:t>
      </w:r>
      <w:bookmarkEnd w:id="101"/>
    </w:p>
    <w:p w14:paraId="4CDA91CD" w14:textId="558321F6" w:rsidR="00CA795C" w:rsidRDefault="00812FF2" w:rsidP="00CA795C">
      <w:pPr>
        <w:tabs>
          <w:tab w:val="left" w:pos="851"/>
        </w:tabs>
        <w:ind w:firstLine="709"/>
        <w:rPr>
          <w:rFonts w:ascii="Times New Roman" w:hAnsi="Times New Roman" w:cs="Times New Roman"/>
          <w:sz w:val="24"/>
          <w:szCs w:val="24"/>
          <w:lang w:val="es-GT"/>
        </w:rPr>
      </w:pPr>
      <w:r>
        <w:rPr>
          <w:rFonts w:ascii="Times New Roman" w:hAnsi="Times New Roman" w:cs="Times New Roman"/>
          <w:sz w:val="24"/>
          <w:szCs w:val="24"/>
          <w:lang w:val="es-GT"/>
        </w:rPr>
        <w:t xml:space="preserve">Para desglosar de manera sencilla los distintos factores que amparan la proposición de una solución informática para la gestión del </w:t>
      </w:r>
      <w:commentRangeStart w:id="102"/>
      <w:ins w:id="103" w:author="RENOVATIO" w:date="2020-05-30T10:38:00Z">
        <w:r w:rsidR="00E24507">
          <w:rPr>
            <w:rFonts w:ascii="Times New Roman" w:hAnsi="Times New Roman" w:cs="Times New Roman"/>
            <w:sz w:val="24"/>
            <w:szCs w:val="24"/>
            <w:lang w:val="es-GT"/>
          </w:rPr>
          <w:t>Aprovisionamiento</w:t>
        </w:r>
        <w:commentRangeEnd w:id="102"/>
        <w:r w:rsidR="00E24507">
          <w:rPr>
            <w:rStyle w:val="Refdecomentario"/>
          </w:rPr>
          <w:commentReference w:id="102"/>
        </w:r>
        <w:r w:rsidR="00E24507">
          <w:rPr>
            <w:rFonts w:ascii="Times New Roman" w:hAnsi="Times New Roman" w:cs="Times New Roman"/>
            <w:sz w:val="24"/>
            <w:szCs w:val="24"/>
            <w:lang w:val="es-GT"/>
          </w:rPr>
          <w:t xml:space="preserve"> de </w:t>
        </w:r>
      </w:ins>
      <w:r>
        <w:rPr>
          <w:rFonts w:ascii="Times New Roman" w:hAnsi="Times New Roman" w:cs="Times New Roman"/>
          <w:sz w:val="24"/>
          <w:szCs w:val="24"/>
          <w:lang w:val="es-GT"/>
        </w:rPr>
        <w:t xml:space="preserve">Inventario de los suministros en Tanatología Forense Metropolitana </w:t>
      </w:r>
      <w:r w:rsidR="00B1682B">
        <w:rPr>
          <w:rFonts w:ascii="Times New Roman" w:hAnsi="Times New Roman" w:cs="Times New Roman"/>
          <w:sz w:val="24"/>
          <w:szCs w:val="24"/>
          <w:lang w:val="es-GT"/>
        </w:rPr>
        <w:t>a causa</w:t>
      </w:r>
      <w:r>
        <w:rPr>
          <w:rFonts w:ascii="Times New Roman" w:hAnsi="Times New Roman" w:cs="Times New Roman"/>
          <w:sz w:val="24"/>
          <w:szCs w:val="24"/>
          <w:lang w:val="es-GT"/>
        </w:rPr>
        <w:t xml:space="preserve"> </w:t>
      </w:r>
      <w:r w:rsidR="00B1682B">
        <w:rPr>
          <w:rFonts w:ascii="Times New Roman" w:hAnsi="Times New Roman" w:cs="Times New Roman"/>
          <w:sz w:val="24"/>
          <w:szCs w:val="24"/>
          <w:lang w:val="es-GT"/>
        </w:rPr>
        <w:t>de</w:t>
      </w:r>
      <w:r>
        <w:rPr>
          <w:rFonts w:ascii="Times New Roman" w:hAnsi="Times New Roman" w:cs="Times New Roman"/>
          <w:sz w:val="24"/>
          <w:szCs w:val="24"/>
          <w:lang w:val="es-GT"/>
        </w:rPr>
        <w:t xml:space="preserve"> los principales inconvenientes descritos anteriormente, se fraccionarán en varios puntos, los cuales se listan a continuación:</w:t>
      </w:r>
    </w:p>
    <w:p w14:paraId="2285B6ED" w14:textId="05F74FA2" w:rsidR="00812FF2" w:rsidRDefault="00812FF2" w:rsidP="00CB28E8">
      <w:pPr>
        <w:pStyle w:val="Prrafodelista"/>
        <w:numPr>
          <w:ilvl w:val="0"/>
          <w:numId w:val="16"/>
        </w:numPr>
        <w:ind w:left="1843"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Se carece de un software que permita llevar de forma confidencial, íntegra y estándar, el control de los procesos, tareas u obligaciones asignadas a la persona que se desempeña en la subsección de Almacén de la Unidad de Tanatología Forense Metropolitana; quien cuenta únicamente con herramientas ofimáticas para gestionar sus labores, tal es el caso de las hojas de cálculo, archivos y documentos de texto.</w:t>
      </w:r>
    </w:p>
    <w:p w14:paraId="74ADD36C" w14:textId="626B9C17" w:rsidR="00CA795C" w:rsidRPr="007A2B43" w:rsidDel="00E24507" w:rsidRDefault="00CA795C" w:rsidP="007A2B43">
      <w:pPr>
        <w:spacing w:line="240" w:lineRule="auto"/>
        <w:ind w:left="0" w:firstLine="0"/>
        <w:rPr>
          <w:del w:id="104" w:author="RENOVATIO" w:date="2020-05-30T10:40:00Z"/>
          <w:rFonts w:ascii="Times New Roman" w:hAnsi="Times New Roman" w:cs="Times New Roman"/>
          <w:sz w:val="24"/>
          <w:szCs w:val="24"/>
          <w:lang w:val="es-GT"/>
        </w:rPr>
      </w:pPr>
    </w:p>
    <w:p w14:paraId="4736827C" w14:textId="70D249A3" w:rsidR="00F10AC6" w:rsidRDefault="00812FF2" w:rsidP="00CB28E8">
      <w:pPr>
        <w:pStyle w:val="Prrafodelista"/>
        <w:numPr>
          <w:ilvl w:val="0"/>
          <w:numId w:val="16"/>
        </w:numPr>
        <w:ind w:left="1843"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Migrar hacia un entorno web la administración de los procesos, para la entrega de una solución que sea intuitiva, reutilizable y, sobre todo adaptable para el usuario Final.</w:t>
      </w:r>
    </w:p>
    <w:p w14:paraId="4E5FDAAA" w14:textId="545FEB84" w:rsidR="00F10AC6" w:rsidRPr="00F10AC6" w:rsidDel="00E24507" w:rsidRDefault="00F10AC6" w:rsidP="007A2B43">
      <w:pPr>
        <w:pStyle w:val="Prrafodelista"/>
        <w:spacing w:line="240" w:lineRule="auto"/>
        <w:ind w:left="1418" w:firstLine="0"/>
        <w:rPr>
          <w:del w:id="105" w:author="RENOVATIO" w:date="2020-05-30T10:40:00Z"/>
          <w:rFonts w:ascii="Times New Roman" w:hAnsi="Times New Roman" w:cs="Times New Roman"/>
          <w:sz w:val="24"/>
          <w:szCs w:val="24"/>
          <w:lang w:val="es-GT"/>
        </w:rPr>
      </w:pPr>
    </w:p>
    <w:p w14:paraId="6EA1DD8A" w14:textId="30DF3DEC" w:rsidR="00F10AC6" w:rsidRDefault="00812FF2" w:rsidP="00CB28E8">
      <w:pPr>
        <w:pStyle w:val="Prrafodelista"/>
        <w:numPr>
          <w:ilvl w:val="0"/>
          <w:numId w:val="16"/>
        </w:numPr>
        <w:ind w:left="1843"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Centralizar la información a fin de garantizar su persistencia.</w:t>
      </w:r>
    </w:p>
    <w:p w14:paraId="7F574DD6" w14:textId="5DB3BAEE" w:rsidR="00F10AC6" w:rsidRPr="00F10AC6" w:rsidDel="00E24507" w:rsidRDefault="00F10AC6" w:rsidP="007A2B43">
      <w:pPr>
        <w:spacing w:line="240" w:lineRule="auto"/>
        <w:ind w:left="0" w:firstLine="0"/>
        <w:rPr>
          <w:del w:id="106" w:author="RENOVATIO" w:date="2020-05-30T10:40:00Z"/>
          <w:rFonts w:ascii="Times New Roman" w:hAnsi="Times New Roman" w:cs="Times New Roman"/>
          <w:sz w:val="24"/>
          <w:szCs w:val="24"/>
          <w:lang w:val="es-GT"/>
        </w:rPr>
      </w:pPr>
    </w:p>
    <w:p w14:paraId="48242AB2" w14:textId="77777777" w:rsidR="00812FF2" w:rsidRPr="00CA795C" w:rsidRDefault="00812FF2" w:rsidP="00CB28E8">
      <w:pPr>
        <w:pStyle w:val="Prrafodelista"/>
        <w:numPr>
          <w:ilvl w:val="0"/>
          <w:numId w:val="16"/>
        </w:numPr>
        <w:ind w:left="1843"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No existe un plan de recuperación ante desastres (DRP), por sus siglas en inglés, de la información a manipular o alterar por parte del usuario final.</w:t>
      </w:r>
    </w:p>
    <w:p w14:paraId="2E86DB03" w14:textId="77777777" w:rsidR="00812FF2" w:rsidRPr="00CD4F54"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br w:type="page"/>
      </w:r>
    </w:p>
    <w:p w14:paraId="068CCE98" w14:textId="77777777" w:rsidR="00812FF2" w:rsidRPr="00CA795C" w:rsidRDefault="00812FF2" w:rsidP="00CB28E8">
      <w:pPr>
        <w:pStyle w:val="Prrafodelista"/>
        <w:numPr>
          <w:ilvl w:val="0"/>
          <w:numId w:val="16"/>
        </w:numPr>
        <w:ind w:left="1843" w:hanging="850"/>
        <w:rPr>
          <w:rFonts w:ascii="Times New Roman" w:hAnsi="Times New Roman" w:cs="Times New Roman"/>
          <w:sz w:val="24"/>
          <w:szCs w:val="24"/>
          <w:lang w:val="es-GT"/>
        </w:rPr>
      </w:pPr>
      <w:r w:rsidRPr="00CA795C">
        <w:rPr>
          <w:rFonts w:ascii="Times New Roman" w:hAnsi="Times New Roman" w:cs="Times New Roman"/>
          <w:sz w:val="24"/>
          <w:szCs w:val="24"/>
          <w:lang w:val="es-GT"/>
        </w:rPr>
        <w:lastRenderedPageBreak/>
        <w:t>El proceso de extracción de la información necesaria para la elaboración de reportes resulta ser complejo, pues el responsable de esta actividad necesita hacer un análisis específico de cada requerimiento lo cual genera, un derroche importante de tiempo lo que provoca atrasos en sus demás deberes y asignaciones cotidianas.</w:t>
      </w:r>
    </w:p>
    <w:p w14:paraId="24D9B328" w14:textId="5DFAA3FA" w:rsidR="00812FF2" w:rsidRPr="00657E1E" w:rsidRDefault="00812FF2" w:rsidP="00657E1E">
      <w:pPr>
        <w:tabs>
          <w:tab w:val="left" w:pos="851"/>
        </w:tabs>
        <w:ind w:firstLine="709"/>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Al aunar los puntos anteriores y</w:t>
      </w:r>
      <w:r w:rsidRPr="00A86430">
        <w:rPr>
          <w:rFonts w:ascii="Times New Roman" w:eastAsia="Times New Roman" w:hAnsi="Times New Roman" w:cs="Times New Roman"/>
          <w:color w:val="000000"/>
          <w:sz w:val="24"/>
          <w:szCs w:val="24"/>
          <w:lang w:eastAsia="es-ES"/>
        </w:rPr>
        <w:t xml:space="preserve"> comprender el contexto de la situación en cuanto</w:t>
      </w:r>
      <w:r>
        <w:rPr>
          <w:rFonts w:ascii="Times New Roman" w:eastAsia="Times New Roman" w:hAnsi="Times New Roman" w:cs="Times New Roman"/>
          <w:color w:val="000000"/>
          <w:sz w:val="24"/>
          <w:szCs w:val="24"/>
          <w:lang w:eastAsia="es-ES"/>
        </w:rPr>
        <w:t xml:space="preserve"> a</w:t>
      </w:r>
      <w:r w:rsidRPr="00A86430">
        <w:rPr>
          <w:rFonts w:ascii="Times New Roman" w:eastAsia="Times New Roman" w:hAnsi="Times New Roman" w:cs="Times New Roman"/>
          <w:color w:val="000000"/>
          <w:sz w:val="24"/>
          <w:szCs w:val="24"/>
          <w:lang w:eastAsia="es-ES"/>
        </w:rPr>
        <w:t xml:space="preserve"> la </w:t>
      </w:r>
      <w:r>
        <w:rPr>
          <w:rFonts w:ascii="Times New Roman" w:eastAsia="Times New Roman" w:hAnsi="Times New Roman" w:cs="Times New Roman"/>
          <w:color w:val="000000"/>
          <w:sz w:val="24"/>
          <w:szCs w:val="24"/>
          <w:lang w:eastAsia="es-ES"/>
        </w:rPr>
        <w:t xml:space="preserve">gran </w:t>
      </w:r>
      <w:r w:rsidRPr="00A86430">
        <w:rPr>
          <w:rFonts w:ascii="Times New Roman" w:eastAsia="Times New Roman" w:hAnsi="Times New Roman" w:cs="Times New Roman"/>
          <w:color w:val="000000"/>
          <w:sz w:val="24"/>
          <w:szCs w:val="24"/>
          <w:lang w:eastAsia="es-ES"/>
        </w:rPr>
        <w:t>inversión de tiempo en los procesos que se involucran</w:t>
      </w:r>
      <w:r>
        <w:rPr>
          <w:rFonts w:ascii="Times New Roman" w:eastAsia="Times New Roman" w:hAnsi="Times New Roman" w:cs="Times New Roman"/>
          <w:color w:val="000000"/>
          <w:sz w:val="24"/>
          <w:szCs w:val="24"/>
          <w:lang w:eastAsia="es-ES"/>
        </w:rPr>
        <w:t xml:space="preserve"> en la administración del Inventario</w:t>
      </w:r>
      <w:r w:rsidRPr="00A86430">
        <w:rPr>
          <w:rFonts w:ascii="Times New Roman" w:eastAsia="Times New Roman" w:hAnsi="Times New Roman" w:cs="Times New Roman"/>
          <w:color w:val="000000"/>
          <w:sz w:val="24"/>
          <w:szCs w:val="24"/>
          <w:lang w:eastAsia="es-ES"/>
        </w:rPr>
        <w:t xml:space="preserve">, se retomarán los datos de la tabla 1 del tema anterior y se elaborará una nueva, </w:t>
      </w:r>
      <w:r>
        <w:rPr>
          <w:rFonts w:ascii="Times New Roman" w:eastAsia="Times New Roman" w:hAnsi="Times New Roman" w:cs="Times New Roman"/>
          <w:color w:val="000000"/>
          <w:sz w:val="24"/>
          <w:szCs w:val="24"/>
          <w:lang w:eastAsia="es-ES"/>
        </w:rPr>
        <w:t>respecto</w:t>
      </w:r>
      <w:r w:rsidRPr="00A86430">
        <w:rPr>
          <w:rFonts w:ascii="Times New Roman" w:eastAsia="Times New Roman" w:hAnsi="Times New Roman" w:cs="Times New Roman"/>
          <w:color w:val="000000"/>
          <w:sz w:val="24"/>
          <w:szCs w:val="24"/>
          <w:lang w:eastAsia="es-ES"/>
        </w:rPr>
        <w:t xml:space="preserve"> al </w:t>
      </w:r>
      <w:r w:rsidRPr="00F10AC6">
        <w:rPr>
          <w:rFonts w:ascii="Times New Roman" w:hAnsi="Times New Roman" w:cs="Times New Roman"/>
          <w:sz w:val="24"/>
          <w:szCs w:val="24"/>
          <w:lang w:val="es-GT"/>
        </w:rPr>
        <w:t>lapso</w:t>
      </w:r>
      <w:r w:rsidRPr="00A86430">
        <w:rPr>
          <w:rFonts w:ascii="Times New Roman" w:eastAsia="Times New Roman" w:hAnsi="Times New Roman" w:cs="Times New Roman"/>
          <w:color w:val="000000"/>
          <w:sz w:val="24"/>
          <w:szCs w:val="24"/>
          <w:lang w:eastAsia="es-ES"/>
        </w:rPr>
        <w:t xml:space="preserve"> promedio que se utiliza para suplir cada tarea a cargo del personal de la Subsección de Almacén</w:t>
      </w:r>
      <w:r>
        <w:rPr>
          <w:rFonts w:ascii="Times New Roman" w:eastAsia="Times New Roman" w:hAnsi="Times New Roman" w:cs="Times New Roman"/>
          <w:color w:val="000000"/>
          <w:sz w:val="24"/>
          <w:szCs w:val="24"/>
          <w:lang w:eastAsia="es-ES"/>
        </w:rPr>
        <w:t>; este cálculo se realizará acorde a los intervalos de tiempo de cada asignación.</w:t>
      </w:r>
    </w:p>
    <w:p w14:paraId="1846A2D9" w14:textId="1FE7F654" w:rsidR="00657E1E" w:rsidRPr="00657E1E" w:rsidRDefault="00657E1E" w:rsidP="00657E1E">
      <w:pPr>
        <w:pStyle w:val="Descripcin"/>
        <w:keepNext/>
        <w:rPr>
          <w:rFonts w:ascii="Times New Roman" w:hAnsi="Times New Roman" w:cs="Times New Roman"/>
          <w:b/>
          <w:bCs/>
          <w:i w:val="0"/>
          <w:iCs w:val="0"/>
          <w:color w:val="auto"/>
          <w:sz w:val="20"/>
          <w:szCs w:val="20"/>
        </w:rPr>
      </w:pPr>
      <w:bookmarkStart w:id="107" w:name="_Toc40909828"/>
      <w:r w:rsidRPr="00657E1E">
        <w:rPr>
          <w:rFonts w:ascii="Times New Roman" w:hAnsi="Times New Roman" w:cs="Times New Roman"/>
          <w:b/>
          <w:bCs/>
          <w:i w:val="0"/>
          <w:iCs w:val="0"/>
          <w:color w:val="auto"/>
          <w:sz w:val="20"/>
          <w:szCs w:val="20"/>
        </w:rPr>
        <w:t xml:space="preserve">Tabla </w:t>
      </w:r>
      <w:r w:rsidRPr="00657E1E">
        <w:rPr>
          <w:rFonts w:ascii="Times New Roman" w:hAnsi="Times New Roman" w:cs="Times New Roman"/>
          <w:b/>
          <w:bCs/>
          <w:i w:val="0"/>
          <w:iCs w:val="0"/>
          <w:color w:val="auto"/>
          <w:sz w:val="20"/>
          <w:szCs w:val="20"/>
        </w:rPr>
        <w:fldChar w:fldCharType="begin"/>
      </w:r>
      <w:r w:rsidRPr="00657E1E">
        <w:rPr>
          <w:rFonts w:ascii="Times New Roman" w:hAnsi="Times New Roman" w:cs="Times New Roman"/>
          <w:b/>
          <w:bCs/>
          <w:i w:val="0"/>
          <w:iCs w:val="0"/>
          <w:color w:val="auto"/>
          <w:sz w:val="20"/>
          <w:szCs w:val="20"/>
        </w:rPr>
        <w:instrText xml:space="preserve"> SEQ Tabla \* ARABIC </w:instrText>
      </w:r>
      <w:r w:rsidRPr="00657E1E">
        <w:rPr>
          <w:rFonts w:ascii="Times New Roman" w:hAnsi="Times New Roman" w:cs="Times New Roman"/>
          <w:b/>
          <w:bCs/>
          <w:i w:val="0"/>
          <w:iCs w:val="0"/>
          <w:color w:val="auto"/>
          <w:sz w:val="20"/>
          <w:szCs w:val="20"/>
        </w:rPr>
        <w:fldChar w:fldCharType="separate"/>
      </w:r>
      <w:r w:rsidR="005B1BDE">
        <w:rPr>
          <w:rFonts w:ascii="Times New Roman" w:hAnsi="Times New Roman" w:cs="Times New Roman"/>
          <w:b/>
          <w:bCs/>
          <w:i w:val="0"/>
          <w:iCs w:val="0"/>
          <w:noProof/>
          <w:color w:val="auto"/>
          <w:sz w:val="20"/>
          <w:szCs w:val="20"/>
        </w:rPr>
        <w:t>2</w:t>
      </w:r>
      <w:r w:rsidRPr="00657E1E">
        <w:rPr>
          <w:rFonts w:ascii="Times New Roman" w:hAnsi="Times New Roman" w:cs="Times New Roman"/>
          <w:b/>
          <w:bCs/>
          <w:i w:val="0"/>
          <w:iCs w:val="0"/>
          <w:color w:val="auto"/>
          <w:sz w:val="20"/>
          <w:szCs w:val="20"/>
        </w:rPr>
        <w:fldChar w:fldCharType="end"/>
      </w:r>
      <w:r w:rsidRPr="00657E1E">
        <w:rPr>
          <w:rFonts w:ascii="Times New Roman" w:hAnsi="Times New Roman" w:cs="Times New Roman"/>
          <w:b/>
          <w:bCs/>
          <w:i w:val="0"/>
          <w:iCs w:val="0"/>
          <w:color w:val="auto"/>
          <w:sz w:val="20"/>
          <w:szCs w:val="20"/>
        </w:rPr>
        <w:t>.  Principales Atribuciones del colaborador en la subsección de almacén y el tiempo promedio que emplea en su realización.</w:t>
      </w:r>
      <w:bookmarkEnd w:id="107"/>
    </w:p>
    <w:tbl>
      <w:tblPr>
        <w:tblStyle w:val="Tabladelista6concolores"/>
        <w:tblpPr w:leftFromText="141" w:rightFromText="141" w:vertAnchor="text" w:horzAnchor="margin" w:tblpY="-25"/>
        <w:tblW w:w="8879" w:type="dxa"/>
        <w:tblLook w:val="04A0" w:firstRow="1" w:lastRow="0" w:firstColumn="1" w:lastColumn="0" w:noHBand="0" w:noVBand="1"/>
      </w:tblPr>
      <w:tblGrid>
        <w:gridCol w:w="4439"/>
        <w:gridCol w:w="4440"/>
      </w:tblGrid>
      <w:tr w:rsidR="0048478B" w14:paraId="313DDBDC" w14:textId="77777777" w:rsidTr="0048478B">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000000" w:themeColor="text1"/>
            </w:tcBorders>
            <w:shd w:val="clear" w:color="auto" w:fill="auto"/>
          </w:tcPr>
          <w:p w14:paraId="3EF5E918" w14:textId="77777777" w:rsidR="0048478B" w:rsidRPr="00B90EB9" w:rsidRDefault="0048478B" w:rsidP="0048478B">
            <w:pPr>
              <w:jc w:val="center"/>
              <w:rPr>
                <w:rFonts w:ascii="Times New Roman" w:hAnsi="Times New Roman" w:cs="Times New Roman"/>
                <w:sz w:val="24"/>
                <w:szCs w:val="24"/>
              </w:rPr>
            </w:pPr>
            <w:r w:rsidRPr="00B90EB9">
              <w:rPr>
                <w:rFonts w:ascii="Times New Roman" w:hAnsi="Times New Roman" w:cs="Times New Roman"/>
                <w:sz w:val="24"/>
                <w:szCs w:val="24"/>
              </w:rPr>
              <w:t>Actividad</w:t>
            </w:r>
          </w:p>
        </w:tc>
        <w:tc>
          <w:tcPr>
            <w:tcW w:w="4440" w:type="dxa"/>
            <w:tcBorders>
              <w:top w:val="single" w:sz="4" w:space="0" w:color="000000" w:themeColor="text1"/>
            </w:tcBorders>
            <w:shd w:val="clear" w:color="auto" w:fill="auto"/>
          </w:tcPr>
          <w:p w14:paraId="7AFC044C" w14:textId="77777777" w:rsidR="0048478B" w:rsidRPr="00B90EB9" w:rsidRDefault="0048478B" w:rsidP="004847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t>
            </w:r>
            <w:r w:rsidRPr="00B90EB9">
              <w:rPr>
                <w:rFonts w:ascii="Times New Roman" w:hAnsi="Times New Roman" w:cs="Times New Roman"/>
                <w:sz w:val="24"/>
                <w:szCs w:val="24"/>
              </w:rPr>
              <w:t xml:space="preserve">iempo </w:t>
            </w:r>
            <w:r>
              <w:rPr>
                <w:rFonts w:ascii="Times New Roman" w:hAnsi="Times New Roman" w:cs="Times New Roman"/>
                <w:sz w:val="24"/>
                <w:szCs w:val="24"/>
              </w:rPr>
              <w:t xml:space="preserve">promedio </w:t>
            </w:r>
            <w:r w:rsidRPr="00B90EB9">
              <w:rPr>
                <w:rFonts w:ascii="Times New Roman" w:hAnsi="Times New Roman" w:cs="Times New Roman"/>
                <w:sz w:val="24"/>
                <w:szCs w:val="24"/>
              </w:rPr>
              <w:t>que se invierte (minutos).</w:t>
            </w:r>
          </w:p>
        </w:tc>
      </w:tr>
      <w:tr w:rsidR="0048478B" w14:paraId="5DCC4780" w14:textId="77777777" w:rsidTr="0048478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2D285154" w14:textId="77777777" w:rsidR="0048478B" w:rsidRPr="00B90EB9" w:rsidRDefault="0048478B" w:rsidP="0048478B">
            <w:pPr>
              <w:rPr>
                <w:rFonts w:ascii="Times New Roman" w:hAnsi="Times New Roman" w:cs="Times New Roman"/>
                <w:b w:val="0"/>
                <w:bCs w:val="0"/>
                <w:sz w:val="24"/>
                <w:szCs w:val="24"/>
              </w:rPr>
            </w:pPr>
          </w:p>
        </w:tc>
        <w:tc>
          <w:tcPr>
            <w:tcW w:w="4440" w:type="dxa"/>
            <w:shd w:val="clear" w:color="auto" w:fill="auto"/>
          </w:tcPr>
          <w:p w14:paraId="7EC4C526"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465350B2" w14:textId="77777777" w:rsidTr="0048478B">
        <w:trPr>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0DFEDB8" w14:textId="77777777"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ingreso de los productos en la hoja de cálculo</w:t>
            </w:r>
          </w:p>
        </w:tc>
        <w:tc>
          <w:tcPr>
            <w:tcW w:w="4440" w:type="dxa"/>
            <w:shd w:val="clear" w:color="auto" w:fill="auto"/>
          </w:tcPr>
          <w:p w14:paraId="29AF54C2"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 minutos y 30 segundos.</w:t>
            </w:r>
          </w:p>
        </w:tc>
      </w:tr>
      <w:tr w:rsidR="0048478B" w14:paraId="73BB8DE5"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54BA72E"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425937B9"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3D1BC181" w14:textId="77777777" w:rsidTr="0048478B">
        <w:trPr>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7D3F7449"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065D1C85"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8478B" w14:paraId="45EC7763"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CDB4BA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3F12A31"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133747F2"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BACE5C9" w14:textId="77777777"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egreso de los productos en la hoja de cálculo</w:t>
            </w:r>
          </w:p>
        </w:tc>
        <w:tc>
          <w:tcPr>
            <w:tcW w:w="4440" w:type="dxa"/>
            <w:shd w:val="clear" w:color="auto" w:fill="auto"/>
          </w:tcPr>
          <w:p w14:paraId="52F81B2C"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 minutos y 30 segundos.</w:t>
            </w:r>
          </w:p>
        </w:tc>
      </w:tr>
      <w:tr w:rsidR="0048478B" w14:paraId="6C211AFB"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ACFC40A"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1FA08528"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6F3BDB43"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D150C03" w14:textId="77777777"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Devolución de productos defectuosos a la </w:t>
            </w:r>
            <w:r w:rsidRPr="00F8488E">
              <w:rPr>
                <w:rFonts w:ascii="Times New Roman" w:hAnsi="Times New Roman" w:cs="Times New Roman"/>
                <w:b w:val="0"/>
                <w:bCs w:val="0"/>
                <w:sz w:val="24"/>
                <w:szCs w:val="24"/>
                <w:lang w:val="es-GT"/>
              </w:rPr>
              <w:t>a la Sección de Almacén y Suministros del Departamento Administrativo Financiero</w:t>
            </w:r>
          </w:p>
        </w:tc>
        <w:tc>
          <w:tcPr>
            <w:tcW w:w="4440" w:type="dxa"/>
            <w:shd w:val="clear" w:color="auto" w:fill="auto"/>
          </w:tcPr>
          <w:p w14:paraId="3B7AC09B"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 minutos y 30 segundos.</w:t>
            </w:r>
          </w:p>
        </w:tc>
      </w:tr>
      <w:tr w:rsidR="0048478B" w14:paraId="1CBCB37A"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6579B3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49E97866"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581BC5FF"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E3E21AB" w14:textId="77777777"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Verificación del stock de los productos</w:t>
            </w:r>
          </w:p>
        </w:tc>
        <w:tc>
          <w:tcPr>
            <w:tcW w:w="4440" w:type="dxa"/>
            <w:shd w:val="clear" w:color="auto" w:fill="auto"/>
          </w:tcPr>
          <w:p w14:paraId="009E6881"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 minutos.</w:t>
            </w:r>
          </w:p>
        </w:tc>
      </w:tr>
      <w:tr w:rsidR="0048478B" w14:paraId="4FC5D588"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C87BD2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E6F52BC"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0DF532F6" w14:textId="77777777" w:rsidTr="0048478B">
        <w:trPr>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739D9713" w14:textId="77777777"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Elaboración de informes para la Jefatura de Medicina Forense Metropolitana</w:t>
            </w:r>
          </w:p>
        </w:tc>
        <w:tc>
          <w:tcPr>
            <w:tcW w:w="4440" w:type="dxa"/>
            <w:shd w:val="clear" w:color="auto" w:fill="auto"/>
          </w:tcPr>
          <w:p w14:paraId="7FB9977A"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 minutos y 30 segundos.</w:t>
            </w:r>
          </w:p>
        </w:tc>
      </w:tr>
      <w:tr w:rsidR="0048478B" w14:paraId="44D890E1" w14:textId="77777777" w:rsidTr="0048478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bottom w:val="single" w:sz="4" w:space="0" w:color="000000" w:themeColor="text1"/>
            </w:tcBorders>
            <w:shd w:val="clear" w:color="auto" w:fill="auto"/>
          </w:tcPr>
          <w:p w14:paraId="12B0C2CA" w14:textId="77777777" w:rsidR="0048478B" w:rsidRPr="00B90EB9" w:rsidRDefault="0048478B" w:rsidP="0048478B">
            <w:pPr>
              <w:rPr>
                <w:rFonts w:ascii="Times New Roman" w:hAnsi="Times New Roman" w:cs="Times New Roman"/>
                <w:b w:val="0"/>
                <w:bCs w:val="0"/>
                <w:sz w:val="24"/>
                <w:szCs w:val="24"/>
              </w:rPr>
            </w:pPr>
          </w:p>
        </w:tc>
        <w:tc>
          <w:tcPr>
            <w:tcW w:w="4440" w:type="dxa"/>
            <w:tcBorders>
              <w:bottom w:val="single" w:sz="4" w:space="0" w:color="000000" w:themeColor="text1"/>
            </w:tcBorders>
            <w:shd w:val="clear" w:color="auto" w:fill="auto"/>
          </w:tcPr>
          <w:p w14:paraId="222D746F"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30B6E73" w14:textId="3397258B" w:rsidR="00812FF2" w:rsidRPr="004636D3" w:rsidRDefault="00812FF2" w:rsidP="0048478B">
      <w:pPr>
        <w:tabs>
          <w:tab w:val="left" w:pos="1276"/>
        </w:tabs>
        <w:spacing w:line="240" w:lineRule="auto"/>
        <w:ind w:left="426" w:firstLine="850"/>
        <w:rPr>
          <w:rFonts w:ascii="Times New Roman" w:hAnsi="Times New Roman" w:cs="Times New Roman"/>
          <w:sz w:val="20"/>
          <w:szCs w:val="20"/>
          <w:lang w:val="es-GT"/>
        </w:rPr>
      </w:pPr>
      <w:r w:rsidRPr="00CB48E5">
        <w:rPr>
          <w:rFonts w:ascii="Times New Roman" w:hAnsi="Times New Roman" w:cs="Times New Roman"/>
          <w:sz w:val="20"/>
          <w:szCs w:val="20"/>
          <w:lang w:val="es-GT"/>
        </w:rPr>
        <w:t xml:space="preserve">En esta tabla, únicamente se tomaron en cuenta las atribuciones </w:t>
      </w:r>
      <w:r>
        <w:rPr>
          <w:rFonts w:ascii="Times New Roman" w:hAnsi="Times New Roman" w:cs="Times New Roman"/>
          <w:sz w:val="20"/>
          <w:szCs w:val="20"/>
          <w:lang w:val="es-GT"/>
        </w:rPr>
        <w:t>respecto</w:t>
      </w:r>
      <w:r w:rsidRPr="00CB48E5">
        <w:rPr>
          <w:rFonts w:ascii="Times New Roman" w:hAnsi="Times New Roman" w:cs="Times New Roman"/>
          <w:sz w:val="20"/>
          <w:szCs w:val="20"/>
          <w:lang w:val="es-GT"/>
        </w:rPr>
        <w:t xml:space="preserve"> </w:t>
      </w:r>
      <w:r>
        <w:rPr>
          <w:rFonts w:ascii="Times New Roman" w:hAnsi="Times New Roman" w:cs="Times New Roman"/>
          <w:sz w:val="20"/>
          <w:szCs w:val="20"/>
          <w:lang w:val="es-GT"/>
        </w:rPr>
        <w:t>al</w:t>
      </w:r>
      <w:r w:rsidRPr="00CB48E5">
        <w:rPr>
          <w:rFonts w:ascii="Times New Roman" w:hAnsi="Times New Roman" w:cs="Times New Roman"/>
          <w:sz w:val="20"/>
          <w:szCs w:val="20"/>
          <w:lang w:val="es-GT"/>
        </w:rPr>
        <w:t xml:space="preserve"> almacenamiento de la información en medios informáticos, tal es el caso actual de las hojas de cálculo que provee la suite ofimática</w:t>
      </w:r>
      <w:r>
        <w:rPr>
          <w:rFonts w:ascii="Times New Roman" w:hAnsi="Times New Roman" w:cs="Times New Roman"/>
          <w:sz w:val="20"/>
          <w:szCs w:val="20"/>
          <w:lang w:val="es-GT"/>
        </w:rPr>
        <w:t xml:space="preserve"> WPS Office</w:t>
      </w:r>
      <w:r w:rsidRPr="00CB48E5">
        <w:rPr>
          <w:rFonts w:ascii="Times New Roman" w:hAnsi="Times New Roman" w:cs="Times New Roman"/>
          <w:sz w:val="20"/>
          <w:szCs w:val="20"/>
          <w:lang w:val="es-GT"/>
        </w:rPr>
        <w:t>.</w:t>
      </w:r>
    </w:p>
    <w:p w14:paraId="5898FA62" w14:textId="6EF63FB4" w:rsidR="00812FF2" w:rsidRDefault="00812FF2" w:rsidP="00F10AC6">
      <w:pPr>
        <w:tabs>
          <w:tab w:val="left" w:pos="851"/>
        </w:tabs>
        <w:ind w:firstLine="709"/>
        <w:rPr>
          <w:rFonts w:ascii="Times New Roman" w:hAnsi="Times New Roman" w:cs="Times New Roman"/>
          <w:sz w:val="24"/>
          <w:szCs w:val="24"/>
          <w:lang w:val="es-GT"/>
        </w:rPr>
      </w:pPr>
      <w:r>
        <w:rPr>
          <w:rFonts w:ascii="Times New Roman" w:hAnsi="Times New Roman" w:cs="Times New Roman"/>
          <w:sz w:val="24"/>
          <w:szCs w:val="24"/>
          <w:lang w:val="es-GT"/>
        </w:rPr>
        <w:lastRenderedPageBreak/>
        <w:tab/>
      </w:r>
      <w:r w:rsidRPr="00C525C8">
        <w:rPr>
          <w:rFonts w:ascii="Times New Roman" w:hAnsi="Times New Roman" w:cs="Times New Roman"/>
          <w:sz w:val="24"/>
          <w:szCs w:val="24"/>
          <w:lang w:val="es-GT"/>
        </w:rPr>
        <w:t xml:space="preserve">De tal manera, la elaboración e implementación de un </w:t>
      </w:r>
      <w:r>
        <w:rPr>
          <w:rFonts w:ascii="Times New Roman" w:hAnsi="Times New Roman" w:cs="Times New Roman"/>
          <w:sz w:val="24"/>
          <w:szCs w:val="24"/>
          <w:lang w:val="es-GT"/>
        </w:rPr>
        <w:t xml:space="preserve">sistema informático </w:t>
      </w:r>
      <w:ins w:id="108" w:author="RENOVATIO" w:date="2020-05-30T10:41:00Z">
        <w:r w:rsidR="00E24507">
          <w:rPr>
            <w:rFonts w:ascii="Times New Roman" w:hAnsi="Times New Roman" w:cs="Times New Roman"/>
            <w:sz w:val="24"/>
            <w:szCs w:val="24"/>
            <w:lang w:val="es-GT"/>
          </w:rPr>
          <w:t xml:space="preserve">para los procesos de aprovisionamiento </w:t>
        </w:r>
      </w:ins>
      <w:del w:id="109" w:author="RENOVATIO" w:date="2020-05-30T10:41:00Z">
        <w:r w:rsidDel="00E24507">
          <w:rPr>
            <w:rFonts w:ascii="Times New Roman" w:hAnsi="Times New Roman" w:cs="Times New Roman"/>
            <w:sz w:val="24"/>
            <w:szCs w:val="24"/>
            <w:lang w:val="es-GT"/>
          </w:rPr>
          <w:delText>de</w:delText>
        </w:r>
      </w:del>
      <w:r>
        <w:rPr>
          <w:rFonts w:ascii="Times New Roman" w:hAnsi="Times New Roman" w:cs="Times New Roman"/>
          <w:sz w:val="24"/>
          <w:szCs w:val="24"/>
          <w:lang w:val="es-GT"/>
        </w:rPr>
        <w:t xml:space="preserve"> Inventario con </w:t>
      </w:r>
      <w:r w:rsidRPr="00F10AC6">
        <w:rPr>
          <w:rFonts w:ascii="Times New Roman" w:eastAsia="Times New Roman" w:hAnsi="Times New Roman" w:cs="Times New Roman"/>
          <w:color w:val="000000"/>
          <w:sz w:val="24"/>
          <w:szCs w:val="24"/>
          <w:lang w:eastAsia="es-ES"/>
        </w:rPr>
        <w:t>desarrollo</w:t>
      </w:r>
      <w:r>
        <w:rPr>
          <w:rFonts w:ascii="Times New Roman" w:hAnsi="Times New Roman" w:cs="Times New Roman"/>
          <w:sz w:val="24"/>
          <w:szCs w:val="24"/>
          <w:lang w:val="es-GT"/>
        </w:rPr>
        <w:t xml:space="preserve"> a la medida</w:t>
      </w:r>
      <w:ins w:id="110" w:author="RENOVATIO" w:date="2020-05-30T10:42:00Z">
        <w:r w:rsidR="00E24507">
          <w:rPr>
            <w:rFonts w:ascii="Times New Roman" w:hAnsi="Times New Roman" w:cs="Times New Roman"/>
            <w:sz w:val="24"/>
            <w:szCs w:val="24"/>
            <w:lang w:val="es-GT"/>
          </w:rPr>
          <w:t xml:space="preserve"> y utilizando criterios de buenas prácticas de aprovisionamiento</w:t>
        </w:r>
      </w:ins>
      <w:r>
        <w:rPr>
          <w:rFonts w:ascii="Times New Roman" w:hAnsi="Times New Roman" w:cs="Times New Roman"/>
          <w:sz w:val="24"/>
          <w:szCs w:val="24"/>
          <w:lang w:val="es-GT"/>
        </w:rPr>
        <w:t xml:space="preserve"> contribuirá eficazmente a una mejor optimización del tiempo de empleo en las actividades de esta área de trabajo, lo que genera consigo ciertos beneficios:</w:t>
      </w:r>
    </w:p>
    <w:p w14:paraId="7FCA5BD0" w14:textId="77777777" w:rsidR="00812FF2" w:rsidRDefault="00812FF2" w:rsidP="00CB28E8">
      <w:pPr>
        <w:pStyle w:val="Prrafodelista"/>
        <w:numPr>
          <w:ilvl w:val="0"/>
          <w:numId w:val="14"/>
        </w:numPr>
        <w:ind w:left="2268" w:hanging="850"/>
        <w:rPr>
          <w:rFonts w:ascii="Times New Roman" w:hAnsi="Times New Roman" w:cs="Times New Roman"/>
          <w:sz w:val="24"/>
          <w:szCs w:val="24"/>
          <w:lang w:val="es-GT"/>
        </w:rPr>
      </w:pPr>
      <w:bookmarkStart w:id="111" w:name="_Hlk37204010"/>
      <w:r>
        <w:rPr>
          <w:rFonts w:ascii="Times New Roman" w:hAnsi="Times New Roman" w:cs="Times New Roman"/>
          <w:sz w:val="24"/>
          <w:szCs w:val="24"/>
          <w:lang w:val="es-GT"/>
        </w:rPr>
        <w:t xml:space="preserve">Una reducción mayor al 50% del tiempo promedio actual que se invierte en el proceso </w:t>
      </w:r>
      <w:r>
        <w:rPr>
          <w:rFonts w:ascii="Times New Roman" w:hAnsi="Times New Roman" w:cs="Times New Roman"/>
          <w:sz w:val="24"/>
          <w:szCs w:val="24"/>
        </w:rPr>
        <w:t>d</w:t>
      </w:r>
      <w:r w:rsidRPr="00F72B69">
        <w:rPr>
          <w:rFonts w:ascii="Times New Roman" w:hAnsi="Times New Roman" w:cs="Times New Roman"/>
          <w:sz w:val="24"/>
          <w:szCs w:val="24"/>
        </w:rPr>
        <w:t>igitación de los datos de ingreso</w:t>
      </w:r>
      <w:r>
        <w:rPr>
          <w:rFonts w:ascii="Times New Roman" w:hAnsi="Times New Roman" w:cs="Times New Roman"/>
          <w:sz w:val="24"/>
          <w:szCs w:val="24"/>
        </w:rPr>
        <w:t xml:space="preserve"> y egreso</w:t>
      </w:r>
      <w:r w:rsidRPr="00F72B69">
        <w:rPr>
          <w:rFonts w:ascii="Times New Roman" w:hAnsi="Times New Roman" w:cs="Times New Roman"/>
          <w:sz w:val="24"/>
          <w:szCs w:val="24"/>
        </w:rPr>
        <w:t xml:space="preserve"> de los productos</w:t>
      </w:r>
    </w:p>
    <w:p w14:paraId="11312F14" w14:textId="77777777" w:rsidR="00812FF2" w:rsidRDefault="00812FF2" w:rsidP="00CB28E8">
      <w:pPr>
        <w:pStyle w:val="Prrafodelista"/>
        <w:numPr>
          <w:ilvl w:val="0"/>
          <w:numId w:val="14"/>
        </w:numPr>
        <w:ind w:left="2268" w:hanging="850"/>
        <w:rPr>
          <w:rFonts w:ascii="Times New Roman" w:hAnsi="Times New Roman" w:cs="Times New Roman"/>
          <w:sz w:val="24"/>
          <w:szCs w:val="24"/>
          <w:lang w:val="es-GT"/>
        </w:rPr>
      </w:pPr>
      <w:r>
        <w:rPr>
          <w:rFonts w:ascii="Times New Roman" w:hAnsi="Times New Roman" w:cs="Times New Roman"/>
          <w:sz w:val="24"/>
          <w:szCs w:val="24"/>
          <w:lang w:val="es-GT"/>
        </w:rPr>
        <w:t>Una exactitud mayor al 99% de la existencia de los productos en bodega.</w:t>
      </w:r>
    </w:p>
    <w:p w14:paraId="26E7D720" w14:textId="77777777" w:rsidR="00812FF2" w:rsidRDefault="00812FF2" w:rsidP="00CB28E8">
      <w:pPr>
        <w:pStyle w:val="Prrafodelista"/>
        <w:numPr>
          <w:ilvl w:val="0"/>
          <w:numId w:val="14"/>
        </w:numPr>
        <w:ind w:left="2268" w:hanging="850"/>
        <w:rPr>
          <w:rFonts w:ascii="Times New Roman" w:hAnsi="Times New Roman" w:cs="Times New Roman"/>
          <w:sz w:val="24"/>
          <w:szCs w:val="24"/>
          <w:lang w:val="es-GT"/>
        </w:rPr>
      </w:pPr>
      <w:r>
        <w:rPr>
          <w:rFonts w:ascii="Times New Roman" w:hAnsi="Times New Roman" w:cs="Times New Roman"/>
          <w:sz w:val="24"/>
          <w:szCs w:val="24"/>
          <w:lang w:val="es-GT"/>
        </w:rPr>
        <w:t xml:space="preserve">Una reducción mayor del 53% del tiempo promedio actual que se utiliza </w:t>
      </w:r>
      <w:r>
        <w:rPr>
          <w:rFonts w:ascii="Times New Roman" w:hAnsi="Times New Roman" w:cs="Times New Roman"/>
          <w:sz w:val="24"/>
          <w:szCs w:val="24"/>
        </w:rPr>
        <w:t xml:space="preserve">en el proceso </w:t>
      </w:r>
      <w:r w:rsidRPr="00F72B69">
        <w:rPr>
          <w:rFonts w:ascii="Times New Roman" w:hAnsi="Times New Roman" w:cs="Times New Roman"/>
          <w:sz w:val="24"/>
          <w:szCs w:val="24"/>
        </w:rPr>
        <w:t>de</w:t>
      </w:r>
      <w:r>
        <w:rPr>
          <w:rFonts w:ascii="Times New Roman" w:hAnsi="Times New Roman" w:cs="Times New Roman"/>
          <w:sz w:val="24"/>
          <w:szCs w:val="24"/>
        </w:rPr>
        <w:t xml:space="preserve"> devolución de</w:t>
      </w:r>
      <w:r w:rsidRPr="00F72B69">
        <w:rPr>
          <w:rFonts w:ascii="Times New Roman" w:hAnsi="Times New Roman" w:cs="Times New Roman"/>
          <w:sz w:val="24"/>
          <w:szCs w:val="24"/>
        </w:rPr>
        <w:t xml:space="preserve"> productos defectuosos</w:t>
      </w:r>
      <w:r>
        <w:rPr>
          <w:rFonts w:ascii="Times New Roman" w:hAnsi="Times New Roman" w:cs="Times New Roman"/>
          <w:sz w:val="24"/>
          <w:szCs w:val="24"/>
          <w:lang w:val="es-GT"/>
        </w:rPr>
        <w:t>.</w:t>
      </w:r>
    </w:p>
    <w:p w14:paraId="2734BDB2" w14:textId="77777777" w:rsidR="00812FF2" w:rsidRDefault="00812FF2" w:rsidP="00CB28E8">
      <w:pPr>
        <w:pStyle w:val="Prrafodelista"/>
        <w:numPr>
          <w:ilvl w:val="0"/>
          <w:numId w:val="14"/>
        </w:numPr>
        <w:ind w:left="2268" w:hanging="850"/>
        <w:rPr>
          <w:rFonts w:ascii="Times New Roman" w:hAnsi="Times New Roman" w:cs="Times New Roman"/>
          <w:sz w:val="24"/>
          <w:szCs w:val="24"/>
          <w:lang w:val="es-GT"/>
        </w:rPr>
      </w:pPr>
      <w:r>
        <w:rPr>
          <w:rFonts w:ascii="Times New Roman" w:hAnsi="Times New Roman" w:cs="Times New Roman"/>
          <w:sz w:val="24"/>
          <w:szCs w:val="24"/>
          <w:lang w:val="es-GT"/>
        </w:rPr>
        <w:t>Una reducción mayor al 96 % del tiempo promedio actual que se requiere en la elaboración de reportes.</w:t>
      </w:r>
    </w:p>
    <w:p w14:paraId="7C4F9768" w14:textId="00DB19D2" w:rsidR="002B5A00" w:rsidDel="00E24507" w:rsidRDefault="00812FF2" w:rsidP="00E24507">
      <w:pPr>
        <w:pStyle w:val="Prrafodelista"/>
        <w:numPr>
          <w:ilvl w:val="0"/>
          <w:numId w:val="14"/>
        </w:numPr>
        <w:ind w:left="2268" w:hanging="850"/>
        <w:rPr>
          <w:del w:id="112" w:author="RENOVATIO" w:date="2020-05-30T10:43:00Z"/>
          <w:rFonts w:ascii="Times New Roman" w:hAnsi="Times New Roman" w:cs="Times New Roman"/>
          <w:sz w:val="24"/>
          <w:szCs w:val="24"/>
          <w:lang w:val="es-GT"/>
        </w:rPr>
      </w:pPr>
      <w:r w:rsidRPr="00E24507">
        <w:rPr>
          <w:rFonts w:ascii="Times New Roman" w:hAnsi="Times New Roman" w:cs="Times New Roman"/>
          <w:sz w:val="24"/>
          <w:szCs w:val="24"/>
          <w:lang w:val="es-GT"/>
        </w:rPr>
        <w:t xml:space="preserve">Prever el aumento o decremento del stock de un producto </w:t>
      </w:r>
      <w:r w:rsidR="00CE1964" w:rsidRPr="00E24507">
        <w:rPr>
          <w:rFonts w:ascii="Times New Roman" w:hAnsi="Times New Roman" w:cs="Times New Roman"/>
          <w:sz w:val="24"/>
          <w:szCs w:val="24"/>
          <w:lang w:val="es-GT"/>
        </w:rPr>
        <w:t>respecto a</w:t>
      </w:r>
      <w:ins w:id="113" w:author="RENOVATIO" w:date="2020-05-30T10:43:00Z">
        <w:r w:rsidR="00E24507" w:rsidRPr="00E24507">
          <w:rPr>
            <w:rFonts w:ascii="Times New Roman" w:hAnsi="Times New Roman" w:cs="Times New Roman"/>
            <w:sz w:val="24"/>
            <w:szCs w:val="24"/>
            <w:lang w:val="es-GT"/>
          </w:rPr>
          <w:t xml:space="preserve"> </w:t>
        </w:r>
      </w:ins>
    </w:p>
    <w:p w14:paraId="4362EE28" w14:textId="347086CB" w:rsidR="0048478B" w:rsidRPr="00E24507" w:rsidRDefault="00812FF2" w:rsidP="00E24507">
      <w:pPr>
        <w:pStyle w:val="Prrafodelista"/>
        <w:numPr>
          <w:ilvl w:val="0"/>
          <w:numId w:val="14"/>
        </w:numPr>
        <w:ind w:left="2268" w:hanging="850"/>
        <w:rPr>
          <w:rFonts w:ascii="Times New Roman" w:hAnsi="Times New Roman" w:cs="Times New Roman"/>
          <w:sz w:val="24"/>
          <w:szCs w:val="24"/>
          <w:lang w:val="es-GT"/>
        </w:rPr>
      </w:pPr>
      <w:del w:id="114" w:author="RENOVATIO" w:date="2020-05-30T10:43:00Z">
        <w:r w:rsidRPr="00E24507" w:rsidDel="00E24507">
          <w:rPr>
            <w:rFonts w:ascii="Times New Roman" w:hAnsi="Times New Roman" w:cs="Times New Roman"/>
            <w:sz w:val="24"/>
            <w:szCs w:val="24"/>
            <w:lang w:val="es-GT"/>
          </w:rPr>
          <w:delText xml:space="preserve"> </w:delText>
        </w:r>
      </w:del>
      <w:r w:rsidRPr="00E24507">
        <w:rPr>
          <w:rFonts w:ascii="Times New Roman" w:hAnsi="Times New Roman" w:cs="Times New Roman"/>
          <w:sz w:val="24"/>
          <w:szCs w:val="24"/>
          <w:lang w:val="es-GT"/>
        </w:rPr>
        <w:t>la demanda de este en periodos específicos de tiempo o por necesidades extremas (desastres naturales, pandemias).</w:t>
      </w:r>
      <w:bookmarkEnd w:id="111"/>
    </w:p>
    <w:p w14:paraId="16A38DBC" w14:textId="252C9B59" w:rsidR="00EB7791" w:rsidRDefault="00EB7791" w:rsidP="00EB7791">
      <w:pPr>
        <w:rPr>
          <w:rFonts w:ascii="Times New Roman" w:hAnsi="Times New Roman" w:cs="Times New Roman"/>
          <w:sz w:val="24"/>
          <w:szCs w:val="24"/>
          <w:lang w:val="es-GT"/>
        </w:rPr>
      </w:pPr>
    </w:p>
    <w:p w14:paraId="3B505D3B" w14:textId="6D542B9B" w:rsidR="00EB7791" w:rsidRDefault="00EB7791" w:rsidP="00EB7791">
      <w:pPr>
        <w:rPr>
          <w:rFonts w:ascii="Times New Roman" w:hAnsi="Times New Roman" w:cs="Times New Roman"/>
          <w:sz w:val="24"/>
          <w:szCs w:val="24"/>
          <w:lang w:val="es-GT"/>
        </w:rPr>
      </w:pPr>
    </w:p>
    <w:p w14:paraId="5119BB8A" w14:textId="4F9EEBF1" w:rsidR="00EB7791" w:rsidRDefault="00EB7791" w:rsidP="00EB7791">
      <w:pPr>
        <w:rPr>
          <w:rFonts w:ascii="Times New Roman" w:hAnsi="Times New Roman" w:cs="Times New Roman"/>
          <w:sz w:val="24"/>
          <w:szCs w:val="24"/>
          <w:lang w:val="es-GT"/>
        </w:rPr>
      </w:pPr>
    </w:p>
    <w:p w14:paraId="1ECE6441" w14:textId="6A450136" w:rsidR="00EB7791" w:rsidRDefault="00EB7791" w:rsidP="00EB7791">
      <w:pPr>
        <w:rPr>
          <w:rFonts w:ascii="Times New Roman" w:hAnsi="Times New Roman" w:cs="Times New Roman"/>
          <w:sz w:val="24"/>
          <w:szCs w:val="24"/>
          <w:lang w:val="es-GT"/>
        </w:rPr>
      </w:pPr>
    </w:p>
    <w:p w14:paraId="744C756B" w14:textId="77777777" w:rsidR="00EB7791" w:rsidRPr="00EB7791" w:rsidRDefault="00EB7791" w:rsidP="00EB7791">
      <w:pPr>
        <w:rPr>
          <w:rFonts w:ascii="Times New Roman" w:hAnsi="Times New Roman" w:cs="Times New Roman"/>
          <w:sz w:val="24"/>
          <w:szCs w:val="24"/>
          <w:lang w:val="es-GT"/>
        </w:rPr>
      </w:pPr>
    </w:p>
    <w:p w14:paraId="658E00BE" w14:textId="315AFD96" w:rsidR="00812FF2" w:rsidRPr="00A21D0F" w:rsidRDefault="00812FF2" w:rsidP="00A21D0F">
      <w:pPr>
        <w:pStyle w:val="Ttulo2"/>
      </w:pPr>
      <w:bookmarkStart w:id="115" w:name="_Toc41638699"/>
      <w:r w:rsidRPr="00A21D0F">
        <w:lastRenderedPageBreak/>
        <w:t>Objetivos</w:t>
      </w:r>
      <w:bookmarkEnd w:id="115"/>
      <w:r w:rsidR="00A21D0F" w:rsidRPr="00A21D0F">
        <w:t xml:space="preserve"> </w:t>
      </w:r>
    </w:p>
    <w:p w14:paraId="13BF6932" w14:textId="7080DA33" w:rsidR="00812FF2" w:rsidRPr="00612057" w:rsidRDefault="00812FF2" w:rsidP="00A21D0F">
      <w:pPr>
        <w:pStyle w:val="Ttulo3"/>
      </w:pPr>
      <w:bookmarkStart w:id="116" w:name="_Toc41638700"/>
      <w:r w:rsidRPr="00612057">
        <w:t xml:space="preserve">Objetivo </w:t>
      </w:r>
      <w:r w:rsidR="003B72FC">
        <w:t>g</w:t>
      </w:r>
      <w:r w:rsidRPr="00612057">
        <w:t>eneral</w:t>
      </w:r>
      <w:r w:rsidR="00A25270">
        <w:t>.</w:t>
      </w:r>
      <w:bookmarkEnd w:id="116"/>
    </w:p>
    <w:p w14:paraId="59DA34D4" w14:textId="374D7AA7" w:rsidR="00A25270" w:rsidRPr="00A25270" w:rsidRDefault="00812FF2" w:rsidP="00CB28E8">
      <w:pPr>
        <w:pStyle w:val="Prrafodelista"/>
        <w:numPr>
          <w:ilvl w:val="0"/>
          <w:numId w:val="17"/>
        </w:numPr>
        <w:ind w:left="2552" w:hanging="851"/>
        <w:rPr>
          <w:rFonts w:ascii="Times New Roman" w:hAnsi="Times New Roman" w:cs="Times New Roman"/>
          <w:sz w:val="24"/>
          <w:szCs w:val="24"/>
          <w:lang w:val="es-GT"/>
        </w:rPr>
      </w:pPr>
      <w:r w:rsidRPr="00612057">
        <w:rPr>
          <w:rFonts w:ascii="Times New Roman" w:hAnsi="Times New Roman" w:cs="Times New Roman"/>
          <w:sz w:val="24"/>
          <w:szCs w:val="24"/>
          <w:lang w:val="es-GT"/>
        </w:rPr>
        <w:t>Garantizar y mejorar la calidad, control, fluidez y seguridad de los procesos</w:t>
      </w:r>
      <w:ins w:id="117" w:author="RENOVATIO" w:date="2020-05-30T10:44:00Z">
        <w:r w:rsidR="00E24507">
          <w:rPr>
            <w:rFonts w:ascii="Times New Roman" w:hAnsi="Times New Roman" w:cs="Times New Roman"/>
            <w:sz w:val="24"/>
            <w:szCs w:val="24"/>
            <w:lang w:val="es-GT"/>
          </w:rPr>
          <w:t xml:space="preserve"> de aprovisionamiento</w:t>
        </w:r>
      </w:ins>
      <w:r w:rsidRPr="00612057">
        <w:rPr>
          <w:rFonts w:ascii="Times New Roman" w:hAnsi="Times New Roman" w:cs="Times New Roman"/>
          <w:sz w:val="24"/>
          <w:szCs w:val="24"/>
          <w:lang w:val="es-GT"/>
        </w:rPr>
        <w:t>, a vincular en la distribució</w:t>
      </w:r>
      <w:r>
        <w:rPr>
          <w:rFonts w:ascii="Times New Roman" w:hAnsi="Times New Roman" w:cs="Times New Roman"/>
          <w:sz w:val="24"/>
          <w:szCs w:val="24"/>
          <w:lang w:val="es-GT"/>
        </w:rPr>
        <w:t>n, recepción y almacenamiento</w:t>
      </w:r>
      <w:r w:rsidRPr="00612057">
        <w:rPr>
          <w:rFonts w:ascii="Times New Roman" w:hAnsi="Times New Roman" w:cs="Times New Roman"/>
          <w:sz w:val="24"/>
          <w:szCs w:val="24"/>
          <w:lang w:val="es-GT"/>
        </w:rPr>
        <w:t xml:space="preserve"> de los productos del personal a cargo de los suministros en Tanatología Forense Metropolitana, </w:t>
      </w:r>
      <w:r>
        <w:rPr>
          <w:rFonts w:ascii="Times New Roman" w:hAnsi="Times New Roman" w:cs="Times New Roman"/>
          <w:sz w:val="24"/>
          <w:szCs w:val="24"/>
          <w:lang w:val="es-GT"/>
        </w:rPr>
        <w:t>con el empleo de</w:t>
      </w:r>
      <w:r w:rsidRPr="00612057">
        <w:rPr>
          <w:rFonts w:ascii="Times New Roman" w:hAnsi="Times New Roman" w:cs="Times New Roman"/>
          <w:sz w:val="24"/>
          <w:szCs w:val="24"/>
          <w:lang w:val="es-GT"/>
        </w:rPr>
        <w:t xml:space="preserve"> un sistema informático.</w:t>
      </w:r>
    </w:p>
    <w:p w14:paraId="191408D0" w14:textId="48A93416" w:rsidR="00812FF2" w:rsidRPr="00612057" w:rsidRDefault="00812FF2" w:rsidP="00A25270">
      <w:pPr>
        <w:pStyle w:val="Ttulo3"/>
      </w:pPr>
      <w:bookmarkStart w:id="118" w:name="_Toc41638701"/>
      <w:r w:rsidRPr="00612057">
        <w:t>Objetivos específicos</w:t>
      </w:r>
      <w:r w:rsidR="00A25270">
        <w:t>.</w:t>
      </w:r>
      <w:bookmarkEnd w:id="118"/>
    </w:p>
    <w:p w14:paraId="7B22FA10" w14:textId="416C1FE1" w:rsidR="00A25270" w:rsidRDefault="00812FF2" w:rsidP="00CB28E8">
      <w:pPr>
        <w:pStyle w:val="Prrafodelista"/>
        <w:numPr>
          <w:ilvl w:val="0"/>
          <w:numId w:val="17"/>
        </w:numPr>
        <w:ind w:left="2552"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 xml:space="preserve">Optimizar y facilitar el manejo de las principales atribuciones funcionales correspondientes al </w:t>
      </w:r>
      <w:r w:rsidR="00471A63">
        <w:rPr>
          <w:rFonts w:ascii="Times New Roman" w:hAnsi="Times New Roman" w:cs="Times New Roman"/>
          <w:sz w:val="24"/>
          <w:szCs w:val="24"/>
          <w:lang w:val="es-GT"/>
        </w:rPr>
        <w:t>responsable</w:t>
      </w:r>
      <w:r w:rsidRPr="00A25270">
        <w:rPr>
          <w:rFonts w:ascii="Times New Roman" w:hAnsi="Times New Roman" w:cs="Times New Roman"/>
          <w:sz w:val="24"/>
          <w:szCs w:val="24"/>
          <w:lang w:val="es-GT"/>
        </w:rPr>
        <w:t xml:space="preserve"> de la subsección de Almacén en Tanatología Forense Metropolitana.</w:t>
      </w:r>
    </w:p>
    <w:p w14:paraId="48BEF647" w14:textId="02F3347D" w:rsidR="00A25270" w:rsidRPr="00A25270" w:rsidDel="00E24507" w:rsidRDefault="00A25270" w:rsidP="00A25270">
      <w:pPr>
        <w:pStyle w:val="Prrafodelista"/>
        <w:ind w:left="2552" w:firstLine="0"/>
        <w:rPr>
          <w:del w:id="119" w:author="RENOVATIO" w:date="2020-05-30T10:44:00Z"/>
          <w:rFonts w:ascii="Times New Roman" w:hAnsi="Times New Roman" w:cs="Times New Roman"/>
          <w:sz w:val="24"/>
          <w:szCs w:val="24"/>
          <w:lang w:val="es-GT"/>
        </w:rPr>
      </w:pPr>
    </w:p>
    <w:p w14:paraId="7CF53545" w14:textId="7D85039E" w:rsidR="00A25270" w:rsidRDefault="00812FF2" w:rsidP="00CB28E8">
      <w:pPr>
        <w:pStyle w:val="Prrafodelista"/>
        <w:numPr>
          <w:ilvl w:val="0"/>
          <w:numId w:val="17"/>
        </w:numPr>
        <w:ind w:left="2552"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Ofrecer información en tiempo real de las entradas y salidas de los suministros de Tanatología Forense Metropolitana.</w:t>
      </w:r>
    </w:p>
    <w:p w14:paraId="72E8BA1C" w14:textId="1505F03B" w:rsidR="00A25270" w:rsidRPr="00A25270" w:rsidDel="00E24507" w:rsidRDefault="00A25270" w:rsidP="00A25270">
      <w:pPr>
        <w:pStyle w:val="Prrafodelista"/>
        <w:ind w:left="2552" w:firstLine="0"/>
        <w:rPr>
          <w:del w:id="120" w:author="RENOVATIO" w:date="2020-05-30T10:44:00Z"/>
          <w:rFonts w:ascii="Times New Roman" w:hAnsi="Times New Roman" w:cs="Times New Roman"/>
          <w:sz w:val="24"/>
          <w:szCs w:val="24"/>
          <w:lang w:val="es-GT"/>
        </w:rPr>
      </w:pPr>
    </w:p>
    <w:p w14:paraId="00087B5D" w14:textId="7AA506A4" w:rsidR="00A25270" w:rsidRDefault="00812FF2" w:rsidP="00CB28E8">
      <w:pPr>
        <w:pStyle w:val="Prrafodelista"/>
        <w:numPr>
          <w:ilvl w:val="0"/>
          <w:numId w:val="17"/>
        </w:numPr>
        <w:ind w:left="2552"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Centralizar la información a partir del funcionamiento del software, por medio de una base de datos.</w:t>
      </w:r>
    </w:p>
    <w:p w14:paraId="27FCC381" w14:textId="35EF4DA3" w:rsidR="00A25270" w:rsidRPr="00A25270" w:rsidDel="00E24507" w:rsidRDefault="00A25270" w:rsidP="00A25270">
      <w:pPr>
        <w:ind w:left="0" w:firstLine="0"/>
        <w:rPr>
          <w:del w:id="121" w:author="RENOVATIO" w:date="2020-05-30T10:44:00Z"/>
          <w:rFonts w:ascii="Times New Roman" w:hAnsi="Times New Roman" w:cs="Times New Roman"/>
          <w:sz w:val="24"/>
          <w:szCs w:val="24"/>
          <w:lang w:val="es-GT"/>
        </w:rPr>
      </w:pPr>
    </w:p>
    <w:p w14:paraId="2C420E24" w14:textId="3FB8C59F" w:rsidR="00A25270" w:rsidRDefault="00812FF2" w:rsidP="00CB28E8">
      <w:pPr>
        <w:pStyle w:val="Prrafodelista"/>
        <w:numPr>
          <w:ilvl w:val="0"/>
          <w:numId w:val="17"/>
        </w:numPr>
        <w:ind w:left="2552"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Reducir los tiempos de entrega de informes que requiera la jefatura de Tanatología Forense Metropolitana.</w:t>
      </w:r>
    </w:p>
    <w:p w14:paraId="2E824776" w14:textId="77777777" w:rsidR="00A25270" w:rsidRPr="00A25270" w:rsidRDefault="00A25270" w:rsidP="00A25270">
      <w:pPr>
        <w:ind w:left="0" w:firstLine="0"/>
        <w:rPr>
          <w:rFonts w:ascii="Times New Roman" w:hAnsi="Times New Roman" w:cs="Times New Roman"/>
          <w:sz w:val="24"/>
          <w:szCs w:val="24"/>
          <w:lang w:val="es-GT"/>
        </w:rPr>
      </w:pPr>
    </w:p>
    <w:p w14:paraId="2A29247B" w14:textId="3845AAB6" w:rsidR="00A25270" w:rsidRDefault="00812FF2" w:rsidP="00CB28E8">
      <w:pPr>
        <w:pStyle w:val="Prrafodelista"/>
        <w:numPr>
          <w:ilvl w:val="0"/>
          <w:numId w:val="17"/>
        </w:numPr>
        <w:rPr>
          <w:rFonts w:ascii="Times New Roman" w:hAnsi="Times New Roman" w:cs="Times New Roman"/>
          <w:sz w:val="24"/>
          <w:szCs w:val="24"/>
          <w:lang w:val="es-GT"/>
        </w:rPr>
      </w:pPr>
      <w:r w:rsidRPr="00A25270">
        <w:rPr>
          <w:rFonts w:ascii="Times New Roman" w:hAnsi="Times New Roman" w:cs="Times New Roman"/>
          <w:sz w:val="24"/>
          <w:szCs w:val="24"/>
          <w:lang w:val="es-GT"/>
        </w:rPr>
        <w:t>Determinar la cantidad máxima y mínima de los productos necesarios en bodega e indicar por medio de la solución informática al usuario final que productos están por debajo o al límite del margen de abastecimiento.</w:t>
      </w:r>
    </w:p>
    <w:p w14:paraId="6DF8C941" w14:textId="48374585" w:rsidR="0089702A" w:rsidRPr="0089702A" w:rsidDel="00E24507" w:rsidRDefault="0089702A" w:rsidP="0089702A">
      <w:pPr>
        <w:pStyle w:val="Prrafodelista"/>
        <w:rPr>
          <w:del w:id="122" w:author="RENOVATIO" w:date="2020-05-30T10:44:00Z"/>
          <w:rFonts w:ascii="Times New Roman" w:hAnsi="Times New Roman" w:cs="Times New Roman"/>
          <w:sz w:val="24"/>
          <w:szCs w:val="24"/>
          <w:lang w:val="es-GT"/>
        </w:rPr>
      </w:pPr>
    </w:p>
    <w:p w14:paraId="07695D33" w14:textId="22E2A9A1" w:rsidR="00A25270" w:rsidRPr="0048478B" w:rsidRDefault="0089702A" w:rsidP="0048478B">
      <w:pPr>
        <w:pStyle w:val="Prrafodelista"/>
        <w:numPr>
          <w:ilvl w:val="0"/>
          <w:numId w:val="17"/>
        </w:numPr>
        <w:rPr>
          <w:rFonts w:ascii="Times New Roman" w:hAnsi="Times New Roman" w:cs="Times New Roman"/>
          <w:sz w:val="24"/>
          <w:szCs w:val="24"/>
          <w:lang w:val="es-GT"/>
        </w:rPr>
      </w:pPr>
      <w:r>
        <w:rPr>
          <w:rFonts w:ascii="Times New Roman" w:hAnsi="Times New Roman" w:cs="Times New Roman"/>
          <w:sz w:val="24"/>
          <w:szCs w:val="24"/>
          <w:lang w:val="es-GT"/>
        </w:rPr>
        <w:t>Conocer certeramente la existencia de productos en la subsección de Almacén.</w:t>
      </w:r>
    </w:p>
    <w:p w14:paraId="13DDC801" w14:textId="402F4FFA" w:rsidR="00812FF2" w:rsidRPr="00A25270" w:rsidRDefault="00812FF2" w:rsidP="00A25270">
      <w:pPr>
        <w:pStyle w:val="Ttulo3"/>
      </w:pPr>
      <w:bookmarkStart w:id="123" w:name="_Toc41638702"/>
      <w:r w:rsidRPr="00A25270">
        <w:t>Alcance</w:t>
      </w:r>
      <w:r w:rsidR="00A25270">
        <w:t>.</w:t>
      </w:r>
      <w:bookmarkEnd w:id="123"/>
    </w:p>
    <w:p w14:paraId="4C6A5096" w14:textId="6C9DB437" w:rsidR="004A5021" w:rsidRDefault="00E24507" w:rsidP="0048478B">
      <w:pPr>
        <w:ind w:left="851"/>
        <w:rPr>
          <w:rFonts w:ascii="Times New Roman" w:hAnsi="Times New Roman" w:cs="Times New Roman"/>
          <w:sz w:val="24"/>
          <w:szCs w:val="24"/>
          <w:lang w:val="es-GT"/>
        </w:rPr>
      </w:pPr>
      <w:ins w:id="124" w:author="RENOVATIO" w:date="2020-05-30T10:44:00Z">
        <w:r>
          <w:rPr>
            <w:rFonts w:ascii="Times New Roman" w:hAnsi="Times New Roman" w:cs="Times New Roman"/>
            <w:sz w:val="24"/>
            <w:szCs w:val="24"/>
            <w:lang w:val="es-GT"/>
          </w:rPr>
          <w:t xml:space="preserve">Desarrollo de un sistema </w:t>
        </w:r>
        <w:del w:id="125" w:author="Walter Rivera" w:date="2020-06-01T23:01:00Z">
          <w:r w:rsidDel="00EA7482">
            <w:rPr>
              <w:rFonts w:ascii="Times New Roman" w:hAnsi="Times New Roman" w:cs="Times New Roman"/>
              <w:sz w:val="24"/>
              <w:szCs w:val="24"/>
              <w:lang w:val="es-GT"/>
            </w:rPr>
            <w:delText>informatico</w:delText>
          </w:r>
        </w:del>
      </w:ins>
      <w:ins w:id="126" w:author="Walter Rivera" w:date="2020-06-01T23:01:00Z">
        <w:r w:rsidR="00EA7482">
          <w:rPr>
            <w:rFonts w:ascii="Times New Roman" w:hAnsi="Times New Roman" w:cs="Times New Roman"/>
            <w:sz w:val="24"/>
            <w:szCs w:val="24"/>
            <w:lang w:val="es-GT"/>
          </w:rPr>
          <w:t>informático</w:t>
        </w:r>
      </w:ins>
      <w:ins w:id="127" w:author="RENOVATIO" w:date="2020-05-30T10:44:00Z">
        <w:r>
          <w:rPr>
            <w:rFonts w:ascii="Times New Roman" w:hAnsi="Times New Roman" w:cs="Times New Roman"/>
            <w:sz w:val="24"/>
            <w:szCs w:val="24"/>
            <w:lang w:val="es-GT"/>
          </w:rPr>
          <w:t xml:space="preserve"> para la </w:t>
        </w:r>
      </w:ins>
      <w:ins w:id="128" w:author="RENOVATIO" w:date="2020-05-30T10:45:00Z">
        <w:r>
          <w:rPr>
            <w:rFonts w:ascii="Times New Roman" w:hAnsi="Times New Roman" w:cs="Times New Roman"/>
            <w:sz w:val="24"/>
            <w:szCs w:val="24"/>
            <w:lang w:val="es-GT"/>
          </w:rPr>
          <w:t>gestión</w:t>
        </w:r>
      </w:ins>
      <w:ins w:id="129" w:author="RENOVATIO" w:date="2020-05-30T10:44:00Z">
        <w:r>
          <w:rPr>
            <w:rFonts w:ascii="Times New Roman" w:hAnsi="Times New Roman" w:cs="Times New Roman"/>
            <w:sz w:val="24"/>
            <w:szCs w:val="24"/>
            <w:lang w:val="es-GT"/>
          </w:rPr>
          <w:t xml:space="preserve"> </w:t>
        </w:r>
      </w:ins>
      <w:ins w:id="130" w:author="RENOVATIO" w:date="2020-05-30T10:45:00Z">
        <w:r>
          <w:rPr>
            <w:rFonts w:ascii="Times New Roman" w:hAnsi="Times New Roman" w:cs="Times New Roman"/>
            <w:sz w:val="24"/>
            <w:szCs w:val="24"/>
            <w:lang w:val="es-GT"/>
          </w:rPr>
          <w:t xml:space="preserve">de procesos de aprovisionamiento </w:t>
        </w:r>
      </w:ins>
      <w:del w:id="131" w:author="RENOVATIO" w:date="2020-05-30T10:45:00Z">
        <w:r w:rsidR="00812FF2" w:rsidDel="00E24507">
          <w:rPr>
            <w:rFonts w:ascii="Times New Roman" w:hAnsi="Times New Roman" w:cs="Times New Roman"/>
            <w:sz w:val="24"/>
            <w:szCs w:val="24"/>
            <w:lang w:val="es-GT"/>
          </w:rPr>
          <w:delText>Este software de recuento de bienes beneficiará de forma directa al personal a cargo de</w:delText>
        </w:r>
      </w:del>
      <w:ins w:id="132" w:author="RENOVATIO" w:date="2020-05-30T10:45:00Z">
        <w:r>
          <w:rPr>
            <w:rFonts w:ascii="Times New Roman" w:hAnsi="Times New Roman" w:cs="Times New Roman"/>
            <w:sz w:val="24"/>
            <w:szCs w:val="24"/>
            <w:lang w:val="es-GT"/>
          </w:rPr>
          <w:t>para</w:t>
        </w:r>
      </w:ins>
      <w:r w:rsidR="00812FF2">
        <w:rPr>
          <w:rFonts w:ascii="Times New Roman" w:hAnsi="Times New Roman" w:cs="Times New Roman"/>
          <w:sz w:val="24"/>
          <w:szCs w:val="24"/>
          <w:lang w:val="es-GT"/>
        </w:rPr>
        <w:t xml:space="preserve"> la subsección de Almacén de la Unidad de Tanatología Forense Metropolitana, perteneciente al Departamento Técnico Científico, del Instituto Nacional de Ciencias Forenses de Guatemala. -INACIF-; y de indirecta al personal de las Secciones de Antropología, Histopatología, Necro odontología, Arqueología y Medicina Forense Metropolitana de la Unidad y Entidad pública en mención.</w:t>
      </w:r>
    </w:p>
    <w:p w14:paraId="72FF1699" w14:textId="3D0F66BA" w:rsidR="004A5021" w:rsidRDefault="004A5021" w:rsidP="004A5021">
      <w:pPr>
        <w:pStyle w:val="Ttulo3"/>
      </w:pPr>
      <w:bookmarkStart w:id="133" w:name="_Toc41638703"/>
      <w:r>
        <w:t>Limitantes</w:t>
      </w:r>
      <w:bookmarkEnd w:id="133"/>
    </w:p>
    <w:p w14:paraId="1821114C" w14:textId="41CB1FF4" w:rsidR="00472716" w:rsidRDefault="007F28AB" w:rsidP="0089702A">
      <w:pPr>
        <w:ind w:left="851"/>
        <w:rPr>
          <w:rFonts w:ascii="Times New Roman" w:hAnsi="Times New Roman" w:cs="Times New Roman"/>
          <w:sz w:val="24"/>
          <w:szCs w:val="24"/>
          <w:lang w:val="es-GT"/>
        </w:rPr>
      </w:pPr>
      <w:r>
        <w:rPr>
          <w:rFonts w:ascii="Times New Roman" w:hAnsi="Times New Roman" w:cs="Times New Roman"/>
          <w:sz w:val="24"/>
          <w:szCs w:val="24"/>
          <w:lang w:val="es-GT"/>
        </w:rPr>
        <w:t>El Instituto Nacional de Ciencias Forenses de Guatemala -INACIF- al tener cobertura de servicios a nivel nacional, a corto plazo la realización del proyecto y beneficio de este será al personal de la sede de que se ubica en la Morgue de zona tres de la ciudad de Guatemala.</w:t>
      </w:r>
      <w:bookmarkEnd w:id="4"/>
    </w:p>
    <w:p w14:paraId="20DB38E1" w14:textId="126DD511" w:rsidR="0048478B" w:rsidRDefault="0048478B" w:rsidP="0089702A">
      <w:pPr>
        <w:ind w:left="851"/>
        <w:rPr>
          <w:rFonts w:ascii="Times New Roman" w:hAnsi="Times New Roman" w:cs="Times New Roman"/>
          <w:sz w:val="24"/>
          <w:szCs w:val="24"/>
          <w:lang w:val="es-GT"/>
        </w:rPr>
      </w:pPr>
    </w:p>
    <w:p w14:paraId="1A93BAE1" w14:textId="77777777" w:rsidR="00EB7791" w:rsidRPr="00472716" w:rsidRDefault="00EB7791" w:rsidP="0089702A">
      <w:pPr>
        <w:ind w:left="851"/>
        <w:rPr>
          <w:rFonts w:ascii="Times New Roman" w:hAnsi="Times New Roman" w:cs="Times New Roman"/>
          <w:sz w:val="24"/>
          <w:szCs w:val="24"/>
          <w:lang w:val="es-GT"/>
        </w:rPr>
      </w:pPr>
    </w:p>
    <w:p w14:paraId="3354BF90" w14:textId="5C6AC1BD" w:rsidR="00472716" w:rsidRPr="003B2EB7" w:rsidRDefault="00472716" w:rsidP="00472716">
      <w:pPr>
        <w:pStyle w:val="Ttulo1"/>
        <w:spacing w:line="259" w:lineRule="auto"/>
        <w:ind w:left="720" w:hanging="294"/>
        <w:rPr>
          <w:rFonts w:cs="Times New Roman"/>
          <w:b w:val="0"/>
          <w:bCs/>
          <w:szCs w:val="24"/>
          <w:lang w:val="es-GT"/>
        </w:rPr>
      </w:pPr>
      <w:bookmarkStart w:id="134" w:name="_Toc41638704"/>
      <w:r>
        <w:rPr>
          <w:rFonts w:cs="Times New Roman"/>
          <w:bCs/>
          <w:szCs w:val="24"/>
          <w:lang w:val="es-GT"/>
        </w:rPr>
        <w:t xml:space="preserve">II. </w:t>
      </w:r>
      <w:r w:rsidR="00C06A87">
        <w:rPr>
          <w:rFonts w:cs="Times New Roman"/>
          <w:bCs/>
          <w:szCs w:val="24"/>
          <w:lang w:val="es-GT"/>
        </w:rPr>
        <w:t>Marco Metodológico</w:t>
      </w:r>
      <w:bookmarkEnd w:id="134"/>
    </w:p>
    <w:p w14:paraId="5545BF3E" w14:textId="77777777" w:rsidR="00472716" w:rsidRDefault="00472716" w:rsidP="00472716">
      <w:pPr>
        <w:rPr>
          <w:rFonts w:ascii="Times New Roman" w:hAnsi="Times New Roman" w:cs="Times New Roman"/>
          <w:b/>
          <w:bCs/>
          <w:sz w:val="24"/>
          <w:szCs w:val="24"/>
          <w:lang w:val="es-GT"/>
        </w:rPr>
      </w:pPr>
    </w:p>
    <w:p w14:paraId="306BB3A1" w14:textId="477CA5E6" w:rsidR="00472716" w:rsidRPr="00472716" w:rsidRDefault="00472716" w:rsidP="00CB28E8">
      <w:pPr>
        <w:pStyle w:val="Ttulo2"/>
        <w:numPr>
          <w:ilvl w:val="0"/>
          <w:numId w:val="19"/>
        </w:numPr>
      </w:pPr>
      <w:bookmarkStart w:id="135" w:name="_Toc41638705"/>
      <w:r w:rsidRPr="007354AE">
        <w:t>Metodología</w:t>
      </w:r>
      <w:bookmarkEnd w:id="135"/>
    </w:p>
    <w:p w14:paraId="7FB0499C" w14:textId="209132D6" w:rsidR="009C4933" w:rsidRDefault="000330AE" w:rsidP="007A2B43">
      <w:pPr>
        <w:ind w:firstLine="708"/>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A fin de recabar la información necesaria </w:t>
      </w:r>
      <w:r w:rsidR="002C758E">
        <w:rPr>
          <w:rFonts w:ascii="Times New Roman" w:hAnsi="Times New Roman" w:cs="Times New Roman"/>
          <w:sz w:val="24"/>
          <w:szCs w:val="24"/>
          <w:lang w:val="es-GT"/>
        </w:rPr>
        <w:t>para</w:t>
      </w:r>
      <w:r>
        <w:rPr>
          <w:rFonts w:ascii="Times New Roman" w:hAnsi="Times New Roman" w:cs="Times New Roman"/>
          <w:sz w:val="24"/>
          <w:szCs w:val="24"/>
          <w:lang w:val="es-GT"/>
        </w:rPr>
        <w:t xml:space="preserve"> amparar la justificación del proyecto,</w:t>
      </w:r>
      <w:r w:rsidR="002C758E">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se utilizará una metodología de investigación mixta</w:t>
      </w:r>
      <w:r w:rsidR="002B1E98">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para la extracción de información y formulación de hipótesis</w:t>
      </w:r>
      <w:r w:rsidR="002C758E">
        <w:rPr>
          <w:rFonts w:ascii="Times New Roman" w:hAnsi="Times New Roman" w:cs="Times New Roman"/>
          <w:sz w:val="24"/>
          <w:szCs w:val="24"/>
          <w:lang w:val="es-GT"/>
        </w:rPr>
        <w:t>.</w:t>
      </w:r>
      <w:r w:rsidR="00BB4600">
        <w:rPr>
          <w:rFonts w:ascii="Times New Roman" w:hAnsi="Times New Roman" w:cs="Times New Roman"/>
          <w:sz w:val="24"/>
          <w:szCs w:val="24"/>
          <w:lang w:val="es-GT"/>
        </w:rPr>
        <w:t xml:space="preserve"> I</w:t>
      </w:r>
      <w:r w:rsidR="00BB4600" w:rsidRPr="00BB4600">
        <w:rPr>
          <w:rFonts w:ascii="Times New Roman" w:hAnsi="Times New Roman" w:cs="Times New Roman"/>
          <w:sz w:val="24"/>
          <w:szCs w:val="24"/>
          <w:lang w:val="es-GT"/>
        </w:rPr>
        <w:t>nvolucrará dos</w:t>
      </w:r>
      <w:r w:rsidR="00411D20" w:rsidRPr="00BB4600">
        <w:rPr>
          <w:rFonts w:ascii="Times New Roman" w:hAnsi="Times New Roman" w:cs="Times New Roman"/>
          <w:sz w:val="24"/>
          <w:szCs w:val="24"/>
          <w:lang w:val="es-GT"/>
        </w:rPr>
        <w:t xml:space="preserve"> tipos</w:t>
      </w:r>
      <w:r w:rsidR="00BB4600" w:rsidRPr="00BB4600">
        <w:rPr>
          <w:rFonts w:ascii="Times New Roman" w:hAnsi="Times New Roman" w:cs="Times New Roman"/>
          <w:sz w:val="24"/>
          <w:szCs w:val="24"/>
          <w:lang w:val="es-GT"/>
        </w:rPr>
        <w:t xml:space="preserve"> de esta índole,</w:t>
      </w:r>
      <w:r w:rsidR="00411D20" w:rsidRPr="00BB4600">
        <w:rPr>
          <w:rFonts w:ascii="Times New Roman" w:hAnsi="Times New Roman" w:cs="Times New Roman"/>
          <w:sz w:val="24"/>
          <w:szCs w:val="24"/>
          <w:lang w:val="es-GT"/>
        </w:rPr>
        <w:t xml:space="preserve"> tal es el caso de</w:t>
      </w:r>
      <w:r w:rsidR="00BB4600" w:rsidRPr="00BB4600">
        <w:rPr>
          <w:rFonts w:ascii="Times New Roman" w:hAnsi="Times New Roman" w:cs="Times New Roman"/>
          <w:sz w:val="24"/>
          <w:szCs w:val="24"/>
          <w:lang w:val="es-GT"/>
        </w:rPr>
        <w:t xml:space="preserve"> la</w:t>
      </w:r>
      <w:r w:rsidR="00411D20" w:rsidRPr="00BB4600">
        <w:rPr>
          <w:rFonts w:ascii="Times New Roman" w:hAnsi="Times New Roman" w:cs="Times New Roman"/>
          <w:sz w:val="24"/>
          <w:szCs w:val="24"/>
          <w:lang w:val="es-GT"/>
        </w:rPr>
        <w:t xml:space="preserve"> históric</w:t>
      </w:r>
      <w:r w:rsidR="00BB4600" w:rsidRPr="00BB4600">
        <w:rPr>
          <w:rFonts w:ascii="Times New Roman" w:hAnsi="Times New Roman" w:cs="Times New Roman"/>
          <w:sz w:val="24"/>
          <w:szCs w:val="24"/>
          <w:lang w:val="es-GT"/>
        </w:rPr>
        <w:t>a</w:t>
      </w:r>
      <w:r w:rsidR="00411D20" w:rsidRPr="00BB4600">
        <w:rPr>
          <w:rFonts w:ascii="Times New Roman" w:hAnsi="Times New Roman" w:cs="Times New Roman"/>
          <w:sz w:val="24"/>
          <w:szCs w:val="24"/>
          <w:lang w:val="es-GT"/>
        </w:rPr>
        <w:t xml:space="preserve"> y descriptiv</w:t>
      </w:r>
      <w:r w:rsidR="00BB4600" w:rsidRPr="00BB4600">
        <w:rPr>
          <w:rFonts w:ascii="Times New Roman" w:hAnsi="Times New Roman" w:cs="Times New Roman"/>
          <w:sz w:val="24"/>
          <w:szCs w:val="24"/>
          <w:lang w:val="es-GT"/>
        </w:rPr>
        <w:t xml:space="preserve">a; además es importante mencionar que </w:t>
      </w:r>
      <w:r w:rsidR="00BB4600">
        <w:rPr>
          <w:rFonts w:ascii="Times New Roman" w:hAnsi="Times New Roman" w:cs="Times New Roman"/>
          <w:sz w:val="24"/>
          <w:szCs w:val="24"/>
          <w:lang w:val="es-GT"/>
        </w:rPr>
        <w:t>poseerá</w:t>
      </w:r>
      <w:r w:rsidR="00BB4600" w:rsidRPr="00BB4600">
        <w:rPr>
          <w:rFonts w:ascii="Times New Roman" w:hAnsi="Times New Roman" w:cs="Times New Roman"/>
          <w:sz w:val="24"/>
          <w:szCs w:val="24"/>
          <w:lang w:val="es-GT"/>
        </w:rPr>
        <w:t xml:space="preserve"> un enfoque cualitativo como cuantitativo.</w:t>
      </w:r>
    </w:p>
    <w:p w14:paraId="7986C99A" w14:textId="4D9DD947" w:rsidR="009C4933" w:rsidRPr="007A2B43" w:rsidRDefault="002B1E98" w:rsidP="007A2B43">
      <w:pPr>
        <w:ind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 xml:space="preserve">En tales circunstancias, </w:t>
      </w:r>
      <w:r w:rsidR="00374CF8" w:rsidRPr="009C4933">
        <w:rPr>
          <w:rFonts w:ascii="Times New Roman" w:hAnsi="Times New Roman" w:cs="Times New Roman"/>
          <w:sz w:val="24"/>
          <w:szCs w:val="24"/>
          <w:lang w:val="es-GT"/>
        </w:rPr>
        <w:t>la</w:t>
      </w:r>
      <w:r w:rsidRPr="009C4933">
        <w:rPr>
          <w:rFonts w:ascii="Times New Roman" w:hAnsi="Times New Roman" w:cs="Times New Roman"/>
          <w:sz w:val="24"/>
          <w:szCs w:val="24"/>
          <w:lang w:val="es-GT"/>
        </w:rPr>
        <w:t xml:space="preserve"> investigación se </w:t>
      </w:r>
      <w:r w:rsidR="00374CF8" w:rsidRPr="009C4933">
        <w:rPr>
          <w:rFonts w:ascii="Times New Roman" w:hAnsi="Times New Roman" w:cs="Times New Roman"/>
          <w:sz w:val="24"/>
          <w:szCs w:val="24"/>
          <w:lang w:val="es-GT"/>
        </w:rPr>
        <w:t>elaborará</w:t>
      </w:r>
      <w:r w:rsidRPr="009C4933">
        <w:rPr>
          <w:rFonts w:ascii="Times New Roman" w:hAnsi="Times New Roman" w:cs="Times New Roman"/>
          <w:sz w:val="24"/>
          <w:szCs w:val="24"/>
          <w:lang w:val="es-GT"/>
        </w:rPr>
        <w:t xml:space="preserve"> a través de dos </w:t>
      </w:r>
      <w:r w:rsidR="00BB4600" w:rsidRPr="009C4933">
        <w:rPr>
          <w:rFonts w:ascii="Times New Roman" w:hAnsi="Times New Roman" w:cs="Times New Roman"/>
          <w:sz w:val="24"/>
          <w:szCs w:val="24"/>
          <w:lang w:val="es-GT"/>
        </w:rPr>
        <w:t>clases</w:t>
      </w:r>
      <w:r w:rsidRPr="009C4933">
        <w:rPr>
          <w:rFonts w:ascii="Times New Roman" w:hAnsi="Times New Roman" w:cs="Times New Roman"/>
          <w:sz w:val="24"/>
          <w:szCs w:val="24"/>
          <w:lang w:val="es-GT"/>
        </w:rPr>
        <w:t xml:space="preserve"> de diseño, el primero en mencionar es el documental</w:t>
      </w:r>
      <w:r w:rsidR="00411D20" w:rsidRPr="009C4933">
        <w:rPr>
          <w:rFonts w:ascii="Times New Roman" w:hAnsi="Times New Roman" w:cs="Times New Roman"/>
          <w:sz w:val="24"/>
          <w:szCs w:val="24"/>
          <w:lang w:val="es-GT"/>
        </w:rPr>
        <w:t xml:space="preserve">; </w:t>
      </w:r>
      <w:r w:rsidRPr="009C4933">
        <w:rPr>
          <w:rFonts w:ascii="Times New Roman" w:hAnsi="Times New Roman" w:cs="Times New Roman"/>
          <w:sz w:val="24"/>
          <w:szCs w:val="24"/>
          <w:lang w:val="es-GT"/>
        </w:rPr>
        <w:t>permitirá analizar</w:t>
      </w:r>
      <w:r w:rsidR="00EE038A" w:rsidRPr="009C4933">
        <w:rPr>
          <w:rFonts w:ascii="Times New Roman" w:hAnsi="Times New Roman" w:cs="Times New Roman"/>
          <w:sz w:val="24"/>
          <w:szCs w:val="24"/>
          <w:lang w:val="es-GT"/>
        </w:rPr>
        <w:t>, recabar y consultar fuentes de información</w:t>
      </w:r>
      <w:r w:rsidR="00374CF8" w:rsidRPr="009C4933">
        <w:rPr>
          <w:rFonts w:ascii="Times New Roman" w:hAnsi="Times New Roman" w:cs="Times New Roman"/>
          <w:sz w:val="24"/>
          <w:szCs w:val="24"/>
          <w:lang w:val="es-GT"/>
        </w:rPr>
        <w:t xml:space="preserve"> fiables</w:t>
      </w:r>
      <w:r w:rsidR="00EE038A" w:rsidRPr="009C4933">
        <w:rPr>
          <w:rFonts w:ascii="Times New Roman" w:hAnsi="Times New Roman" w:cs="Times New Roman"/>
          <w:sz w:val="24"/>
          <w:szCs w:val="24"/>
          <w:lang w:val="es-GT"/>
        </w:rPr>
        <w:t xml:space="preserve"> que proporcionan otros investigadores </w:t>
      </w:r>
      <w:r w:rsidR="00374CF8" w:rsidRPr="009C4933">
        <w:rPr>
          <w:rFonts w:ascii="Times New Roman" w:hAnsi="Times New Roman" w:cs="Times New Roman"/>
          <w:sz w:val="24"/>
          <w:szCs w:val="24"/>
          <w:lang w:val="es-GT"/>
        </w:rPr>
        <w:t xml:space="preserve">para amparar la legitimidad necesaria al </w:t>
      </w:r>
      <w:r w:rsidR="00600466" w:rsidRPr="009C4933">
        <w:rPr>
          <w:rFonts w:ascii="Times New Roman" w:hAnsi="Times New Roman" w:cs="Times New Roman"/>
          <w:sz w:val="24"/>
          <w:szCs w:val="24"/>
          <w:lang w:val="es-GT"/>
        </w:rPr>
        <w:t>proyecto, tal</w:t>
      </w:r>
      <w:r w:rsidR="00374CF8" w:rsidRPr="009C4933">
        <w:rPr>
          <w:rFonts w:ascii="Times New Roman" w:hAnsi="Times New Roman" w:cs="Times New Roman"/>
          <w:sz w:val="24"/>
          <w:szCs w:val="24"/>
          <w:lang w:val="es-GT"/>
        </w:rPr>
        <w:t xml:space="preserve"> es caso de libros, tesis, revistas científicas</w:t>
      </w:r>
      <w:r w:rsidR="008C14F8" w:rsidRPr="009C4933">
        <w:rPr>
          <w:rFonts w:ascii="Times New Roman" w:hAnsi="Times New Roman" w:cs="Times New Roman"/>
          <w:sz w:val="24"/>
          <w:szCs w:val="24"/>
          <w:lang w:val="es-GT"/>
        </w:rPr>
        <w:t xml:space="preserve">, </w:t>
      </w:r>
      <w:r w:rsidR="00411D20" w:rsidRPr="009C4933">
        <w:rPr>
          <w:rFonts w:ascii="Times New Roman" w:hAnsi="Times New Roman" w:cs="Times New Roman"/>
          <w:sz w:val="24"/>
          <w:szCs w:val="24"/>
          <w:lang w:val="es-GT"/>
        </w:rPr>
        <w:t>páginas</w:t>
      </w:r>
      <w:r w:rsidR="008C14F8" w:rsidRPr="009C4933">
        <w:rPr>
          <w:rFonts w:ascii="Times New Roman" w:hAnsi="Times New Roman" w:cs="Times New Roman"/>
          <w:sz w:val="24"/>
          <w:szCs w:val="24"/>
          <w:lang w:val="es-GT"/>
        </w:rPr>
        <w:t xml:space="preserve"> web </w:t>
      </w:r>
      <w:r w:rsidR="00411D20" w:rsidRPr="009C4933">
        <w:rPr>
          <w:rFonts w:ascii="Times New Roman" w:hAnsi="Times New Roman" w:cs="Times New Roman"/>
          <w:sz w:val="24"/>
          <w:szCs w:val="24"/>
          <w:lang w:val="es-GT"/>
        </w:rPr>
        <w:t>formales e</w:t>
      </w:r>
      <w:r w:rsidR="00374CF8" w:rsidRPr="009C4933">
        <w:rPr>
          <w:rFonts w:ascii="Times New Roman" w:hAnsi="Times New Roman" w:cs="Times New Roman"/>
          <w:sz w:val="24"/>
          <w:szCs w:val="24"/>
          <w:lang w:val="es-GT"/>
        </w:rPr>
        <w:t xml:space="preserve"> informes técnicos</w:t>
      </w:r>
      <w:r w:rsidR="009C4933" w:rsidRPr="009C4933">
        <w:rPr>
          <w:rFonts w:ascii="Times New Roman" w:hAnsi="Times New Roman" w:cs="Times New Roman"/>
          <w:sz w:val="24"/>
          <w:szCs w:val="24"/>
          <w:lang w:val="es-GT"/>
        </w:rPr>
        <w:t>.</w:t>
      </w:r>
    </w:p>
    <w:p w14:paraId="3B6C7A20" w14:textId="5A7DF196" w:rsidR="009C4933" w:rsidRPr="007A2B43" w:rsidRDefault="00600466" w:rsidP="007A2B43">
      <w:pPr>
        <w:pStyle w:val="Prrafodelista"/>
        <w:ind w:firstLine="696"/>
        <w:rPr>
          <w:rFonts w:ascii="Times New Roman" w:hAnsi="Times New Roman" w:cs="Times New Roman"/>
          <w:sz w:val="24"/>
          <w:szCs w:val="24"/>
          <w:lang w:val="es-GT"/>
        </w:rPr>
      </w:pPr>
      <w:r w:rsidRPr="009C4933">
        <w:rPr>
          <w:rFonts w:ascii="Times New Roman" w:hAnsi="Times New Roman" w:cs="Times New Roman"/>
          <w:sz w:val="24"/>
          <w:szCs w:val="24"/>
          <w:lang w:val="es-GT"/>
        </w:rPr>
        <w:t>En el caso del segundo será el de campo,</w:t>
      </w:r>
      <w:r w:rsidR="00406BB5" w:rsidRPr="009C4933">
        <w:rPr>
          <w:rFonts w:ascii="Times New Roman" w:hAnsi="Times New Roman" w:cs="Times New Roman"/>
          <w:sz w:val="24"/>
          <w:szCs w:val="24"/>
          <w:lang w:val="es-GT"/>
        </w:rPr>
        <w:t xml:space="preserve"> admitirá la</w:t>
      </w:r>
      <w:r w:rsidRPr="009C4933">
        <w:rPr>
          <w:rFonts w:ascii="Times New Roman" w:hAnsi="Times New Roman" w:cs="Times New Roman"/>
          <w:sz w:val="24"/>
          <w:szCs w:val="24"/>
          <w:lang w:val="es-GT"/>
        </w:rPr>
        <w:t xml:space="preserve"> recolección de datos de forma directa a través de los individuos que se encuentran en el lugar donde ocurre la problemática</w:t>
      </w:r>
      <w:r w:rsidR="00406BB5" w:rsidRPr="009C4933">
        <w:rPr>
          <w:rFonts w:ascii="Times New Roman" w:hAnsi="Times New Roman" w:cs="Times New Roman"/>
          <w:sz w:val="24"/>
          <w:szCs w:val="24"/>
          <w:lang w:val="es-GT"/>
        </w:rPr>
        <w:t xml:space="preserve"> a resolver, esto con el objetivo de conocer e identificar las causas, efectos e impacto que genera el fenómeno de estudio.</w:t>
      </w:r>
    </w:p>
    <w:p w14:paraId="30549CB9" w14:textId="2EC43E1D" w:rsidR="00472716" w:rsidRDefault="00472716" w:rsidP="00472716">
      <w:pPr>
        <w:pStyle w:val="Ttulo3"/>
      </w:pPr>
      <w:bookmarkStart w:id="136" w:name="_Toc41638706"/>
      <w:r w:rsidRPr="007354AE">
        <w:t>Indicadores</w:t>
      </w:r>
      <w:r>
        <w:t>.</w:t>
      </w:r>
      <w:bookmarkEnd w:id="136"/>
    </w:p>
    <w:p w14:paraId="390D3216" w14:textId="37EC4D9F" w:rsidR="00472716" w:rsidRPr="00DF4580" w:rsidRDefault="00472716" w:rsidP="00DF4580">
      <w:pPr>
        <w:pStyle w:val="Ttulo4"/>
      </w:pPr>
      <w:bookmarkStart w:id="137" w:name="_Toc41638707"/>
      <w:r w:rsidRPr="00DF4580">
        <w:t>Variables independientes.</w:t>
      </w:r>
      <w:bookmarkEnd w:id="137"/>
    </w:p>
    <w:p w14:paraId="4A473767" w14:textId="100087D3" w:rsidR="00472716" w:rsidRPr="00DF4580" w:rsidRDefault="00472716" w:rsidP="00DF4580">
      <w:pPr>
        <w:pStyle w:val="Ttulo5"/>
      </w:pPr>
      <w:bookmarkStart w:id="138" w:name="_Toc41638708"/>
      <w:r w:rsidRPr="00DF4580">
        <w:t>Tiempo.</w:t>
      </w:r>
      <w:bookmarkEnd w:id="138"/>
    </w:p>
    <w:p w14:paraId="03BBCA34" w14:textId="2CA9E7DA" w:rsidR="00676F91" w:rsidRPr="00F638F0" w:rsidRDefault="00472716" w:rsidP="00266785">
      <w:pPr>
        <w:ind w:left="2835" w:firstLine="850"/>
        <w:rPr>
          <w:rFonts w:ascii="Times New Roman" w:hAnsi="Times New Roman" w:cs="Times New Roman"/>
          <w:sz w:val="24"/>
          <w:szCs w:val="24"/>
          <w:lang w:val="es-GT"/>
        </w:rPr>
      </w:pPr>
      <w:r w:rsidRPr="00DF4580">
        <w:rPr>
          <w:rFonts w:ascii="Times New Roman" w:hAnsi="Times New Roman" w:cs="Times New Roman"/>
          <w:bCs/>
          <w:sz w:val="24"/>
          <w:szCs w:val="24"/>
          <w:lang w:val="es-GT"/>
        </w:rPr>
        <w:t>Factor</w:t>
      </w:r>
      <w:r>
        <w:rPr>
          <w:rFonts w:ascii="Times New Roman" w:hAnsi="Times New Roman" w:cs="Times New Roman"/>
          <w:sz w:val="24"/>
          <w:szCs w:val="24"/>
          <w:lang w:val="es-GT"/>
        </w:rPr>
        <w:t xml:space="preserve"> esencial en la elaboración del proyecto, </w:t>
      </w:r>
      <w:r w:rsidR="00E64992">
        <w:rPr>
          <w:rFonts w:ascii="Times New Roman" w:hAnsi="Times New Roman" w:cs="Times New Roman"/>
          <w:sz w:val="24"/>
          <w:szCs w:val="24"/>
          <w:lang w:val="es-GT"/>
        </w:rPr>
        <w:t>establecerá</w:t>
      </w:r>
      <w:r>
        <w:rPr>
          <w:rFonts w:ascii="Times New Roman" w:hAnsi="Times New Roman" w:cs="Times New Roman"/>
          <w:sz w:val="24"/>
          <w:szCs w:val="24"/>
          <w:lang w:val="es-GT"/>
        </w:rPr>
        <w:t xml:space="preserve"> el alcance del proyecto, pues se contemplar</w:t>
      </w:r>
      <w:r w:rsidR="00DF4580">
        <w:rPr>
          <w:rFonts w:ascii="Times New Roman" w:hAnsi="Times New Roman" w:cs="Times New Roman"/>
          <w:sz w:val="24"/>
          <w:szCs w:val="24"/>
          <w:lang w:val="es-GT"/>
        </w:rPr>
        <w:t>án</w:t>
      </w:r>
      <w:r>
        <w:rPr>
          <w:rFonts w:ascii="Times New Roman" w:hAnsi="Times New Roman" w:cs="Times New Roman"/>
          <w:sz w:val="24"/>
          <w:szCs w:val="24"/>
          <w:lang w:val="es-GT"/>
        </w:rPr>
        <w:t xml:space="preserve"> </w:t>
      </w:r>
      <w:r w:rsidR="00E64992">
        <w:rPr>
          <w:rFonts w:ascii="Times New Roman" w:hAnsi="Times New Roman" w:cs="Times New Roman"/>
          <w:sz w:val="24"/>
          <w:szCs w:val="24"/>
          <w:lang w:val="es-GT"/>
        </w:rPr>
        <w:t>elementos</w:t>
      </w:r>
      <w:r>
        <w:rPr>
          <w:rFonts w:ascii="Times New Roman" w:hAnsi="Times New Roman" w:cs="Times New Roman"/>
          <w:sz w:val="24"/>
          <w:szCs w:val="24"/>
          <w:lang w:val="es-GT"/>
        </w:rPr>
        <w:t xml:space="preserve"> como la adaptabilidad del usuario final al uso del software, el </w:t>
      </w:r>
      <w:r w:rsidR="00E64992">
        <w:rPr>
          <w:rFonts w:ascii="Times New Roman" w:hAnsi="Times New Roman" w:cs="Times New Roman"/>
          <w:sz w:val="24"/>
          <w:szCs w:val="24"/>
          <w:lang w:val="es-GT"/>
        </w:rPr>
        <w:t>período</w:t>
      </w:r>
      <w:r>
        <w:rPr>
          <w:rFonts w:ascii="Times New Roman" w:hAnsi="Times New Roman" w:cs="Times New Roman"/>
          <w:sz w:val="24"/>
          <w:szCs w:val="24"/>
          <w:lang w:val="es-GT"/>
        </w:rPr>
        <w:t xml:space="preserve"> de elaboración e implementación de este.</w:t>
      </w:r>
    </w:p>
    <w:p w14:paraId="29255A36" w14:textId="27705B6A" w:rsidR="00472716" w:rsidRDefault="00472716" w:rsidP="00DF4580">
      <w:pPr>
        <w:pStyle w:val="Ttulo5"/>
      </w:pPr>
      <w:bookmarkStart w:id="139" w:name="_Toc41638709"/>
      <w:r>
        <w:t>Activos fungibles.</w:t>
      </w:r>
      <w:bookmarkEnd w:id="139"/>
    </w:p>
    <w:p w14:paraId="14C7118E" w14:textId="157A7F5F" w:rsidR="00AB2E9E" w:rsidRPr="00954FEE" w:rsidRDefault="00954FEE" w:rsidP="00266785">
      <w:pPr>
        <w:ind w:left="2835" w:firstLine="850"/>
        <w:rPr>
          <w:rFonts w:ascii="Times New Roman" w:hAnsi="Times New Roman" w:cs="Times New Roman"/>
          <w:sz w:val="24"/>
          <w:szCs w:val="24"/>
        </w:rPr>
      </w:pPr>
      <w:r w:rsidRPr="00297DBD">
        <w:rPr>
          <w:rFonts w:ascii="Times New Roman" w:hAnsi="Times New Roman" w:cs="Times New Roman"/>
          <w:sz w:val="24"/>
          <w:szCs w:val="24"/>
          <w:lang w:val="es-GT"/>
        </w:rPr>
        <w:lastRenderedPageBreak/>
        <w:t>Determinarán</w:t>
      </w:r>
      <w:r w:rsidRPr="00954FEE">
        <w:rPr>
          <w:rFonts w:ascii="Times New Roman" w:hAnsi="Times New Roman" w:cs="Times New Roman"/>
          <w:sz w:val="24"/>
          <w:szCs w:val="24"/>
        </w:rPr>
        <w:t xml:space="preserve"> la clasificación de los productos dentro del sistema, según la finalidad de la necesidad de consumo que cubren, bien sean para limpieza, procesos quirúrgicos e insumos de oficina.</w:t>
      </w:r>
    </w:p>
    <w:p w14:paraId="0FE26C3E" w14:textId="7E73327D" w:rsidR="00954FEE" w:rsidRPr="00954FEE" w:rsidRDefault="00253022" w:rsidP="00954FEE">
      <w:pPr>
        <w:pStyle w:val="Ttulo5"/>
        <w:rPr>
          <w:b/>
          <w:bCs/>
        </w:rPr>
      </w:pPr>
      <w:bookmarkStart w:id="140" w:name="_Toc41638710"/>
      <w:r>
        <w:t xml:space="preserve">Necesidades </w:t>
      </w:r>
      <w:r w:rsidR="00344749">
        <w:t xml:space="preserve">del usuario </w:t>
      </w:r>
      <w:r>
        <w:t>en el sistema computacional</w:t>
      </w:r>
      <w:r w:rsidR="00344749">
        <w:t>.</w:t>
      </w:r>
      <w:bookmarkEnd w:id="140"/>
    </w:p>
    <w:p w14:paraId="7937D755" w14:textId="13EB361A" w:rsidR="00AB2E9E" w:rsidRPr="007A2B43" w:rsidRDefault="00954FEE" w:rsidP="00266785">
      <w:pPr>
        <w:ind w:left="2835" w:firstLine="850"/>
        <w:rPr>
          <w:rFonts w:ascii="Times New Roman" w:hAnsi="Times New Roman" w:cs="Times New Roman"/>
          <w:sz w:val="24"/>
          <w:szCs w:val="24"/>
        </w:rPr>
      </w:pPr>
      <w:r w:rsidRPr="00954FEE">
        <w:rPr>
          <w:rFonts w:ascii="Times New Roman" w:hAnsi="Times New Roman" w:cs="Times New Roman"/>
          <w:sz w:val="24"/>
          <w:szCs w:val="24"/>
        </w:rPr>
        <w:t xml:space="preserve">Se procederá </w:t>
      </w:r>
      <w:r w:rsidR="00344749" w:rsidRPr="00297DBD">
        <w:rPr>
          <w:rFonts w:ascii="Times New Roman" w:hAnsi="Times New Roman" w:cs="Times New Roman"/>
          <w:sz w:val="24"/>
          <w:szCs w:val="24"/>
          <w:lang w:val="es-GT"/>
        </w:rPr>
        <w:t>en</w:t>
      </w:r>
      <w:r w:rsidRPr="00954FEE">
        <w:rPr>
          <w:rFonts w:ascii="Times New Roman" w:hAnsi="Times New Roman" w:cs="Times New Roman"/>
          <w:sz w:val="24"/>
          <w:szCs w:val="24"/>
        </w:rPr>
        <w:t xml:space="preserve"> </w:t>
      </w:r>
      <w:r w:rsidR="00344749" w:rsidRPr="00954FEE">
        <w:rPr>
          <w:rFonts w:ascii="Times New Roman" w:hAnsi="Times New Roman" w:cs="Times New Roman"/>
          <w:sz w:val="24"/>
          <w:szCs w:val="24"/>
        </w:rPr>
        <w:t>establecer contacto</w:t>
      </w:r>
      <w:r w:rsidRPr="00954FEE">
        <w:rPr>
          <w:rFonts w:ascii="Times New Roman" w:hAnsi="Times New Roman" w:cs="Times New Roman"/>
          <w:sz w:val="24"/>
          <w:szCs w:val="24"/>
        </w:rPr>
        <w:t xml:space="preserve"> constante con el personal </w:t>
      </w:r>
      <w:r w:rsidR="00344749">
        <w:rPr>
          <w:rFonts w:ascii="Times New Roman" w:hAnsi="Times New Roman" w:cs="Times New Roman"/>
          <w:sz w:val="24"/>
          <w:szCs w:val="24"/>
        </w:rPr>
        <w:t>a</w:t>
      </w:r>
      <w:r w:rsidRPr="00954FEE">
        <w:rPr>
          <w:rFonts w:ascii="Times New Roman" w:hAnsi="Times New Roman" w:cs="Times New Roman"/>
          <w:sz w:val="24"/>
          <w:szCs w:val="24"/>
        </w:rPr>
        <w:t xml:space="preserve"> beneficiar con la elaboración del programa computacional de inventario</w:t>
      </w:r>
      <w:r w:rsidR="00344749">
        <w:rPr>
          <w:rFonts w:ascii="Times New Roman" w:hAnsi="Times New Roman" w:cs="Times New Roman"/>
          <w:sz w:val="24"/>
          <w:szCs w:val="24"/>
        </w:rPr>
        <w:t xml:space="preserve"> y esto permita</w:t>
      </w:r>
      <w:r>
        <w:rPr>
          <w:rFonts w:ascii="Times New Roman" w:hAnsi="Times New Roman" w:cs="Times New Roman"/>
          <w:sz w:val="24"/>
          <w:szCs w:val="24"/>
        </w:rPr>
        <w:t xml:space="preserve"> conocer las </w:t>
      </w:r>
      <w:r w:rsidR="00297DBD">
        <w:rPr>
          <w:rFonts w:ascii="Times New Roman" w:hAnsi="Times New Roman" w:cs="Times New Roman"/>
          <w:sz w:val="24"/>
          <w:szCs w:val="24"/>
        </w:rPr>
        <w:t>necesidades además</w:t>
      </w:r>
      <w:r w:rsidR="00344749">
        <w:rPr>
          <w:rFonts w:ascii="Times New Roman" w:hAnsi="Times New Roman" w:cs="Times New Roman"/>
          <w:sz w:val="24"/>
          <w:szCs w:val="24"/>
        </w:rPr>
        <w:t xml:space="preserve"> del</w:t>
      </w:r>
      <w:r w:rsidR="00253022">
        <w:rPr>
          <w:rFonts w:ascii="Times New Roman" w:hAnsi="Times New Roman" w:cs="Times New Roman"/>
          <w:sz w:val="24"/>
          <w:szCs w:val="24"/>
        </w:rPr>
        <w:t xml:space="preserve"> </w:t>
      </w:r>
      <w:r w:rsidR="00344749">
        <w:rPr>
          <w:rFonts w:ascii="Times New Roman" w:hAnsi="Times New Roman" w:cs="Times New Roman"/>
          <w:sz w:val="24"/>
          <w:szCs w:val="24"/>
        </w:rPr>
        <w:t>analizar</w:t>
      </w:r>
      <w:r w:rsidR="00253022">
        <w:rPr>
          <w:rFonts w:ascii="Times New Roman" w:hAnsi="Times New Roman" w:cs="Times New Roman"/>
          <w:sz w:val="24"/>
          <w:szCs w:val="24"/>
        </w:rPr>
        <w:t xml:space="preserve"> la factibilidad del funcionamiento </w:t>
      </w:r>
      <w:r w:rsidR="00344749">
        <w:rPr>
          <w:rFonts w:ascii="Times New Roman" w:hAnsi="Times New Roman" w:cs="Times New Roman"/>
          <w:sz w:val="24"/>
          <w:szCs w:val="24"/>
        </w:rPr>
        <w:t>a demandar</w:t>
      </w:r>
      <w:r w:rsidR="00253022">
        <w:rPr>
          <w:rFonts w:ascii="Times New Roman" w:hAnsi="Times New Roman" w:cs="Times New Roman"/>
          <w:sz w:val="24"/>
          <w:szCs w:val="24"/>
        </w:rPr>
        <w:t>.</w:t>
      </w:r>
    </w:p>
    <w:p w14:paraId="62F825C4" w14:textId="0197BA03" w:rsidR="00DF4580" w:rsidRDefault="00DF4580" w:rsidP="00DF4580">
      <w:pPr>
        <w:pStyle w:val="Ttulo5"/>
      </w:pPr>
      <w:bookmarkStart w:id="141" w:name="_Toc41638711"/>
      <w:r>
        <w:t>Inversión económica</w:t>
      </w:r>
      <w:r w:rsidR="00344749">
        <w:t>.</w:t>
      </w:r>
      <w:bookmarkEnd w:id="141"/>
    </w:p>
    <w:p w14:paraId="164F40B1" w14:textId="396CDA7A" w:rsidR="00AB2E9E" w:rsidRDefault="00253022" w:rsidP="00266785">
      <w:pPr>
        <w:ind w:left="2835" w:firstLine="850"/>
        <w:rPr>
          <w:rFonts w:ascii="Times New Roman" w:hAnsi="Times New Roman" w:cs="Times New Roman"/>
          <w:sz w:val="24"/>
          <w:szCs w:val="24"/>
          <w:lang w:val="es-GT"/>
        </w:rPr>
      </w:pPr>
      <w:r w:rsidRPr="00253022">
        <w:rPr>
          <w:rFonts w:ascii="Times New Roman" w:hAnsi="Times New Roman" w:cs="Times New Roman"/>
          <w:sz w:val="24"/>
          <w:szCs w:val="24"/>
          <w:lang w:val="es-GT"/>
        </w:rPr>
        <w:t xml:space="preserve">Factor importante dentro del proyecto, pues al saber si existirá una erogación de efectivo para la inversión en </w:t>
      </w:r>
      <w:r w:rsidRPr="00253022">
        <w:rPr>
          <w:rFonts w:ascii="Times New Roman" w:hAnsi="Times New Roman" w:cs="Times New Roman"/>
          <w:sz w:val="24"/>
          <w:szCs w:val="24"/>
        </w:rPr>
        <w:t>tecnología</w:t>
      </w:r>
      <w:r w:rsidRPr="00253022">
        <w:rPr>
          <w:rFonts w:ascii="Times New Roman" w:hAnsi="Times New Roman" w:cs="Times New Roman"/>
          <w:sz w:val="24"/>
          <w:szCs w:val="24"/>
          <w:lang w:val="es-GT"/>
        </w:rPr>
        <w:t xml:space="preserve">, determinará la proposición de productos a utilizar para la elaboración y funcionamiento del software. </w:t>
      </w:r>
    </w:p>
    <w:p w14:paraId="200645A0" w14:textId="2BA9D3A8" w:rsidR="00266785" w:rsidRDefault="00266785" w:rsidP="00266785">
      <w:pPr>
        <w:ind w:left="2835" w:firstLine="850"/>
        <w:rPr>
          <w:rFonts w:ascii="Times New Roman" w:hAnsi="Times New Roman" w:cs="Times New Roman"/>
          <w:sz w:val="24"/>
          <w:szCs w:val="24"/>
          <w:lang w:val="es-GT"/>
        </w:rPr>
      </w:pPr>
    </w:p>
    <w:p w14:paraId="2D29A747" w14:textId="6865471C" w:rsidR="00266785" w:rsidRDefault="00266785" w:rsidP="00266785">
      <w:pPr>
        <w:ind w:left="2835" w:firstLine="850"/>
        <w:rPr>
          <w:rFonts w:ascii="Times New Roman" w:hAnsi="Times New Roman" w:cs="Times New Roman"/>
          <w:sz w:val="24"/>
          <w:szCs w:val="24"/>
          <w:lang w:val="es-GT"/>
        </w:rPr>
      </w:pPr>
    </w:p>
    <w:p w14:paraId="1065F24A" w14:textId="77777777" w:rsidR="00266785" w:rsidRPr="007E4178" w:rsidRDefault="00266785" w:rsidP="00266785">
      <w:pPr>
        <w:ind w:left="2835" w:firstLine="850"/>
        <w:rPr>
          <w:rFonts w:ascii="Times New Roman" w:hAnsi="Times New Roman" w:cs="Times New Roman"/>
          <w:sz w:val="24"/>
          <w:szCs w:val="24"/>
          <w:lang w:val="es-GT"/>
        </w:rPr>
      </w:pPr>
    </w:p>
    <w:p w14:paraId="68CB5D78" w14:textId="03FFA634" w:rsidR="00DF4580" w:rsidRDefault="00DF4580" w:rsidP="00DF4580">
      <w:pPr>
        <w:pStyle w:val="Ttulo5"/>
      </w:pPr>
      <w:bookmarkStart w:id="142" w:name="_Toc41638712"/>
      <w:r>
        <w:t>Usabilidad</w:t>
      </w:r>
      <w:r w:rsidR="00344749">
        <w:t>.</w:t>
      </w:r>
      <w:bookmarkEnd w:id="142"/>
    </w:p>
    <w:p w14:paraId="52D65591" w14:textId="441FD077" w:rsidR="00676F91" w:rsidRPr="00AB2E9E" w:rsidRDefault="00344749" w:rsidP="00266785">
      <w:pPr>
        <w:ind w:left="2835" w:firstLine="850"/>
        <w:rPr>
          <w:rFonts w:ascii="Times New Roman" w:hAnsi="Times New Roman" w:cs="Times New Roman"/>
          <w:sz w:val="24"/>
          <w:szCs w:val="24"/>
          <w:lang w:val="es-GT"/>
        </w:rPr>
      </w:pPr>
      <w:r w:rsidRPr="00344749">
        <w:rPr>
          <w:rFonts w:ascii="Times New Roman" w:hAnsi="Times New Roman" w:cs="Times New Roman"/>
          <w:sz w:val="24"/>
          <w:szCs w:val="24"/>
          <w:lang w:val="es-GT"/>
        </w:rPr>
        <w:lastRenderedPageBreak/>
        <w:t>Establecerá la funcionalidad que espera el usuario final del aplicativo que utilizará para controlar la existencia de los productos.</w:t>
      </w:r>
      <w:r>
        <w:rPr>
          <w:rFonts w:ascii="Times New Roman" w:hAnsi="Times New Roman" w:cs="Times New Roman"/>
          <w:sz w:val="24"/>
          <w:szCs w:val="24"/>
          <w:lang w:val="es-GT"/>
        </w:rPr>
        <w:t xml:space="preserve"> </w:t>
      </w:r>
    </w:p>
    <w:p w14:paraId="56000F4A" w14:textId="4D5D0117" w:rsidR="00472716" w:rsidRDefault="00472716" w:rsidP="00344749">
      <w:pPr>
        <w:pStyle w:val="Ttulo4"/>
      </w:pPr>
      <w:bookmarkStart w:id="143" w:name="_Toc41638713"/>
      <w:r>
        <w:t>Variables Dependientes</w:t>
      </w:r>
      <w:r w:rsidR="00344749">
        <w:t>.</w:t>
      </w:r>
      <w:bookmarkEnd w:id="143"/>
    </w:p>
    <w:p w14:paraId="5B5764B2" w14:textId="7D59E478" w:rsidR="00472716" w:rsidRPr="00297DBD" w:rsidRDefault="00472716" w:rsidP="00297DBD">
      <w:pPr>
        <w:pStyle w:val="Ttulo5"/>
        <w:rPr>
          <w:b/>
          <w:bCs/>
        </w:rPr>
      </w:pPr>
      <w:bookmarkStart w:id="144" w:name="_Toc41638714"/>
      <w:r w:rsidRPr="007253A3">
        <w:t>Toma de requerimientos.</w:t>
      </w:r>
      <w:bookmarkEnd w:id="144"/>
    </w:p>
    <w:p w14:paraId="661163DE" w14:textId="7E77A931" w:rsidR="00AB2E9E" w:rsidRPr="00297DBD" w:rsidRDefault="00297DBD"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Variable con una relación directa de las necesidades del usuario en el sistema y el tiempo disponible para la elaboración de la solución tecnológica.</w:t>
      </w:r>
    </w:p>
    <w:p w14:paraId="42BEE033" w14:textId="4359528F" w:rsidR="00472716" w:rsidRPr="00297DBD" w:rsidRDefault="00472716" w:rsidP="00E64992">
      <w:pPr>
        <w:pStyle w:val="Ttulo5"/>
        <w:rPr>
          <w:b/>
          <w:bCs/>
        </w:rPr>
      </w:pPr>
      <w:bookmarkStart w:id="145" w:name="_Toc41638715"/>
      <w:r w:rsidRPr="007253A3">
        <w:t>SKU</w:t>
      </w:r>
      <w:bookmarkEnd w:id="145"/>
    </w:p>
    <w:p w14:paraId="2A966822" w14:textId="732DAF10" w:rsidR="00AB2E9E" w:rsidRPr="005A1C9A" w:rsidRDefault="00E64992"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Acrónimo por sus siglas en inglés de Stock Key Unity, g</w:t>
      </w:r>
      <w:r w:rsidR="00297DBD">
        <w:rPr>
          <w:rFonts w:ascii="Times New Roman" w:hAnsi="Times New Roman" w:cs="Times New Roman"/>
          <w:sz w:val="24"/>
          <w:szCs w:val="24"/>
          <w:lang w:val="es-GT"/>
        </w:rPr>
        <w:t>uarda una conexión con los activos fungibles de la subsección de almacén, ayudará a regir un mejor control</w:t>
      </w:r>
      <w:r>
        <w:rPr>
          <w:rFonts w:ascii="Times New Roman" w:hAnsi="Times New Roman" w:cs="Times New Roman"/>
          <w:sz w:val="24"/>
          <w:szCs w:val="24"/>
          <w:lang w:val="es-GT"/>
        </w:rPr>
        <w:t xml:space="preserve"> e identificación</w:t>
      </w:r>
      <w:r w:rsidR="00297DBD">
        <w:rPr>
          <w:rFonts w:ascii="Times New Roman" w:hAnsi="Times New Roman" w:cs="Times New Roman"/>
          <w:sz w:val="24"/>
          <w:szCs w:val="24"/>
          <w:lang w:val="es-GT"/>
        </w:rPr>
        <w:t xml:space="preserve"> de los productos a través de </w:t>
      </w:r>
      <w:r w:rsidR="00536167">
        <w:rPr>
          <w:rFonts w:ascii="Times New Roman" w:hAnsi="Times New Roman" w:cs="Times New Roman"/>
          <w:sz w:val="24"/>
          <w:szCs w:val="24"/>
          <w:lang w:val="es-GT"/>
        </w:rPr>
        <w:t>la</w:t>
      </w:r>
      <w:r w:rsidR="00297DBD">
        <w:rPr>
          <w:rFonts w:ascii="Times New Roman" w:hAnsi="Times New Roman" w:cs="Times New Roman"/>
          <w:sz w:val="24"/>
          <w:szCs w:val="24"/>
          <w:lang w:val="es-GT"/>
        </w:rPr>
        <w:t xml:space="preserve"> individualización</w:t>
      </w:r>
      <w:r w:rsidR="00C4566E">
        <w:rPr>
          <w:rFonts w:ascii="Times New Roman" w:hAnsi="Times New Roman" w:cs="Times New Roman"/>
          <w:sz w:val="24"/>
          <w:szCs w:val="24"/>
          <w:lang w:val="es-GT"/>
        </w:rPr>
        <w:t xml:space="preserve"> de estos</w:t>
      </w:r>
      <w:r>
        <w:rPr>
          <w:rFonts w:ascii="Times New Roman" w:hAnsi="Times New Roman" w:cs="Times New Roman"/>
          <w:sz w:val="24"/>
          <w:szCs w:val="24"/>
          <w:lang w:val="es-GT"/>
        </w:rPr>
        <w:t>.</w:t>
      </w:r>
    </w:p>
    <w:p w14:paraId="2FABCEB5" w14:textId="5BDC8DB8" w:rsidR="00472716" w:rsidRDefault="00472716" w:rsidP="00E64992">
      <w:pPr>
        <w:pStyle w:val="Ttulo5"/>
      </w:pPr>
      <w:bookmarkStart w:id="146" w:name="_Toc41638716"/>
      <w:r w:rsidRPr="007253A3">
        <w:t>Stock</w:t>
      </w:r>
      <w:r>
        <w:t>.</w:t>
      </w:r>
      <w:bookmarkEnd w:id="146"/>
    </w:p>
    <w:p w14:paraId="6F75C894" w14:textId="1D3ABF76" w:rsidR="00AB2E9E" w:rsidRDefault="00E64992" w:rsidP="00266785">
      <w:pPr>
        <w:ind w:left="2835" w:firstLine="85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Hace alusión a la cantidad de productos disponibles dentro del Inventario al relacionarse directamente con la disponibilidad </w:t>
      </w:r>
      <w:r w:rsidR="00C4566E" w:rsidRPr="006C3C02">
        <w:rPr>
          <w:rFonts w:ascii="Times New Roman" w:hAnsi="Times New Roman" w:cs="Times New Roman"/>
          <w:sz w:val="24"/>
          <w:szCs w:val="24"/>
          <w:lang w:val="es-GT"/>
        </w:rPr>
        <w:t>de existencia</w:t>
      </w:r>
      <w:r w:rsidRPr="006C3C02">
        <w:rPr>
          <w:rFonts w:ascii="Times New Roman" w:hAnsi="Times New Roman" w:cs="Times New Roman"/>
          <w:sz w:val="24"/>
          <w:szCs w:val="24"/>
          <w:lang w:val="es-GT"/>
        </w:rPr>
        <w:t xml:space="preserve"> </w:t>
      </w:r>
      <w:r w:rsidR="009E74A6">
        <w:rPr>
          <w:rFonts w:ascii="Times New Roman" w:hAnsi="Times New Roman" w:cs="Times New Roman"/>
          <w:sz w:val="24"/>
          <w:szCs w:val="24"/>
          <w:lang w:val="es-GT"/>
        </w:rPr>
        <w:t>según</w:t>
      </w:r>
      <w:r w:rsidRPr="006C3C02">
        <w:rPr>
          <w:rFonts w:ascii="Times New Roman" w:hAnsi="Times New Roman" w:cs="Times New Roman"/>
          <w:sz w:val="24"/>
          <w:szCs w:val="24"/>
          <w:lang w:val="es-GT"/>
        </w:rPr>
        <w:t xml:space="preserve"> la demanda.</w:t>
      </w:r>
    </w:p>
    <w:p w14:paraId="4CDE4F03" w14:textId="78D8DEA4" w:rsidR="00266785" w:rsidRDefault="00266785" w:rsidP="00266785">
      <w:pPr>
        <w:ind w:left="2835" w:firstLine="850"/>
        <w:rPr>
          <w:rFonts w:ascii="Times New Roman" w:hAnsi="Times New Roman" w:cs="Times New Roman"/>
          <w:sz w:val="24"/>
          <w:szCs w:val="24"/>
          <w:lang w:val="es-GT"/>
        </w:rPr>
      </w:pPr>
    </w:p>
    <w:p w14:paraId="32E2404D" w14:textId="77777777" w:rsidR="00266785" w:rsidRPr="006C3C02" w:rsidRDefault="00266785" w:rsidP="00266785">
      <w:pPr>
        <w:ind w:left="2835" w:firstLine="850"/>
        <w:rPr>
          <w:rFonts w:ascii="Times New Roman" w:hAnsi="Times New Roman" w:cs="Times New Roman"/>
          <w:sz w:val="24"/>
          <w:szCs w:val="24"/>
          <w:lang w:val="es-GT"/>
        </w:rPr>
      </w:pPr>
    </w:p>
    <w:p w14:paraId="6D25C8D9" w14:textId="514139ED" w:rsidR="00472716" w:rsidRPr="007E4178" w:rsidRDefault="00472716" w:rsidP="003F3A0E">
      <w:pPr>
        <w:pStyle w:val="Ttulo5"/>
        <w:tabs>
          <w:tab w:val="left" w:pos="2268"/>
        </w:tabs>
        <w:rPr>
          <w:b/>
          <w:bCs/>
        </w:rPr>
      </w:pPr>
      <w:bookmarkStart w:id="147" w:name="_Toc41638717"/>
      <w:r w:rsidRPr="007253A3">
        <w:t>Disponibilidad</w:t>
      </w:r>
      <w:r>
        <w:t>.</w:t>
      </w:r>
      <w:bookmarkEnd w:id="147"/>
      <w:r w:rsidRPr="007253A3">
        <w:t xml:space="preserve"> </w:t>
      </w:r>
    </w:p>
    <w:p w14:paraId="08049171" w14:textId="2F131C91" w:rsidR="003F3266" w:rsidRPr="005A1C9A" w:rsidRDefault="007E4178" w:rsidP="00266785">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Referencia a la colaboración de </w:t>
      </w:r>
      <w:r w:rsidRPr="005A1C9A">
        <w:rPr>
          <w:lang w:val="es-GT"/>
        </w:rPr>
        <w:t>los</w:t>
      </w:r>
      <w:r>
        <w:rPr>
          <w:rFonts w:ascii="Times New Roman" w:hAnsi="Times New Roman" w:cs="Times New Roman"/>
          <w:sz w:val="24"/>
          <w:szCs w:val="24"/>
          <w:lang w:val="es-GT"/>
        </w:rPr>
        <w:t xml:space="preserve"> stakeholders en la contribución de información </w:t>
      </w:r>
      <w:r w:rsidR="005A1C9A">
        <w:rPr>
          <w:rFonts w:ascii="Times New Roman" w:hAnsi="Times New Roman" w:cs="Times New Roman"/>
          <w:sz w:val="24"/>
          <w:szCs w:val="24"/>
          <w:lang w:val="es-GT"/>
        </w:rPr>
        <w:t>para</w:t>
      </w:r>
      <w:r w:rsidR="00255E9F">
        <w:rPr>
          <w:rFonts w:ascii="Times New Roman" w:hAnsi="Times New Roman" w:cs="Times New Roman"/>
          <w:sz w:val="24"/>
          <w:szCs w:val="24"/>
          <w:lang w:val="es-GT"/>
        </w:rPr>
        <w:t xml:space="preserve"> elaborar y</w:t>
      </w:r>
      <w:r w:rsidR="005A1C9A">
        <w:rPr>
          <w:rFonts w:ascii="Times New Roman" w:hAnsi="Times New Roman" w:cs="Times New Roman"/>
          <w:sz w:val="24"/>
          <w:szCs w:val="24"/>
          <w:lang w:val="es-GT"/>
        </w:rPr>
        <w:t xml:space="preserve"> ofrecer una herramienta tecnológica óptima que se ajuste a </w:t>
      </w:r>
      <w:r w:rsidR="00C4566E">
        <w:rPr>
          <w:rFonts w:ascii="Times New Roman" w:hAnsi="Times New Roman" w:cs="Times New Roman"/>
          <w:sz w:val="24"/>
          <w:szCs w:val="24"/>
          <w:lang w:val="es-GT"/>
        </w:rPr>
        <w:t>las</w:t>
      </w:r>
      <w:r w:rsidR="005A1C9A">
        <w:rPr>
          <w:rFonts w:ascii="Times New Roman" w:hAnsi="Times New Roman" w:cs="Times New Roman"/>
          <w:sz w:val="24"/>
          <w:szCs w:val="24"/>
          <w:lang w:val="es-GT"/>
        </w:rPr>
        <w:t xml:space="preserve"> necesidades</w:t>
      </w:r>
      <w:r w:rsidR="00C4566E">
        <w:rPr>
          <w:rFonts w:ascii="Times New Roman" w:hAnsi="Times New Roman" w:cs="Times New Roman"/>
          <w:sz w:val="24"/>
          <w:szCs w:val="24"/>
          <w:lang w:val="es-GT"/>
        </w:rPr>
        <w:t xml:space="preserve"> de los sujetos en mención</w:t>
      </w:r>
      <w:r w:rsidR="005A1C9A">
        <w:rPr>
          <w:rFonts w:ascii="Times New Roman" w:hAnsi="Times New Roman" w:cs="Times New Roman"/>
          <w:sz w:val="24"/>
          <w:szCs w:val="24"/>
          <w:lang w:val="es-GT"/>
        </w:rPr>
        <w:t>.</w:t>
      </w:r>
    </w:p>
    <w:p w14:paraId="111F5E27" w14:textId="7E894E80" w:rsidR="005A1C9A" w:rsidRPr="005A1C9A" w:rsidRDefault="00DF4580" w:rsidP="005A1C9A">
      <w:pPr>
        <w:pStyle w:val="Ttulo5"/>
        <w:rPr>
          <w:b/>
          <w:bCs/>
        </w:rPr>
      </w:pPr>
      <w:bookmarkStart w:id="148" w:name="_Toc41638718"/>
      <w:r>
        <w:t>Metodología de desarrollo de software</w:t>
      </w:r>
      <w:r w:rsidR="006C3C02">
        <w:t>.</w:t>
      </w:r>
      <w:bookmarkEnd w:id="148"/>
    </w:p>
    <w:p w14:paraId="764B37E4" w14:textId="324C63E8" w:rsidR="00676F91" w:rsidRPr="003F3266" w:rsidRDefault="005A1C9A" w:rsidP="00266785">
      <w:pPr>
        <w:ind w:left="2835" w:firstLine="850"/>
        <w:rPr>
          <w:rFonts w:ascii="Times New Roman" w:hAnsi="Times New Roman" w:cs="Times New Roman"/>
          <w:sz w:val="24"/>
          <w:szCs w:val="24"/>
        </w:rPr>
      </w:pPr>
      <w:r w:rsidRPr="006C3C02">
        <w:rPr>
          <w:rFonts w:ascii="Times New Roman" w:hAnsi="Times New Roman" w:cs="Times New Roman"/>
          <w:sz w:val="24"/>
          <w:szCs w:val="24"/>
        </w:rPr>
        <w:t xml:space="preserve">Fijará los </w:t>
      </w:r>
      <w:r w:rsidRPr="006C3C02">
        <w:rPr>
          <w:rFonts w:ascii="Times New Roman" w:hAnsi="Times New Roman" w:cs="Times New Roman"/>
          <w:sz w:val="24"/>
          <w:szCs w:val="24"/>
          <w:lang w:val="es-GT"/>
        </w:rPr>
        <w:t>recursos</w:t>
      </w:r>
      <w:r w:rsidRPr="006C3C02">
        <w:rPr>
          <w:rFonts w:ascii="Times New Roman" w:hAnsi="Times New Roman" w:cs="Times New Roman"/>
          <w:sz w:val="24"/>
          <w:szCs w:val="24"/>
        </w:rPr>
        <w:t>, estrategias y lineamientos tecnológicos para la entrega de un producto de software fiable, robusto, escalable y adaptable a las necesidades del usuario final</w:t>
      </w:r>
      <w:r w:rsidR="00DF4580" w:rsidRPr="006C3C02">
        <w:rPr>
          <w:rFonts w:ascii="Times New Roman" w:hAnsi="Times New Roman" w:cs="Times New Roman"/>
          <w:sz w:val="24"/>
          <w:szCs w:val="24"/>
        </w:rPr>
        <w:t>.</w:t>
      </w:r>
    </w:p>
    <w:p w14:paraId="6A8B140D" w14:textId="67D31A57" w:rsidR="00DF4580" w:rsidRDefault="00DF4580" w:rsidP="005A1C9A">
      <w:pPr>
        <w:pStyle w:val="Ttulo5"/>
      </w:pPr>
      <w:bookmarkStart w:id="149" w:name="_Toc41638719"/>
      <w:r>
        <w:t>Lenguajes de programación.</w:t>
      </w:r>
      <w:bookmarkEnd w:id="149"/>
    </w:p>
    <w:p w14:paraId="37E383E3" w14:textId="2F89BEC2" w:rsidR="00AB2E9E" w:rsidRPr="006C3C02" w:rsidRDefault="005A1C9A" w:rsidP="00266785">
      <w:pPr>
        <w:ind w:left="2835" w:firstLine="85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Implican </w:t>
      </w:r>
      <w:r w:rsidRPr="00266785">
        <w:rPr>
          <w:rFonts w:ascii="Times New Roman" w:hAnsi="Times New Roman" w:cs="Times New Roman"/>
          <w:sz w:val="24"/>
          <w:szCs w:val="24"/>
        </w:rPr>
        <w:t>una</w:t>
      </w:r>
      <w:r w:rsidRPr="006C3C02">
        <w:rPr>
          <w:rFonts w:ascii="Times New Roman" w:hAnsi="Times New Roman" w:cs="Times New Roman"/>
          <w:sz w:val="24"/>
          <w:szCs w:val="24"/>
          <w:lang w:val="es-GT"/>
        </w:rPr>
        <w:t xml:space="preserve"> relación </w:t>
      </w:r>
      <w:r w:rsidRPr="006C3C02">
        <w:rPr>
          <w:rFonts w:ascii="Times New Roman" w:hAnsi="Times New Roman" w:cs="Times New Roman"/>
          <w:sz w:val="24"/>
          <w:szCs w:val="24"/>
        </w:rPr>
        <w:t>directa</w:t>
      </w:r>
      <w:r w:rsidRPr="006C3C02">
        <w:rPr>
          <w:rFonts w:ascii="Times New Roman" w:hAnsi="Times New Roman" w:cs="Times New Roman"/>
          <w:sz w:val="24"/>
          <w:szCs w:val="24"/>
          <w:lang w:val="es-GT"/>
        </w:rPr>
        <w:t xml:space="preserve"> con el </w:t>
      </w:r>
      <w:r w:rsidR="00AA7EB4">
        <w:rPr>
          <w:rFonts w:ascii="Times New Roman" w:hAnsi="Times New Roman" w:cs="Times New Roman"/>
          <w:sz w:val="24"/>
          <w:szCs w:val="24"/>
          <w:lang w:val="es-GT"/>
        </w:rPr>
        <w:t>numeral</w:t>
      </w:r>
      <w:r w:rsidRPr="006C3C02">
        <w:rPr>
          <w:rFonts w:ascii="Times New Roman" w:hAnsi="Times New Roman" w:cs="Times New Roman"/>
          <w:sz w:val="24"/>
          <w:szCs w:val="24"/>
          <w:lang w:val="es-GT"/>
        </w:rPr>
        <w:t xml:space="preserve"> anterior y la experiencia de quien elaborará el programa computacional</w:t>
      </w:r>
      <w:r w:rsidR="003F3266">
        <w:rPr>
          <w:rFonts w:ascii="Times New Roman" w:hAnsi="Times New Roman" w:cs="Times New Roman"/>
          <w:sz w:val="24"/>
          <w:szCs w:val="24"/>
          <w:lang w:val="es-GT"/>
        </w:rPr>
        <w:t>.</w:t>
      </w:r>
    </w:p>
    <w:p w14:paraId="1EA2F970" w14:textId="240C2D67" w:rsidR="007E4178" w:rsidRDefault="007E4178" w:rsidP="007E4178">
      <w:pPr>
        <w:pStyle w:val="Ttulo5"/>
      </w:pPr>
      <w:bookmarkStart w:id="150" w:name="_Toc41638720"/>
      <w:r>
        <w:t>Hardware y software para la implementación del programa computacional.</w:t>
      </w:r>
      <w:bookmarkEnd w:id="150"/>
    </w:p>
    <w:p w14:paraId="78B566D8" w14:textId="38568527" w:rsidR="006C3C02" w:rsidRDefault="005A1C9A" w:rsidP="00266785">
      <w:pPr>
        <w:ind w:left="2835" w:firstLine="850"/>
        <w:rPr>
          <w:rFonts w:ascii="Times New Roman" w:hAnsi="Times New Roman" w:cs="Times New Roman"/>
          <w:sz w:val="24"/>
          <w:szCs w:val="24"/>
          <w:lang w:val="es-GT"/>
        </w:rPr>
      </w:pPr>
      <w:r w:rsidRPr="006C3C02">
        <w:rPr>
          <w:rFonts w:ascii="Times New Roman" w:hAnsi="Times New Roman" w:cs="Times New Roman"/>
          <w:sz w:val="24"/>
          <w:szCs w:val="24"/>
          <w:lang w:val="es-GT"/>
        </w:rPr>
        <w:t>Dependerá directamente de los recursos</w:t>
      </w:r>
      <w:r w:rsidR="006C3C02" w:rsidRPr="006C3C02">
        <w:rPr>
          <w:rFonts w:ascii="Times New Roman" w:hAnsi="Times New Roman" w:cs="Times New Roman"/>
          <w:sz w:val="24"/>
          <w:szCs w:val="24"/>
          <w:lang w:val="es-GT"/>
        </w:rPr>
        <w:t xml:space="preserve"> que señala el párrafo anterior, pertenecientes</w:t>
      </w:r>
      <w:r w:rsidR="00255E9F">
        <w:rPr>
          <w:rFonts w:ascii="Times New Roman" w:hAnsi="Times New Roman" w:cs="Times New Roman"/>
          <w:sz w:val="24"/>
          <w:szCs w:val="24"/>
          <w:lang w:val="es-GT"/>
        </w:rPr>
        <w:t xml:space="preserve"> a</w:t>
      </w:r>
      <w:r w:rsidR="006C3C02" w:rsidRPr="006C3C02">
        <w:rPr>
          <w:rFonts w:ascii="Times New Roman" w:hAnsi="Times New Roman" w:cs="Times New Roman"/>
          <w:sz w:val="24"/>
          <w:szCs w:val="24"/>
          <w:lang w:val="es-GT"/>
        </w:rPr>
        <w:t xml:space="preserve"> </w:t>
      </w:r>
      <w:r w:rsidRPr="006C3C02">
        <w:rPr>
          <w:rFonts w:ascii="Times New Roman" w:hAnsi="Times New Roman" w:cs="Times New Roman"/>
          <w:sz w:val="24"/>
          <w:szCs w:val="24"/>
          <w:lang w:val="es-GT"/>
        </w:rPr>
        <w:t xml:space="preserve">la Institución, específicamente en la subsección de almacén </w:t>
      </w:r>
      <w:r w:rsidR="003B72FC">
        <w:rPr>
          <w:rFonts w:ascii="Times New Roman" w:hAnsi="Times New Roman" w:cs="Times New Roman"/>
          <w:sz w:val="24"/>
          <w:szCs w:val="24"/>
          <w:lang w:val="es-GT"/>
        </w:rPr>
        <w:t xml:space="preserve">en </w:t>
      </w:r>
      <w:r w:rsidRPr="006C3C02">
        <w:rPr>
          <w:rFonts w:ascii="Times New Roman" w:hAnsi="Times New Roman" w:cs="Times New Roman"/>
          <w:sz w:val="24"/>
          <w:szCs w:val="24"/>
          <w:lang w:val="es-GT"/>
        </w:rPr>
        <w:t>la Unidad de Tanatología Forense Metropolitana, del Instituto Nacional de Ciencias Forenses de Guatemala -INACIF-</w:t>
      </w:r>
      <w:r w:rsidR="006C3C02" w:rsidRPr="006C3C02">
        <w:rPr>
          <w:rFonts w:ascii="Times New Roman" w:hAnsi="Times New Roman" w:cs="Times New Roman"/>
          <w:sz w:val="24"/>
          <w:szCs w:val="24"/>
          <w:lang w:val="es-GT"/>
        </w:rPr>
        <w:t>.</w:t>
      </w:r>
    </w:p>
    <w:p w14:paraId="0F0F5A0B" w14:textId="77777777" w:rsidR="00266785" w:rsidRPr="006C3C02" w:rsidRDefault="00266785" w:rsidP="00266785">
      <w:pPr>
        <w:ind w:left="2835" w:firstLine="850"/>
        <w:rPr>
          <w:rFonts w:ascii="Times New Roman" w:hAnsi="Times New Roman" w:cs="Times New Roman"/>
          <w:sz w:val="24"/>
          <w:szCs w:val="24"/>
          <w:lang w:val="es-GT"/>
        </w:rPr>
      </w:pPr>
    </w:p>
    <w:p w14:paraId="2AB1BDE8" w14:textId="05E35CDD" w:rsidR="00472716" w:rsidRPr="002C758E" w:rsidRDefault="00472716" w:rsidP="002C758E">
      <w:pPr>
        <w:pStyle w:val="Ttulo3"/>
      </w:pPr>
      <w:bookmarkStart w:id="151" w:name="_Toc41638721"/>
      <w:r w:rsidRPr="007354AE">
        <w:t>Sujetos</w:t>
      </w:r>
      <w:r w:rsidR="006C3C02">
        <w:t>.</w:t>
      </w:r>
      <w:bookmarkEnd w:id="151"/>
    </w:p>
    <w:p w14:paraId="3AB33F08" w14:textId="5EC8064F" w:rsidR="00657E1E" w:rsidRPr="00266785" w:rsidRDefault="00472716" w:rsidP="00266785">
      <w:pPr>
        <w:pStyle w:val="Prrafodelista"/>
        <w:numPr>
          <w:ilvl w:val="0"/>
          <w:numId w:val="17"/>
        </w:numPr>
        <w:ind w:left="2552" w:hanging="851"/>
        <w:rPr>
          <w:rFonts w:ascii="Times New Roman" w:hAnsi="Times New Roman" w:cs="Times New Roman"/>
          <w:b/>
          <w:bCs/>
          <w:sz w:val="24"/>
          <w:szCs w:val="24"/>
          <w:lang w:val="es-GT"/>
        </w:rPr>
      </w:pPr>
      <w:r w:rsidRPr="006C3C02">
        <w:rPr>
          <w:rFonts w:ascii="Times New Roman" w:hAnsi="Times New Roman" w:cs="Times New Roman"/>
          <w:sz w:val="24"/>
          <w:szCs w:val="24"/>
          <w:lang w:val="es-GT"/>
        </w:rPr>
        <w:lastRenderedPageBreak/>
        <w:t>Personal a cargo del inventario de suministros en la subsección de Almacén, sección de Tanatología Forense Metropolitana de la Unidad de Tanatología Forense metropolitana.</w:t>
      </w:r>
    </w:p>
    <w:p w14:paraId="1A1B6BB5" w14:textId="3C2A5543" w:rsidR="00472716" w:rsidRPr="006C3C02" w:rsidRDefault="00472716" w:rsidP="003F3A0E">
      <w:pPr>
        <w:pStyle w:val="Ttulo3"/>
        <w:ind w:left="709"/>
      </w:pPr>
      <w:bookmarkStart w:id="152" w:name="_Toc41638722"/>
      <w:r w:rsidRPr="007354AE">
        <w:t>Instrumentos</w:t>
      </w:r>
      <w:r w:rsidR="006C3C02">
        <w:t>.</w:t>
      </w:r>
      <w:bookmarkEnd w:id="152"/>
    </w:p>
    <w:p w14:paraId="58A9E10D" w14:textId="5B1A0B93" w:rsidR="00AB2E9E" w:rsidRPr="00B953E3" w:rsidRDefault="00472716" w:rsidP="00406BB5">
      <w:pPr>
        <w:ind w:left="851"/>
        <w:rPr>
          <w:rFonts w:ascii="Times New Roman" w:hAnsi="Times New Roman" w:cs="Times New Roman"/>
          <w:sz w:val="24"/>
          <w:szCs w:val="24"/>
          <w:lang w:val="es-GT"/>
        </w:rPr>
      </w:pPr>
      <w:r>
        <w:rPr>
          <w:rFonts w:ascii="Times New Roman" w:hAnsi="Times New Roman" w:cs="Times New Roman"/>
          <w:sz w:val="24"/>
          <w:szCs w:val="24"/>
          <w:lang w:val="es-GT"/>
        </w:rPr>
        <w:t>Al utilizar una metodología de Investigación Mixta para la extracción de información</w:t>
      </w:r>
      <w:del w:id="153" w:author="RENOVATIO" w:date="2020-05-30T10:47:00Z">
        <w:r w:rsidDel="00F93464">
          <w:rPr>
            <w:rFonts w:ascii="Times New Roman" w:hAnsi="Times New Roman" w:cs="Times New Roman"/>
            <w:sz w:val="24"/>
            <w:szCs w:val="24"/>
            <w:lang w:val="es-GT"/>
          </w:rPr>
          <w:delText xml:space="preserve"> </w:delText>
        </w:r>
      </w:del>
      <w:ins w:id="154" w:author="RENOVATIO" w:date="2020-05-30T10:47:00Z">
        <w:r w:rsidR="00F93464">
          <w:rPr>
            <w:rFonts w:ascii="Times New Roman" w:hAnsi="Times New Roman" w:cs="Times New Roman"/>
            <w:sz w:val="24"/>
            <w:szCs w:val="24"/>
            <w:lang w:val="es-GT"/>
          </w:rPr>
          <w:t xml:space="preserve">, </w:t>
        </w:r>
      </w:ins>
      <w:del w:id="155" w:author="RENOVATIO" w:date="2020-05-30T10:47:00Z">
        <w:r w:rsidDel="00F93464">
          <w:rPr>
            <w:rFonts w:ascii="Times New Roman" w:hAnsi="Times New Roman" w:cs="Times New Roman"/>
            <w:sz w:val="24"/>
            <w:szCs w:val="24"/>
            <w:lang w:val="es-GT"/>
          </w:rPr>
          <w:delText xml:space="preserve">acordes a la justificación del proyecto y el planteamiento del problema, </w:delText>
        </w:r>
      </w:del>
      <w:r>
        <w:rPr>
          <w:rFonts w:ascii="Times New Roman" w:hAnsi="Times New Roman" w:cs="Times New Roman"/>
          <w:sz w:val="24"/>
          <w:szCs w:val="24"/>
          <w:lang w:val="es-GT"/>
        </w:rPr>
        <w:t>es necesario poseer datos cualitativos como cuantitativos; por tanto, se procederá a utilizar dos herramientas de esta naturaleza y tales se describen de la siguiente forma.</w:t>
      </w:r>
    </w:p>
    <w:p w14:paraId="0685A651" w14:textId="0AABF92A" w:rsidR="00472716" w:rsidRPr="006C3C02" w:rsidRDefault="00472716" w:rsidP="006C3C02">
      <w:pPr>
        <w:pStyle w:val="Ttulo3"/>
      </w:pPr>
      <w:bookmarkStart w:id="156" w:name="_Toc41638723"/>
      <w:r w:rsidRPr="00B953E3">
        <w:t>Entrevista</w:t>
      </w:r>
      <w:r w:rsidR="006C3C02">
        <w:t>.</w:t>
      </w:r>
      <w:bookmarkEnd w:id="156"/>
    </w:p>
    <w:p w14:paraId="5379FF72" w14:textId="4BE56147" w:rsidR="009C4933" w:rsidRPr="006C3C02" w:rsidRDefault="00472716" w:rsidP="003F3266">
      <w:pPr>
        <w:ind w:left="851"/>
        <w:rPr>
          <w:rFonts w:ascii="Times New Roman" w:hAnsi="Times New Roman" w:cs="Times New Roman"/>
          <w:sz w:val="24"/>
          <w:szCs w:val="24"/>
          <w:lang w:val="es-GT"/>
        </w:rPr>
      </w:pPr>
      <w:r>
        <w:rPr>
          <w:rFonts w:ascii="Times New Roman" w:hAnsi="Times New Roman" w:cs="Times New Roman"/>
          <w:sz w:val="24"/>
          <w:szCs w:val="24"/>
          <w:lang w:val="es-GT"/>
        </w:rPr>
        <w:t>Este tipo de técnica de indagación contendrá dentro de sí un conjunto de preguntas abiertas (</w:t>
      </w:r>
      <w:r w:rsidR="009C4933">
        <w:rPr>
          <w:rFonts w:ascii="Times New Roman" w:hAnsi="Times New Roman" w:cs="Times New Roman"/>
          <w:sz w:val="24"/>
          <w:szCs w:val="24"/>
          <w:lang w:val="es-GT"/>
        </w:rPr>
        <w:t>Anexo</w:t>
      </w:r>
      <w:r>
        <w:rPr>
          <w:rFonts w:ascii="Times New Roman" w:hAnsi="Times New Roman" w:cs="Times New Roman"/>
          <w:sz w:val="24"/>
          <w:szCs w:val="24"/>
          <w:lang w:val="es-GT"/>
        </w:rPr>
        <w:t xml:space="preserve"> A), las mismas se formularán con una estructuración que permita guiar a la persona y responda las interrogantes en relación con el tema, no deberán sobrepasar un total de diez.</w:t>
      </w:r>
    </w:p>
    <w:p w14:paraId="405C78B4" w14:textId="4A4360B2" w:rsidR="00472716" w:rsidRPr="009C5539" w:rsidRDefault="00472716" w:rsidP="006C3C02">
      <w:pPr>
        <w:pStyle w:val="Ttulo3"/>
      </w:pPr>
      <w:bookmarkStart w:id="157" w:name="_Toc41638724"/>
      <w:r w:rsidRPr="007354AE">
        <w:t>Población</w:t>
      </w:r>
      <w:r w:rsidR="003F3266">
        <w:t>.</w:t>
      </w:r>
      <w:bookmarkEnd w:id="157"/>
    </w:p>
    <w:p w14:paraId="5B8DADEE" w14:textId="3AA6EDF9" w:rsidR="002C758E" w:rsidRDefault="002C758E" w:rsidP="003F3266">
      <w:pPr>
        <w:ind w:left="851"/>
        <w:rPr>
          <w:rFonts w:ascii="Times New Roman" w:hAnsi="Times New Roman" w:cs="Times New Roman"/>
          <w:sz w:val="24"/>
          <w:szCs w:val="24"/>
          <w:lang w:val="es-GT"/>
        </w:rPr>
      </w:pPr>
      <w:r>
        <w:rPr>
          <w:rFonts w:ascii="Times New Roman" w:hAnsi="Times New Roman" w:cs="Times New Roman"/>
          <w:sz w:val="24"/>
          <w:szCs w:val="24"/>
          <w:lang w:val="es-GT"/>
        </w:rPr>
        <w:t xml:space="preserve">Personal </w:t>
      </w:r>
      <w:r w:rsidR="00255E9F">
        <w:rPr>
          <w:rFonts w:ascii="Times New Roman" w:hAnsi="Times New Roman" w:cs="Times New Roman"/>
          <w:sz w:val="24"/>
          <w:szCs w:val="24"/>
          <w:lang w:val="es-GT"/>
        </w:rPr>
        <w:t xml:space="preserve">dentro del perímetro de la sede de Tanatología Forense Metropolitana de INACIF, </w:t>
      </w:r>
      <w:r>
        <w:rPr>
          <w:rFonts w:ascii="Times New Roman" w:hAnsi="Times New Roman" w:cs="Times New Roman"/>
          <w:sz w:val="24"/>
          <w:szCs w:val="24"/>
          <w:lang w:val="es-GT"/>
        </w:rPr>
        <w:t>la</w:t>
      </w:r>
      <w:r w:rsidR="00255E9F">
        <w:rPr>
          <w:rFonts w:ascii="Times New Roman" w:hAnsi="Times New Roman" w:cs="Times New Roman"/>
          <w:sz w:val="24"/>
          <w:szCs w:val="24"/>
          <w:lang w:val="es-GT"/>
        </w:rPr>
        <w:t xml:space="preserve"> cual se ubica en la zona tres de la</w:t>
      </w:r>
      <w:r>
        <w:rPr>
          <w:rFonts w:ascii="Times New Roman" w:hAnsi="Times New Roman" w:cs="Times New Roman"/>
          <w:sz w:val="24"/>
          <w:szCs w:val="24"/>
          <w:lang w:val="es-GT"/>
        </w:rPr>
        <w:t xml:space="preserve"> ciudad de Guatemala.</w:t>
      </w:r>
    </w:p>
    <w:p w14:paraId="31044B2A" w14:textId="01C6D161" w:rsidR="00266785" w:rsidRDefault="00266785" w:rsidP="003F3266">
      <w:pPr>
        <w:ind w:left="851"/>
        <w:rPr>
          <w:rFonts w:ascii="Times New Roman" w:hAnsi="Times New Roman" w:cs="Times New Roman"/>
          <w:sz w:val="24"/>
          <w:szCs w:val="24"/>
          <w:lang w:val="es-GT"/>
        </w:rPr>
      </w:pPr>
    </w:p>
    <w:p w14:paraId="435B297D" w14:textId="4EEE8BDD" w:rsidR="00266785" w:rsidRDefault="00266785" w:rsidP="003F3266">
      <w:pPr>
        <w:ind w:left="851"/>
        <w:rPr>
          <w:rFonts w:ascii="Times New Roman" w:hAnsi="Times New Roman" w:cs="Times New Roman"/>
          <w:sz w:val="24"/>
          <w:szCs w:val="24"/>
          <w:lang w:val="es-GT"/>
        </w:rPr>
      </w:pPr>
    </w:p>
    <w:p w14:paraId="3078746E" w14:textId="77777777" w:rsidR="00266785" w:rsidRPr="006C3C02" w:rsidRDefault="00266785" w:rsidP="003F3266">
      <w:pPr>
        <w:ind w:left="851"/>
        <w:rPr>
          <w:rFonts w:ascii="Times New Roman" w:hAnsi="Times New Roman" w:cs="Times New Roman"/>
          <w:sz w:val="24"/>
          <w:szCs w:val="24"/>
          <w:lang w:val="es-GT"/>
        </w:rPr>
      </w:pPr>
    </w:p>
    <w:p w14:paraId="5555F08B" w14:textId="4B0634E6" w:rsidR="00472716" w:rsidRPr="00AB2E9E" w:rsidRDefault="00472716" w:rsidP="00AB2E9E">
      <w:pPr>
        <w:pStyle w:val="Ttulo3"/>
      </w:pPr>
      <w:bookmarkStart w:id="158" w:name="_Toc41638725"/>
      <w:r w:rsidRPr="007354AE">
        <w:t>Muestra</w:t>
      </w:r>
      <w:r w:rsidR="003F3266">
        <w:t>.</w:t>
      </w:r>
      <w:bookmarkEnd w:id="158"/>
    </w:p>
    <w:p w14:paraId="003F3F89" w14:textId="2FFD268A" w:rsidR="00657E1E" w:rsidRPr="00AB2E9E" w:rsidRDefault="00472716" w:rsidP="00266785">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S</w:t>
      </w:r>
      <w:r w:rsidRPr="009C5539">
        <w:rPr>
          <w:rFonts w:ascii="Times New Roman" w:hAnsi="Times New Roman" w:cs="Times New Roman"/>
          <w:sz w:val="24"/>
          <w:szCs w:val="24"/>
          <w:lang w:val="es-GT"/>
        </w:rPr>
        <w:t xml:space="preserve">e considerará una cantidad de </w:t>
      </w:r>
      <w:r w:rsidR="002C758E" w:rsidRPr="009C5539">
        <w:rPr>
          <w:rFonts w:ascii="Times New Roman" w:hAnsi="Times New Roman" w:cs="Times New Roman"/>
          <w:sz w:val="24"/>
          <w:szCs w:val="24"/>
          <w:lang w:val="es-GT"/>
        </w:rPr>
        <w:t>seis (6) colaboradores</w:t>
      </w:r>
      <w:r w:rsidR="002C758E">
        <w:rPr>
          <w:rFonts w:ascii="Times New Roman" w:hAnsi="Times New Roman" w:cs="Times New Roman"/>
          <w:sz w:val="24"/>
          <w:szCs w:val="24"/>
          <w:lang w:val="es-GT"/>
        </w:rPr>
        <w:t xml:space="preserve"> quienes son los </w:t>
      </w:r>
      <w:r w:rsidR="002B1E98" w:rsidRPr="009C5539">
        <w:rPr>
          <w:rFonts w:ascii="Times New Roman" w:hAnsi="Times New Roman" w:cs="Times New Roman"/>
          <w:sz w:val="24"/>
          <w:szCs w:val="24"/>
          <w:lang w:val="es-GT"/>
        </w:rPr>
        <w:t>responsable</w:t>
      </w:r>
      <w:r w:rsidR="002B1E98">
        <w:rPr>
          <w:rFonts w:ascii="Times New Roman" w:hAnsi="Times New Roman" w:cs="Times New Roman"/>
          <w:sz w:val="24"/>
          <w:szCs w:val="24"/>
          <w:lang w:val="es-GT"/>
        </w:rPr>
        <w:t>s</w:t>
      </w:r>
      <w:r w:rsidR="002B1E98" w:rsidRPr="009C5539">
        <w:rPr>
          <w:rFonts w:ascii="Times New Roman" w:hAnsi="Times New Roman" w:cs="Times New Roman"/>
          <w:sz w:val="24"/>
          <w:szCs w:val="24"/>
          <w:lang w:val="es-GT"/>
        </w:rPr>
        <w:t xml:space="preserve"> del inventario </w:t>
      </w:r>
      <w:r w:rsidR="002B1E98">
        <w:rPr>
          <w:rFonts w:ascii="Times New Roman" w:hAnsi="Times New Roman" w:cs="Times New Roman"/>
          <w:sz w:val="24"/>
          <w:szCs w:val="24"/>
          <w:lang w:val="es-GT"/>
        </w:rPr>
        <w:t>en</w:t>
      </w:r>
      <w:r w:rsidR="002B1E98" w:rsidRPr="009C5539">
        <w:rPr>
          <w:rFonts w:ascii="Times New Roman" w:hAnsi="Times New Roman" w:cs="Times New Roman"/>
          <w:sz w:val="24"/>
          <w:szCs w:val="24"/>
          <w:lang w:val="es-GT"/>
        </w:rPr>
        <w:t xml:space="preserve"> cada una de las secciones de la Unidad de Tanatología Forense Metropolitana, del Instituto Nacional de Ciencias Forenses de Guatemala -INACIF-</w:t>
      </w:r>
      <w:r w:rsidR="002B1E98">
        <w:rPr>
          <w:rFonts w:ascii="Times New Roman" w:hAnsi="Times New Roman" w:cs="Times New Roman"/>
          <w:sz w:val="24"/>
          <w:szCs w:val="24"/>
          <w:lang w:val="es-GT"/>
        </w:rPr>
        <w:t>.</w:t>
      </w:r>
    </w:p>
    <w:p w14:paraId="2C2AE78F" w14:textId="6F0CBE79" w:rsidR="00472716" w:rsidRPr="00AB2E9E" w:rsidRDefault="00472716" w:rsidP="00AB2E9E">
      <w:pPr>
        <w:pStyle w:val="Ttulo2"/>
      </w:pPr>
      <w:bookmarkStart w:id="159" w:name="_Toc41638726"/>
      <w:r w:rsidRPr="002963DF">
        <w:t>Hipótesis</w:t>
      </w:r>
      <w:bookmarkEnd w:id="159"/>
    </w:p>
    <w:p w14:paraId="05021173"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B641A9B"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0A5D7E22"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FBC9F51"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4238AC69"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133B04A6"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5A2E193D"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58B1732" w14:textId="5A36CCB2" w:rsidR="00472716" w:rsidRPr="002963DF" w:rsidRDefault="00472716" w:rsidP="00AB2E9E">
      <w:pPr>
        <w:pStyle w:val="Ttulo3"/>
      </w:pPr>
      <w:bookmarkStart w:id="160" w:name="_Toc41638727"/>
      <w:r w:rsidRPr="002963DF">
        <w:t xml:space="preserve">Hipótesis de </w:t>
      </w:r>
      <w:r w:rsidR="003F3A0E">
        <w:t>i</w:t>
      </w:r>
      <w:r w:rsidRPr="002963DF">
        <w:t>nvestigación (Hi)</w:t>
      </w:r>
      <w:r w:rsidR="00AB2E9E">
        <w:t>.</w:t>
      </w:r>
      <w:bookmarkEnd w:id="160"/>
    </w:p>
    <w:p w14:paraId="3405B16E" w14:textId="12370314" w:rsidR="00472716" w:rsidRDefault="00472716" w:rsidP="00AB2E9E">
      <w:pPr>
        <w:pStyle w:val="Ttulo4"/>
      </w:pPr>
      <w:bookmarkStart w:id="161" w:name="_Toc41638728"/>
      <w:r w:rsidRPr="002963DF">
        <w:t>Hipótesis General</w:t>
      </w:r>
      <w:r w:rsidR="00AB2E9E">
        <w:t>es.</w:t>
      </w:r>
      <w:bookmarkEnd w:id="161"/>
    </w:p>
    <w:p w14:paraId="5974A1C0" w14:textId="2160C4D1" w:rsidR="00472716" w:rsidRPr="00D56711" w:rsidRDefault="00472716" w:rsidP="00CB28E8">
      <w:pPr>
        <w:pStyle w:val="Prrafodelista"/>
        <w:numPr>
          <w:ilvl w:val="2"/>
          <w:numId w:val="20"/>
        </w:numPr>
        <w:tabs>
          <w:tab w:val="left" w:pos="2552"/>
        </w:tabs>
        <w:ind w:left="2268" w:hanging="850"/>
        <w:rPr>
          <w:rFonts w:ascii="Times New Roman" w:hAnsi="Times New Roman" w:cs="Times New Roman"/>
          <w:b/>
          <w:bCs/>
          <w:sz w:val="24"/>
          <w:szCs w:val="24"/>
          <w:lang w:val="es-GT"/>
        </w:rPr>
      </w:pPr>
      <w:r w:rsidRPr="002963DF">
        <w:rPr>
          <w:rFonts w:ascii="Times New Roman" w:hAnsi="Times New Roman" w:cs="Times New Roman"/>
          <w:sz w:val="24"/>
          <w:szCs w:val="24"/>
          <w:lang w:val="es-GT"/>
        </w:rPr>
        <w:t>La implementación del sistema de</w:t>
      </w:r>
      <w:ins w:id="162" w:author="RENOVATIO" w:date="2020-05-30T10:48:00Z">
        <w:r w:rsidR="00F93464">
          <w:rPr>
            <w:rFonts w:ascii="Times New Roman" w:hAnsi="Times New Roman" w:cs="Times New Roman"/>
            <w:sz w:val="24"/>
            <w:szCs w:val="24"/>
            <w:lang w:val="es-GT"/>
          </w:rPr>
          <w:t xml:space="preserve"> aprovisionamiento para</w:t>
        </w:r>
      </w:ins>
      <w:r w:rsidRPr="002963DF">
        <w:rPr>
          <w:rFonts w:ascii="Times New Roman" w:hAnsi="Times New Roman" w:cs="Times New Roman"/>
          <w:sz w:val="24"/>
          <w:szCs w:val="24"/>
          <w:lang w:val="es-GT"/>
        </w:rPr>
        <w:t xml:space="preserve"> gestión de inventarios reducirá en un índice mayor del setenta y cinco por ciento (75%) el tiempo de entrega de informes de reportería a la Jefatura de la Unidad de Tanatología Forense Metropolitana, en comparación al actual, según lo </w:t>
      </w:r>
      <w:r>
        <w:rPr>
          <w:rFonts w:ascii="Times New Roman" w:hAnsi="Times New Roman" w:cs="Times New Roman"/>
          <w:sz w:val="24"/>
          <w:szCs w:val="24"/>
          <w:lang w:val="es-GT"/>
        </w:rPr>
        <w:t>expuesto</w:t>
      </w:r>
      <w:r w:rsidRPr="002963DF">
        <w:rPr>
          <w:rFonts w:ascii="Times New Roman" w:hAnsi="Times New Roman" w:cs="Times New Roman"/>
          <w:sz w:val="24"/>
          <w:szCs w:val="24"/>
          <w:lang w:val="es-GT"/>
        </w:rPr>
        <w:t xml:space="preserve"> en el marco conceptual.</w:t>
      </w:r>
    </w:p>
    <w:p w14:paraId="6A6E25F4" w14:textId="2FE02E94" w:rsidR="00472716" w:rsidRPr="00D56711" w:rsidDel="00F93464" w:rsidRDefault="00472716" w:rsidP="00472716">
      <w:pPr>
        <w:pStyle w:val="Prrafodelista"/>
        <w:tabs>
          <w:tab w:val="left" w:pos="2552"/>
        </w:tabs>
        <w:ind w:left="1728"/>
        <w:rPr>
          <w:del w:id="163" w:author="RENOVATIO" w:date="2020-05-30T10:48:00Z"/>
          <w:rFonts w:ascii="Times New Roman" w:hAnsi="Times New Roman" w:cs="Times New Roman"/>
          <w:b/>
          <w:bCs/>
          <w:sz w:val="24"/>
          <w:szCs w:val="24"/>
          <w:lang w:val="es-GT"/>
        </w:rPr>
      </w:pPr>
    </w:p>
    <w:p w14:paraId="516F2EC4" w14:textId="7CCDA4E1" w:rsidR="00472716" w:rsidRPr="00AB2E9E" w:rsidRDefault="00472716" w:rsidP="00CB28E8">
      <w:pPr>
        <w:pStyle w:val="Prrafodelista"/>
        <w:numPr>
          <w:ilvl w:val="2"/>
          <w:numId w:val="20"/>
        </w:numPr>
        <w:tabs>
          <w:tab w:val="left" w:pos="2552"/>
        </w:tabs>
        <w:ind w:left="2268"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 xml:space="preserve">Una reducción mayor al 50% del tiempo promedio actual que se invierte en el proceso </w:t>
      </w:r>
      <w:r w:rsidRPr="00D56711">
        <w:rPr>
          <w:rFonts w:ascii="Times New Roman" w:hAnsi="Times New Roman" w:cs="Times New Roman"/>
          <w:sz w:val="24"/>
          <w:szCs w:val="24"/>
        </w:rPr>
        <w:t>digitación de los datos de ingreso y egreso de los productos</w:t>
      </w:r>
      <w:r>
        <w:rPr>
          <w:rFonts w:ascii="Times New Roman" w:hAnsi="Times New Roman" w:cs="Times New Roman"/>
          <w:sz w:val="24"/>
          <w:szCs w:val="24"/>
        </w:rPr>
        <w:t>.</w:t>
      </w:r>
    </w:p>
    <w:p w14:paraId="3161EBE5" w14:textId="77777777" w:rsidR="00472716" w:rsidRPr="00AB2E9E" w:rsidRDefault="00472716" w:rsidP="00AB2E9E">
      <w:pPr>
        <w:tabs>
          <w:tab w:val="left" w:pos="2552"/>
        </w:tabs>
        <w:ind w:left="0" w:firstLine="0"/>
        <w:rPr>
          <w:rFonts w:ascii="Times New Roman" w:hAnsi="Times New Roman" w:cs="Times New Roman"/>
          <w:b/>
          <w:bCs/>
          <w:sz w:val="24"/>
          <w:szCs w:val="24"/>
          <w:lang w:val="es-GT"/>
        </w:rPr>
      </w:pPr>
    </w:p>
    <w:p w14:paraId="14A3901A" w14:textId="77777777" w:rsidR="00472716" w:rsidRPr="00D56711" w:rsidRDefault="00472716" w:rsidP="00CB28E8">
      <w:pPr>
        <w:pStyle w:val="Prrafodelista"/>
        <w:numPr>
          <w:ilvl w:val="2"/>
          <w:numId w:val="20"/>
        </w:numPr>
        <w:tabs>
          <w:tab w:val="left" w:pos="2552"/>
        </w:tabs>
        <w:ind w:left="2268"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Una exactitud mayor al 99% de la existencia de los productos en bodega.</w:t>
      </w:r>
    </w:p>
    <w:p w14:paraId="61DBFC1A" w14:textId="79095797" w:rsidR="00472716" w:rsidRPr="00D56711" w:rsidDel="00F93464" w:rsidRDefault="00472716" w:rsidP="00472716">
      <w:pPr>
        <w:pStyle w:val="Prrafodelista"/>
        <w:tabs>
          <w:tab w:val="left" w:pos="2552"/>
        </w:tabs>
        <w:ind w:left="1728"/>
        <w:rPr>
          <w:del w:id="164" w:author="RENOVATIO" w:date="2020-05-30T10:48:00Z"/>
          <w:rFonts w:ascii="Times New Roman" w:hAnsi="Times New Roman" w:cs="Times New Roman"/>
          <w:b/>
          <w:bCs/>
          <w:sz w:val="24"/>
          <w:szCs w:val="24"/>
          <w:lang w:val="es-GT"/>
        </w:rPr>
      </w:pPr>
    </w:p>
    <w:p w14:paraId="6379328A" w14:textId="63394B14" w:rsidR="003B72FC" w:rsidRPr="003B72FC" w:rsidRDefault="00472716" w:rsidP="003B72FC">
      <w:pPr>
        <w:pStyle w:val="Prrafodelista"/>
        <w:numPr>
          <w:ilvl w:val="2"/>
          <w:numId w:val="20"/>
        </w:numPr>
        <w:tabs>
          <w:tab w:val="left" w:pos="2552"/>
        </w:tabs>
        <w:ind w:left="2268" w:hanging="850"/>
        <w:rPr>
          <w:rFonts w:ascii="Times New Roman" w:hAnsi="Times New Roman" w:cs="Times New Roman"/>
          <w:b/>
          <w:bCs/>
          <w:sz w:val="24"/>
          <w:szCs w:val="24"/>
          <w:lang w:val="es-GT"/>
        </w:rPr>
      </w:pPr>
      <w:r w:rsidRPr="009E74A6">
        <w:rPr>
          <w:rFonts w:ascii="Times New Roman" w:hAnsi="Times New Roman" w:cs="Times New Roman"/>
          <w:sz w:val="24"/>
          <w:szCs w:val="24"/>
          <w:lang w:val="es-GT"/>
        </w:rPr>
        <w:t xml:space="preserve">Prever el aumento o decremento del stock de un producto </w:t>
      </w:r>
      <w:r w:rsidR="009E74A6" w:rsidRPr="009E74A6">
        <w:rPr>
          <w:rFonts w:ascii="Times New Roman" w:hAnsi="Times New Roman" w:cs="Times New Roman"/>
          <w:sz w:val="24"/>
          <w:szCs w:val="24"/>
          <w:lang w:val="es-GT"/>
        </w:rPr>
        <w:t>respecto</w:t>
      </w:r>
      <w:r w:rsidRPr="009E74A6">
        <w:rPr>
          <w:rFonts w:ascii="Times New Roman" w:hAnsi="Times New Roman" w:cs="Times New Roman"/>
          <w:sz w:val="24"/>
          <w:szCs w:val="24"/>
          <w:lang w:val="es-GT"/>
        </w:rPr>
        <w:t xml:space="preserve"> a la demanda de este en periodos específicos de tiempo</w:t>
      </w:r>
      <w:r w:rsidR="009E74A6">
        <w:rPr>
          <w:rFonts w:ascii="Times New Roman" w:hAnsi="Times New Roman" w:cs="Times New Roman"/>
          <w:sz w:val="24"/>
          <w:szCs w:val="24"/>
          <w:lang w:val="es-GT"/>
        </w:rPr>
        <w:t>.</w:t>
      </w:r>
    </w:p>
    <w:p w14:paraId="0FB66624" w14:textId="6A427AB0" w:rsidR="003B72FC" w:rsidRPr="009E74A6" w:rsidDel="00F93464" w:rsidRDefault="003B72FC" w:rsidP="003B72FC">
      <w:pPr>
        <w:pStyle w:val="Prrafodelista"/>
        <w:tabs>
          <w:tab w:val="left" w:pos="2552"/>
        </w:tabs>
        <w:ind w:left="2268" w:firstLine="0"/>
        <w:rPr>
          <w:del w:id="165" w:author="RENOVATIO" w:date="2020-05-30T10:48:00Z"/>
          <w:rFonts w:ascii="Times New Roman" w:hAnsi="Times New Roman" w:cs="Times New Roman"/>
          <w:b/>
          <w:bCs/>
          <w:sz w:val="24"/>
          <w:szCs w:val="24"/>
          <w:lang w:val="es-GT"/>
        </w:rPr>
      </w:pPr>
    </w:p>
    <w:p w14:paraId="17AACF8A" w14:textId="0A8EF0F7" w:rsidR="00472716" w:rsidRPr="002E6D49" w:rsidRDefault="00472716" w:rsidP="009E74A6">
      <w:pPr>
        <w:pStyle w:val="Prrafodelista"/>
        <w:numPr>
          <w:ilvl w:val="2"/>
          <w:numId w:val="20"/>
        </w:numPr>
        <w:tabs>
          <w:tab w:val="left" w:pos="2552"/>
        </w:tabs>
        <w:ind w:left="2268" w:hanging="850"/>
        <w:rPr>
          <w:rFonts w:ascii="Times New Roman" w:hAnsi="Times New Roman" w:cs="Times New Roman"/>
          <w:b/>
          <w:bCs/>
          <w:sz w:val="24"/>
          <w:szCs w:val="24"/>
          <w:lang w:val="es-GT"/>
        </w:rPr>
      </w:pPr>
      <w:r>
        <w:rPr>
          <w:rFonts w:ascii="Times New Roman" w:hAnsi="Times New Roman" w:cs="Times New Roman"/>
          <w:sz w:val="24"/>
          <w:szCs w:val="24"/>
          <w:lang w:val="es-GT"/>
        </w:rPr>
        <w:t>Disminuir en un 98% el riesgo de pérdida de activos fungibles en la subsección de Almacén.</w:t>
      </w:r>
    </w:p>
    <w:p w14:paraId="0EE8AED6" w14:textId="3F2DBD36" w:rsidR="00472716" w:rsidRDefault="00472716" w:rsidP="002E6D49">
      <w:pPr>
        <w:pStyle w:val="Ttulo3"/>
      </w:pPr>
      <w:bookmarkStart w:id="166" w:name="_Toc41638729"/>
      <w:r w:rsidRPr="008E0398">
        <w:lastRenderedPageBreak/>
        <w:t>Hipótesis Nula (Ho)</w:t>
      </w:r>
      <w:r w:rsidR="002E6D49">
        <w:t>.</w:t>
      </w:r>
      <w:bookmarkEnd w:id="166"/>
    </w:p>
    <w:p w14:paraId="59C7D2A8" w14:textId="0B3BA0F9" w:rsidR="002E6D49" w:rsidRPr="002E6D49" w:rsidRDefault="00472716" w:rsidP="003F3266">
      <w:pPr>
        <w:ind w:left="851"/>
        <w:rPr>
          <w:rFonts w:ascii="Times New Roman" w:hAnsi="Times New Roman" w:cs="Times New Roman"/>
          <w:b/>
          <w:bCs/>
          <w:sz w:val="24"/>
          <w:szCs w:val="24"/>
          <w:lang w:val="es-GT"/>
        </w:rPr>
      </w:pPr>
      <w:r w:rsidRPr="002E6D49">
        <w:rPr>
          <w:rFonts w:ascii="Times New Roman" w:hAnsi="Times New Roman" w:cs="Times New Roman"/>
          <w:sz w:val="24"/>
          <w:szCs w:val="24"/>
          <w:lang w:val="es-GT"/>
        </w:rPr>
        <w:t xml:space="preserve">La población en un porcentaje mayor al sesenta y cinco por ciento (65%), no presentará un interés en la utilización del software para gestionar el inventario. </w:t>
      </w:r>
    </w:p>
    <w:p w14:paraId="7166D95A" w14:textId="209ED316" w:rsidR="00472716" w:rsidRDefault="00472716" w:rsidP="002E6D49">
      <w:pPr>
        <w:pStyle w:val="Ttulo3"/>
      </w:pPr>
      <w:bookmarkStart w:id="167" w:name="_Toc41638730"/>
      <w:r w:rsidRPr="008E0398">
        <w:t xml:space="preserve">Hipótesis </w:t>
      </w:r>
      <w:r w:rsidR="003F3A0E">
        <w:t>a</w:t>
      </w:r>
      <w:r w:rsidRPr="008E0398">
        <w:t>lterna</w:t>
      </w:r>
      <w:r w:rsidR="003F3A0E">
        <w:t>tiva</w:t>
      </w:r>
      <w:r w:rsidRPr="008E0398">
        <w:t xml:space="preserve"> (H1)</w:t>
      </w:r>
      <w:bookmarkEnd w:id="167"/>
      <w:r w:rsidRPr="008E0398">
        <w:t xml:space="preserve"> </w:t>
      </w:r>
    </w:p>
    <w:p w14:paraId="11AD526D" w14:textId="77777777" w:rsidR="00472716" w:rsidRPr="004F2053" w:rsidRDefault="00472716" w:rsidP="00CB28E8">
      <w:pPr>
        <w:pStyle w:val="Prrafodelista"/>
        <w:numPr>
          <w:ilvl w:val="2"/>
          <w:numId w:val="20"/>
        </w:numPr>
        <w:tabs>
          <w:tab w:val="left" w:pos="2552"/>
        </w:tabs>
        <w:ind w:left="2268" w:hanging="850"/>
        <w:rPr>
          <w:rFonts w:ascii="Times New Roman" w:hAnsi="Times New Roman" w:cs="Times New Roman"/>
          <w:b/>
          <w:bCs/>
          <w:sz w:val="24"/>
          <w:szCs w:val="24"/>
          <w:lang w:val="es-GT"/>
        </w:rPr>
      </w:pPr>
      <w:r w:rsidRPr="002F651F">
        <w:rPr>
          <w:rFonts w:ascii="Times New Roman" w:hAnsi="Times New Roman" w:cs="Times New Roman"/>
          <w:sz w:val="24"/>
          <w:szCs w:val="24"/>
          <w:lang w:val="es-GT"/>
        </w:rPr>
        <w:t>El control del stock de los productos por medio del uso del sistema informático tendrá una exactitud mayor al noventa y cinco por ciento (95%).</w:t>
      </w:r>
    </w:p>
    <w:p w14:paraId="413FD579" w14:textId="77777777" w:rsidR="00472716" w:rsidRPr="004F2053" w:rsidRDefault="00472716" w:rsidP="00CB28E8">
      <w:pPr>
        <w:pStyle w:val="Prrafodelista"/>
        <w:numPr>
          <w:ilvl w:val="2"/>
          <w:numId w:val="20"/>
        </w:numPr>
        <w:tabs>
          <w:tab w:val="left" w:pos="2552"/>
        </w:tabs>
        <w:ind w:left="2268" w:hanging="850"/>
        <w:rPr>
          <w:rFonts w:ascii="Times New Roman" w:hAnsi="Times New Roman" w:cs="Times New Roman"/>
          <w:b/>
          <w:bCs/>
          <w:sz w:val="24"/>
          <w:szCs w:val="24"/>
          <w:lang w:val="es-GT"/>
        </w:rPr>
      </w:pPr>
      <w:r w:rsidRPr="004F2053">
        <w:rPr>
          <w:rFonts w:ascii="Times New Roman" w:hAnsi="Times New Roman" w:cs="Times New Roman"/>
          <w:sz w:val="24"/>
          <w:szCs w:val="24"/>
          <w:lang w:val="es-GT"/>
        </w:rPr>
        <w:t>El sistema gestor de Inventario disminuirá en un porcentaje mayor del cuarenta por ciento (40%) la probabilidad de desabastecimiento en la subsección de Almacén de cualquier activo fungible.</w:t>
      </w:r>
    </w:p>
    <w:p w14:paraId="16CC12D7" w14:textId="77777777" w:rsidR="00812FF2" w:rsidRDefault="00812FF2" w:rsidP="002E6D49">
      <w:pPr>
        <w:rPr>
          <w:lang w:val="es-GT"/>
        </w:rPr>
      </w:pPr>
    </w:p>
    <w:p w14:paraId="15587E6B" w14:textId="77777777" w:rsidR="003F3266" w:rsidRDefault="003F3266" w:rsidP="00266785">
      <w:pPr>
        <w:ind w:left="0" w:firstLine="0"/>
        <w:rPr>
          <w:lang w:val="es-GT"/>
        </w:rPr>
      </w:pPr>
    </w:p>
    <w:p w14:paraId="0F14F4D5" w14:textId="320136A4" w:rsidR="009E74A6" w:rsidRDefault="009E74A6" w:rsidP="00631D47">
      <w:pPr>
        <w:rPr>
          <w:lang w:val="es-GT"/>
        </w:rPr>
      </w:pPr>
    </w:p>
    <w:p w14:paraId="739A124F" w14:textId="099B3013" w:rsidR="009E74A6" w:rsidRDefault="009E74A6" w:rsidP="009E74A6">
      <w:pPr>
        <w:rPr>
          <w:lang w:val="es-GT"/>
        </w:rPr>
      </w:pPr>
    </w:p>
    <w:p w14:paraId="2190048C" w14:textId="77777777" w:rsidR="00C4566E" w:rsidRPr="009E74A6" w:rsidRDefault="00C4566E" w:rsidP="009E74A6">
      <w:pPr>
        <w:rPr>
          <w:lang w:val="es-GT"/>
        </w:rPr>
      </w:pPr>
    </w:p>
    <w:p w14:paraId="41B35C87" w14:textId="5F926AB8" w:rsidR="008C355F" w:rsidRPr="008C355F" w:rsidRDefault="00C56430" w:rsidP="008C355F">
      <w:pPr>
        <w:pStyle w:val="Ttulo1"/>
        <w:rPr>
          <w:lang w:val="es-GT"/>
        </w:rPr>
      </w:pPr>
      <w:bookmarkStart w:id="168" w:name="_Toc41638731"/>
      <w:r>
        <w:rPr>
          <w:lang w:val="es-GT"/>
        </w:rPr>
        <w:t xml:space="preserve">III. </w:t>
      </w:r>
      <w:r w:rsidR="00E5233D">
        <w:rPr>
          <w:lang w:val="es-GT"/>
        </w:rPr>
        <w:t>Marco Teórico</w:t>
      </w:r>
      <w:bookmarkEnd w:id="168"/>
    </w:p>
    <w:p w14:paraId="66A8B867" w14:textId="51330C50" w:rsidR="00DC0622" w:rsidRPr="008C355F" w:rsidRDefault="00F21517" w:rsidP="00CB28E8">
      <w:pPr>
        <w:pStyle w:val="Ttulo2"/>
        <w:numPr>
          <w:ilvl w:val="0"/>
          <w:numId w:val="21"/>
        </w:numPr>
      </w:pPr>
      <w:bookmarkStart w:id="169" w:name="_Toc41638732"/>
      <w:r w:rsidRPr="008C355F">
        <w:t>Contabilida</w:t>
      </w:r>
      <w:r w:rsidR="00DC0622" w:rsidRPr="008C355F">
        <w:t>d</w:t>
      </w:r>
      <w:bookmarkEnd w:id="169"/>
    </w:p>
    <w:p w14:paraId="1DA5830F" w14:textId="5A89F8A1" w:rsidR="0053235E" w:rsidRPr="003F3266" w:rsidRDefault="00786700" w:rsidP="003F3266">
      <w:pPr>
        <w:pStyle w:val="Prrafodelista"/>
        <w:ind w:left="426" w:firstLine="709"/>
        <w:rPr>
          <w:rFonts w:ascii="Times New Roman" w:hAnsi="Times New Roman" w:cs="Times New Roman"/>
          <w:b/>
          <w:bCs/>
          <w:sz w:val="24"/>
          <w:szCs w:val="24"/>
          <w:lang w:val="es-GT"/>
        </w:rPr>
      </w:pPr>
      <w:r>
        <w:rPr>
          <w:rFonts w:ascii="Times New Roman" w:hAnsi="Times New Roman" w:cs="Times New Roman"/>
          <w:sz w:val="24"/>
          <w:szCs w:val="24"/>
          <w:lang w:val="es-GT"/>
        </w:rPr>
        <w:t>Es la ciencia que permite orientar</w:t>
      </w:r>
      <w:r w:rsidR="003D6D8B">
        <w:rPr>
          <w:rFonts w:ascii="Times New Roman" w:hAnsi="Times New Roman" w:cs="Times New Roman"/>
          <w:sz w:val="24"/>
          <w:szCs w:val="24"/>
          <w:lang w:val="es-GT"/>
        </w:rPr>
        <w:t>,</w:t>
      </w:r>
      <w:r>
        <w:rPr>
          <w:rFonts w:ascii="Times New Roman" w:hAnsi="Times New Roman" w:cs="Times New Roman"/>
          <w:sz w:val="24"/>
          <w:szCs w:val="24"/>
          <w:lang w:val="es-GT"/>
        </w:rPr>
        <w:t xml:space="preserve"> coordinar y estructurar en libros y registros el patrimonio de una empresa o un sujeto asimismo todas aquellas operaciones que intervengan en el incremento o reducción </w:t>
      </w:r>
      <w:r w:rsidR="003D6D8B">
        <w:rPr>
          <w:rFonts w:ascii="Times New Roman" w:hAnsi="Times New Roman" w:cs="Times New Roman"/>
          <w:sz w:val="24"/>
          <w:szCs w:val="24"/>
          <w:lang w:val="es-GT"/>
        </w:rPr>
        <w:t xml:space="preserve">de </w:t>
      </w:r>
      <w:r w:rsidR="00C4566E">
        <w:rPr>
          <w:rFonts w:ascii="Times New Roman" w:hAnsi="Times New Roman" w:cs="Times New Roman"/>
          <w:sz w:val="24"/>
          <w:szCs w:val="24"/>
          <w:lang w:val="es-GT"/>
        </w:rPr>
        <w:t>los</w:t>
      </w:r>
      <w:r w:rsidR="003D6D8B">
        <w:rPr>
          <w:rFonts w:ascii="Times New Roman" w:hAnsi="Times New Roman" w:cs="Times New Roman"/>
          <w:sz w:val="24"/>
          <w:szCs w:val="24"/>
          <w:lang w:val="es-GT"/>
        </w:rPr>
        <w:t xml:space="preserve"> bienes</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630939319"/>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Gar17 \l 4106 </w:instrText>
          </w:r>
          <w:r>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(García J. O., 2017)</w:t>
          </w:r>
          <w:r>
            <w:rPr>
              <w:rFonts w:ascii="Times New Roman" w:hAnsi="Times New Roman" w:cs="Times New Roman"/>
              <w:b/>
              <w:bCs/>
              <w:sz w:val="24"/>
              <w:szCs w:val="24"/>
              <w:lang w:val="es-GT"/>
            </w:rPr>
            <w:fldChar w:fldCharType="end"/>
          </w:r>
        </w:sdtContent>
      </w:sdt>
      <w:r w:rsidR="0053235E">
        <w:rPr>
          <w:rFonts w:ascii="Times New Roman" w:hAnsi="Times New Roman" w:cs="Times New Roman"/>
          <w:b/>
          <w:bCs/>
          <w:sz w:val="24"/>
          <w:szCs w:val="24"/>
          <w:lang w:val="es-GT"/>
        </w:rPr>
        <w:t>.</w:t>
      </w:r>
    </w:p>
    <w:p w14:paraId="2F4E15D3" w14:textId="7DB4DC24" w:rsidR="00D70CBD" w:rsidRPr="00F57883" w:rsidRDefault="00215F29" w:rsidP="001C12C9">
      <w:pPr>
        <w:ind w:left="426"/>
        <w:rPr>
          <w:rFonts w:ascii="Times New Roman" w:hAnsi="Times New Roman" w:cs="Times New Roman"/>
          <w:sz w:val="24"/>
          <w:szCs w:val="24"/>
          <w:lang w:val="es-GT"/>
        </w:rPr>
      </w:pPr>
      <w:r w:rsidRPr="00FF1A31">
        <w:rPr>
          <w:rFonts w:ascii="Times New Roman" w:hAnsi="Times New Roman" w:cs="Times New Roman"/>
          <w:sz w:val="24"/>
          <w:szCs w:val="24"/>
          <w:lang w:val="es-GT"/>
        </w:rPr>
        <w:lastRenderedPageBreak/>
        <w:t>Esencialmente</w:t>
      </w:r>
      <w:r w:rsidR="0031496F" w:rsidRPr="00FF1A31">
        <w:rPr>
          <w:rFonts w:ascii="Times New Roman" w:hAnsi="Times New Roman" w:cs="Times New Roman"/>
          <w:sz w:val="24"/>
          <w:szCs w:val="24"/>
          <w:lang w:val="es-GT"/>
        </w:rPr>
        <w:t xml:space="preserve">, la contabilidad contribuye </w:t>
      </w:r>
      <w:r w:rsidRPr="00FF1A31">
        <w:rPr>
          <w:rFonts w:ascii="Times New Roman" w:hAnsi="Times New Roman" w:cs="Times New Roman"/>
          <w:sz w:val="24"/>
          <w:szCs w:val="24"/>
          <w:lang w:val="es-GT"/>
        </w:rPr>
        <w:t>en</w:t>
      </w:r>
      <w:r w:rsidR="0093427D">
        <w:rPr>
          <w:rFonts w:ascii="Times New Roman" w:hAnsi="Times New Roman" w:cs="Times New Roman"/>
          <w:sz w:val="24"/>
          <w:szCs w:val="24"/>
          <w:lang w:val="es-GT"/>
        </w:rPr>
        <w:t xml:space="preserve"> </w:t>
      </w:r>
      <w:r w:rsidRPr="00FF1A31">
        <w:rPr>
          <w:rFonts w:ascii="Times New Roman" w:hAnsi="Times New Roman" w:cs="Times New Roman"/>
          <w:sz w:val="24"/>
          <w:szCs w:val="24"/>
          <w:lang w:val="es-GT"/>
        </w:rPr>
        <w:t xml:space="preserve">una </w:t>
      </w:r>
      <w:r w:rsidR="0031496F" w:rsidRPr="00FF1A31">
        <w:rPr>
          <w:rFonts w:ascii="Times New Roman" w:hAnsi="Times New Roman" w:cs="Times New Roman"/>
          <w:sz w:val="24"/>
          <w:szCs w:val="24"/>
          <w:lang w:val="es-GT"/>
        </w:rPr>
        <w:t>administración</w:t>
      </w:r>
      <w:r w:rsidRPr="00FF1A31">
        <w:rPr>
          <w:rFonts w:ascii="Times New Roman" w:hAnsi="Times New Roman" w:cs="Times New Roman"/>
          <w:sz w:val="24"/>
          <w:szCs w:val="24"/>
          <w:lang w:val="es-GT"/>
        </w:rPr>
        <w:t xml:space="preserve"> eficiente del patrimonio de una empresa, entidad o individuo</w:t>
      </w:r>
      <w:r w:rsidR="00B74507">
        <w:rPr>
          <w:rFonts w:ascii="Times New Roman" w:hAnsi="Times New Roman" w:cs="Times New Roman"/>
          <w:sz w:val="24"/>
          <w:szCs w:val="24"/>
          <w:lang w:val="es-GT"/>
        </w:rPr>
        <w:t>.</w:t>
      </w:r>
    </w:p>
    <w:p w14:paraId="3AE1CEF2" w14:textId="135BA654" w:rsidR="00215F29" w:rsidRDefault="003D6D8B" w:rsidP="00C56430">
      <w:pPr>
        <w:pStyle w:val="Ttulo3"/>
      </w:pPr>
      <w:bookmarkStart w:id="170" w:name="_Toc41638733"/>
      <w:r>
        <w:t>Patrimonio</w:t>
      </w:r>
      <w:r w:rsidR="00BD5B65">
        <w:t>.</w:t>
      </w:r>
      <w:bookmarkEnd w:id="170"/>
    </w:p>
    <w:p w14:paraId="2FE4B637" w14:textId="36AC3322" w:rsidR="008C355F" w:rsidRPr="003F3266" w:rsidRDefault="00FF1A31" w:rsidP="003F3266">
      <w:pPr>
        <w:pStyle w:val="Prrafodelista"/>
        <w:ind w:left="794"/>
        <w:rPr>
          <w:rFonts w:ascii="Times New Roman" w:hAnsi="Times New Roman" w:cs="Times New Roman"/>
          <w:sz w:val="24"/>
          <w:szCs w:val="24"/>
          <w:lang w:val="es-GT"/>
        </w:rPr>
      </w:pPr>
      <w:r>
        <w:rPr>
          <w:rFonts w:ascii="Times New Roman" w:hAnsi="Times New Roman" w:cs="Times New Roman"/>
          <w:sz w:val="24"/>
          <w:szCs w:val="24"/>
          <w:lang w:val="es-GT"/>
        </w:rPr>
        <w:t>Son todos aquellos bienes, derechos y obligaciones pertenecientes a una empresa, entidad o persona</w:t>
      </w:r>
      <w:r w:rsidR="00D56B07">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311549999"/>
          <w:citation/>
        </w:sdtPr>
        <w:sdtContent>
          <w:r w:rsidR="00D56B07">
            <w:rPr>
              <w:rFonts w:ascii="Times New Roman" w:hAnsi="Times New Roman" w:cs="Times New Roman"/>
              <w:b/>
              <w:bCs/>
              <w:sz w:val="24"/>
              <w:szCs w:val="24"/>
              <w:lang w:val="es-GT"/>
            </w:rPr>
            <w:fldChar w:fldCharType="begin"/>
          </w:r>
          <w:r w:rsidR="00D56B07">
            <w:rPr>
              <w:rFonts w:ascii="Times New Roman" w:hAnsi="Times New Roman" w:cs="Times New Roman"/>
              <w:b/>
              <w:bCs/>
              <w:sz w:val="24"/>
              <w:szCs w:val="24"/>
              <w:lang w:val="es-GT"/>
            </w:rPr>
            <w:instrText xml:space="preserve"> CITATION Jim08 \l 4106 </w:instrText>
          </w:r>
          <w:r w:rsidR="00D56B07">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(Jiménez, 2008)</w:t>
          </w:r>
          <w:r w:rsidR="00D56B07">
            <w:rPr>
              <w:rFonts w:ascii="Times New Roman" w:hAnsi="Times New Roman" w:cs="Times New Roman"/>
              <w:b/>
              <w:bCs/>
              <w:sz w:val="24"/>
              <w:szCs w:val="24"/>
              <w:lang w:val="es-GT"/>
            </w:rPr>
            <w:fldChar w:fldCharType="end"/>
          </w:r>
        </w:sdtContent>
      </w:sdt>
      <w:r>
        <w:rPr>
          <w:rFonts w:ascii="Times New Roman" w:hAnsi="Times New Roman" w:cs="Times New Roman"/>
          <w:sz w:val="24"/>
          <w:szCs w:val="24"/>
          <w:lang w:val="es-GT"/>
        </w:rPr>
        <w:t>.</w:t>
      </w:r>
    </w:p>
    <w:p w14:paraId="18E3EA27" w14:textId="622EFF3A" w:rsidR="003D6D8B" w:rsidRPr="00BD5B65" w:rsidRDefault="00981BA5" w:rsidP="00C56430">
      <w:pPr>
        <w:pStyle w:val="Ttulo4"/>
      </w:pPr>
      <w:bookmarkStart w:id="171" w:name="_Toc41638734"/>
      <w:r w:rsidRPr="00BD5B65">
        <w:t>Bienes fungibles</w:t>
      </w:r>
      <w:r w:rsidR="00BD5B65">
        <w:t>.</w:t>
      </w:r>
      <w:bookmarkEnd w:id="171"/>
    </w:p>
    <w:p w14:paraId="43C9DC5C" w14:textId="4FD8798E" w:rsidR="003F3266" w:rsidRPr="001619CA" w:rsidRDefault="001619CA" w:rsidP="009E74A6">
      <w:pPr>
        <w:ind w:left="1418"/>
        <w:rPr>
          <w:rFonts w:ascii="Times New Roman" w:hAnsi="Times New Roman" w:cs="Times New Roman"/>
          <w:sz w:val="24"/>
          <w:szCs w:val="24"/>
          <w:lang w:val="es-GT"/>
        </w:rPr>
      </w:pPr>
      <w:r>
        <w:rPr>
          <w:rFonts w:ascii="Times New Roman" w:hAnsi="Times New Roman" w:cs="Times New Roman"/>
          <w:sz w:val="24"/>
          <w:szCs w:val="24"/>
          <w:lang w:val="es-GT"/>
        </w:rPr>
        <w:t>E</w:t>
      </w:r>
      <w:r w:rsidR="00981BA5">
        <w:rPr>
          <w:rFonts w:ascii="Times New Roman" w:hAnsi="Times New Roman" w:cs="Times New Roman"/>
          <w:sz w:val="24"/>
          <w:szCs w:val="24"/>
          <w:lang w:val="es-GT"/>
        </w:rPr>
        <w:t xml:space="preserve">lementos consumibles y renovables para satisfacer </w:t>
      </w:r>
      <w:r>
        <w:rPr>
          <w:rFonts w:ascii="Times New Roman" w:hAnsi="Times New Roman" w:cs="Times New Roman"/>
          <w:sz w:val="24"/>
          <w:szCs w:val="24"/>
          <w:lang w:val="es-GT"/>
        </w:rPr>
        <w:t>una necesidad o servicio del ser humano (Real Academia Española, 2019)</w:t>
      </w:r>
      <w:r w:rsidR="001C12C9">
        <w:rPr>
          <w:rFonts w:ascii="Times New Roman" w:hAnsi="Times New Roman" w:cs="Times New Roman"/>
          <w:sz w:val="24"/>
          <w:szCs w:val="24"/>
          <w:lang w:val="es-GT"/>
        </w:rPr>
        <w:t>.</w:t>
      </w:r>
    </w:p>
    <w:p w14:paraId="26A24435" w14:textId="4EF0DC20" w:rsidR="00DC0622" w:rsidRDefault="00D56B07" w:rsidP="00C56430">
      <w:pPr>
        <w:pStyle w:val="Ttulo3"/>
      </w:pPr>
      <w:bookmarkStart w:id="172" w:name="_Toc41638735"/>
      <w:r>
        <w:t>Inventario</w:t>
      </w:r>
      <w:r w:rsidR="00BD5B65">
        <w:t>.</w:t>
      </w:r>
      <w:bookmarkEnd w:id="172"/>
    </w:p>
    <w:p w14:paraId="6E7CE3E3" w14:textId="395801A1" w:rsidR="00D70CBD" w:rsidRPr="003F3266" w:rsidRDefault="008E1619" w:rsidP="003F3266">
      <w:pPr>
        <w:pStyle w:val="Prrafodelista"/>
        <w:ind w:left="851"/>
        <w:rPr>
          <w:rFonts w:ascii="Times New Roman" w:hAnsi="Times New Roman" w:cs="Times New Roman"/>
          <w:b/>
          <w:bCs/>
          <w:sz w:val="24"/>
          <w:szCs w:val="24"/>
          <w:lang w:val="es-GT"/>
        </w:rPr>
      </w:pPr>
      <w:r w:rsidRPr="008E1619">
        <w:rPr>
          <w:rFonts w:ascii="Times New Roman" w:hAnsi="Times New Roman" w:cs="Times New Roman"/>
          <w:sz w:val="24"/>
          <w:szCs w:val="24"/>
          <w:lang w:val="es-GT"/>
        </w:rPr>
        <w:t>Conjunto de materiales disponibles en un almacén</w:t>
      </w:r>
      <w:r>
        <w:rPr>
          <w:rFonts w:ascii="Times New Roman" w:hAnsi="Times New Roman" w:cs="Times New Roman"/>
          <w:sz w:val="24"/>
          <w:szCs w:val="24"/>
          <w:lang w:val="es-GT"/>
        </w:rPr>
        <w:t>, tal es el caso</w:t>
      </w:r>
      <w:r w:rsidR="00967EDB">
        <w:rPr>
          <w:rFonts w:ascii="Times New Roman" w:hAnsi="Times New Roman" w:cs="Times New Roman"/>
          <w:sz w:val="24"/>
          <w:szCs w:val="24"/>
          <w:lang w:val="es-GT"/>
        </w:rPr>
        <w:t xml:space="preserve"> de insumos, materia prima y la transformación de esta en un producto final</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847049027"/>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Cor14 \l 4106 </w:instrText>
          </w:r>
          <w:r>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(Cortes, 2014)</w:t>
          </w:r>
          <w:r>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 xml:space="preserve"> </w:t>
      </w:r>
      <w:r w:rsidR="00F57883">
        <w:rPr>
          <w:rFonts w:ascii="Times New Roman" w:hAnsi="Times New Roman" w:cs="Times New Roman"/>
          <w:b/>
          <w:bCs/>
          <w:sz w:val="24"/>
          <w:szCs w:val="24"/>
          <w:lang w:val="es-GT"/>
        </w:rPr>
        <w:t>.</w:t>
      </w:r>
    </w:p>
    <w:p w14:paraId="7D4C0FFE" w14:textId="77126B0F" w:rsidR="00D56B07" w:rsidRDefault="00967EDB" w:rsidP="00C56430">
      <w:pPr>
        <w:pStyle w:val="Ttulo4"/>
      </w:pPr>
      <w:bookmarkStart w:id="173" w:name="_Toc41638736"/>
      <w:r>
        <w:t xml:space="preserve">Control de </w:t>
      </w:r>
      <w:r w:rsidR="003B72FC">
        <w:t>i</w:t>
      </w:r>
      <w:r>
        <w:t>nventario</w:t>
      </w:r>
      <w:r w:rsidR="00E5739E">
        <w:t>.</w:t>
      </w:r>
      <w:bookmarkEnd w:id="173"/>
    </w:p>
    <w:p w14:paraId="4A83294F" w14:textId="53092B8B" w:rsidR="00F57883" w:rsidRPr="003F3266" w:rsidRDefault="006C202D" w:rsidP="009E74A6">
      <w:pPr>
        <w:ind w:left="1418"/>
        <w:rPr>
          <w:rFonts w:ascii="Times New Roman" w:hAnsi="Times New Roman" w:cs="Times New Roman"/>
          <w:sz w:val="24"/>
          <w:szCs w:val="24"/>
          <w:lang w:val="es-GT"/>
        </w:rPr>
      </w:pPr>
      <w:r w:rsidRPr="00967EDB">
        <w:rPr>
          <w:rFonts w:ascii="Times New Roman" w:hAnsi="Times New Roman" w:cs="Times New Roman"/>
          <w:sz w:val="24"/>
          <w:szCs w:val="24"/>
          <w:lang w:val="es-GT"/>
        </w:rPr>
        <w:t>Conforme</w:t>
      </w:r>
      <w:r w:rsidR="00967EDB" w:rsidRPr="00967EDB">
        <w:rPr>
          <w:rFonts w:ascii="Times New Roman" w:hAnsi="Times New Roman" w:cs="Times New Roman"/>
          <w:sz w:val="24"/>
          <w:szCs w:val="24"/>
          <w:lang w:val="es-GT"/>
        </w:rPr>
        <w:t xml:space="preserve"> con Cortés (2014), Permite sostener una disponibilidad de los productos que requiera la empresa y los consumidores finales,</w:t>
      </w:r>
      <w:r w:rsidR="00967EDB">
        <w:rPr>
          <w:rFonts w:ascii="Times New Roman" w:hAnsi="Times New Roman" w:cs="Times New Roman"/>
          <w:sz w:val="24"/>
          <w:szCs w:val="24"/>
          <w:lang w:val="es-GT"/>
        </w:rPr>
        <w:t xml:space="preserve"> se</w:t>
      </w:r>
      <w:r w:rsidR="00967EDB" w:rsidRPr="00967EDB">
        <w:rPr>
          <w:rFonts w:ascii="Times New Roman" w:hAnsi="Times New Roman" w:cs="Times New Roman"/>
          <w:sz w:val="24"/>
          <w:szCs w:val="24"/>
          <w:lang w:val="es-GT"/>
        </w:rPr>
        <w:t xml:space="preserve"> necesita de una coordinación de las áreas de Compras y distribución</w:t>
      </w:r>
      <w:r w:rsidR="00967EDB">
        <w:rPr>
          <w:rFonts w:ascii="Times New Roman" w:hAnsi="Times New Roman" w:cs="Times New Roman"/>
          <w:sz w:val="24"/>
          <w:szCs w:val="24"/>
          <w:lang w:val="es-GT"/>
        </w:rPr>
        <w:t xml:space="preserve"> para su óptimo funcionamiento</w:t>
      </w:r>
      <w:r w:rsidR="00967EDB" w:rsidRPr="00967EDB">
        <w:rPr>
          <w:rFonts w:ascii="Times New Roman" w:hAnsi="Times New Roman" w:cs="Times New Roman"/>
          <w:sz w:val="24"/>
          <w:szCs w:val="24"/>
          <w:lang w:val="es-GT"/>
        </w:rPr>
        <w:t>.</w:t>
      </w:r>
    </w:p>
    <w:p w14:paraId="24D48AFA" w14:textId="5FA63D34" w:rsidR="00D56B07" w:rsidRDefault="008074D1" w:rsidP="00C56430">
      <w:pPr>
        <w:pStyle w:val="Ttulo4"/>
      </w:pPr>
      <w:bookmarkStart w:id="174" w:name="_Toc41638737"/>
      <w:r>
        <w:t xml:space="preserve">Objetivos del </w:t>
      </w:r>
      <w:r w:rsidR="003B72FC">
        <w:t>c</w:t>
      </w:r>
      <w:r>
        <w:t xml:space="preserve">ontrol de </w:t>
      </w:r>
      <w:r w:rsidR="003B72FC">
        <w:t>i</w:t>
      </w:r>
      <w:r>
        <w:t>nventario</w:t>
      </w:r>
      <w:r w:rsidR="00E5739E">
        <w:t>.</w:t>
      </w:r>
      <w:bookmarkEnd w:id="174"/>
    </w:p>
    <w:p w14:paraId="278E7F40" w14:textId="08E6EFE0" w:rsidR="00D70CBD" w:rsidRPr="003F3266" w:rsidRDefault="008074D1" w:rsidP="009E74A6">
      <w:pPr>
        <w:ind w:left="1418"/>
        <w:rPr>
          <w:rFonts w:ascii="Times New Roman" w:hAnsi="Times New Roman" w:cs="Times New Roman"/>
          <w:b/>
          <w:bCs/>
          <w:sz w:val="24"/>
          <w:szCs w:val="24"/>
          <w:lang w:val="es-GT"/>
        </w:rPr>
      </w:pPr>
      <w:r>
        <w:rPr>
          <w:rFonts w:ascii="Times New Roman" w:hAnsi="Times New Roman" w:cs="Times New Roman"/>
          <w:sz w:val="24"/>
          <w:szCs w:val="24"/>
          <w:lang w:val="es-GT"/>
        </w:rPr>
        <w:t xml:space="preserve">Las empresas, entidades u individuos persiguen el objetivo de satisfacer las necesidades de oferta y demanda en los productos que distribuyen a clientes finales, esto en muchos casos los lleva a realizar </w:t>
      </w:r>
      <w:r>
        <w:rPr>
          <w:rFonts w:ascii="Times New Roman" w:hAnsi="Times New Roman" w:cs="Times New Roman"/>
          <w:sz w:val="24"/>
          <w:szCs w:val="24"/>
          <w:lang w:val="es-GT"/>
        </w:rPr>
        <w:lastRenderedPageBreak/>
        <w:t>inversiones</w:t>
      </w:r>
      <w:r w:rsidR="00574D76">
        <w:rPr>
          <w:rFonts w:ascii="Times New Roman" w:hAnsi="Times New Roman" w:cs="Times New Roman"/>
          <w:sz w:val="24"/>
          <w:szCs w:val="24"/>
          <w:lang w:val="es-GT"/>
        </w:rPr>
        <w:t xml:space="preserve"> considerables</w:t>
      </w:r>
      <w:r>
        <w:rPr>
          <w:rFonts w:ascii="Times New Roman" w:hAnsi="Times New Roman" w:cs="Times New Roman"/>
          <w:sz w:val="24"/>
          <w:szCs w:val="24"/>
          <w:lang w:val="es-GT"/>
        </w:rPr>
        <w:t xml:space="preserve"> en sus inventarios</w:t>
      </w:r>
      <w:r w:rsidR="00316704">
        <w:rPr>
          <w:rFonts w:ascii="Times New Roman" w:hAnsi="Times New Roman" w:cs="Times New Roman"/>
          <w:sz w:val="24"/>
          <w:szCs w:val="24"/>
          <w:lang w:val="es-GT"/>
        </w:rPr>
        <w:t xml:space="preserve">, </w:t>
      </w:r>
      <w:r>
        <w:rPr>
          <w:rFonts w:ascii="Times New Roman" w:hAnsi="Times New Roman" w:cs="Times New Roman"/>
          <w:sz w:val="24"/>
          <w:szCs w:val="24"/>
          <w:lang w:val="es-GT"/>
        </w:rPr>
        <w:t>específicamente en sus mercancías</w:t>
      </w:r>
      <w:r w:rsidR="00574D76">
        <w:rPr>
          <w:rFonts w:ascii="Times New Roman" w:hAnsi="Times New Roman" w:cs="Times New Roman"/>
          <w:sz w:val="24"/>
          <w:szCs w:val="24"/>
          <w:lang w:val="es-GT"/>
        </w:rPr>
        <w:t xml:space="preserve">; </w:t>
      </w:r>
      <w:r>
        <w:rPr>
          <w:rFonts w:ascii="Times New Roman" w:hAnsi="Times New Roman" w:cs="Times New Roman"/>
          <w:sz w:val="24"/>
          <w:szCs w:val="24"/>
          <w:lang w:val="es-GT"/>
        </w:rPr>
        <w:t>requiere implícitamente de un espacio</w:t>
      </w:r>
      <w:r w:rsidR="00316704">
        <w:rPr>
          <w:rFonts w:ascii="Times New Roman" w:hAnsi="Times New Roman" w:cs="Times New Roman"/>
          <w:sz w:val="24"/>
          <w:szCs w:val="24"/>
          <w:lang w:val="es-GT"/>
        </w:rPr>
        <w:t xml:space="preserve"> para el resguardo del producto, personal para su administración, además de recursos tecnológicos para su mantenimiento y control.</w:t>
      </w:r>
      <w:r w:rsidR="00316704" w:rsidRPr="00316704">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668406000"/>
          <w:citation/>
        </w:sdtPr>
        <w:sdtContent>
          <w:r w:rsidR="00316704">
            <w:rPr>
              <w:rFonts w:ascii="Times New Roman" w:hAnsi="Times New Roman" w:cs="Times New Roman"/>
              <w:b/>
              <w:bCs/>
              <w:sz w:val="24"/>
              <w:szCs w:val="24"/>
              <w:lang w:val="es-GT"/>
            </w:rPr>
            <w:fldChar w:fldCharType="begin"/>
          </w:r>
          <w:r w:rsidR="00316704">
            <w:rPr>
              <w:rFonts w:ascii="Times New Roman" w:hAnsi="Times New Roman" w:cs="Times New Roman"/>
              <w:b/>
              <w:bCs/>
              <w:sz w:val="24"/>
              <w:szCs w:val="24"/>
              <w:lang w:val="es-GT"/>
            </w:rPr>
            <w:instrText xml:space="preserve"> CITATION Cor14 \l 4106 </w:instrText>
          </w:r>
          <w:r w:rsidR="00316704">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(Cortes, 2014)</w:t>
          </w:r>
          <w:r w:rsidR="00316704">
            <w:rPr>
              <w:rFonts w:ascii="Times New Roman" w:hAnsi="Times New Roman" w:cs="Times New Roman"/>
              <w:b/>
              <w:bCs/>
              <w:sz w:val="24"/>
              <w:szCs w:val="24"/>
              <w:lang w:val="es-GT"/>
            </w:rPr>
            <w:fldChar w:fldCharType="end"/>
          </w:r>
        </w:sdtContent>
      </w:sdt>
      <w:r w:rsidR="00D70CBD">
        <w:rPr>
          <w:rFonts w:ascii="Times New Roman" w:hAnsi="Times New Roman" w:cs="Times New Roman"/>
          <w:b/>
          <w:bCs/>
          <w:sz w:val="24"/>
          <w:szCs w:val="24"/>
          <w:lang w:val="es-GT"/>
        </w:rPr>
        <w:t>.</w:t>
      </w:r>
    </w:p>
    <w:p w14:paraId="0ADDCAB5" w14:textId="77777777" w:rsidR="00316704" w:rsidRDefault="00316704" w:rsidP="00266785">
      <w:pPr>
        <w:pStyle w:val="Prrafodelista"/>
        <w:ind w:left="1418"/>
        <w:rPr>
          <w:rFonts w:ascii="Times New Roman" w:hAnsi="Times New Roman" w:cs="Times New Roman"/>
          <w:sz w:val="24"/>
          <w:szCs w:val="24"/>
        </w:rPr>
      </w:pPr>
      <w:r w:rsidRPr="00316704">
        <w:rPr>
          <w:rFonts w:ascii="Times New Roman" w:hAnsi="Times New Roman" w:cs="Times New Roman"/>
          <w:sz w:val="24"/>
          <w:szCs w:val="24"/>
        </w:rPr>
        <w:t xml:space="preserve">Según </w:t>
      </w:r>
      <w:r>
        <w:rPr>
          <w:rFonts w:ascii="Times New Roman" w:hAnsi="Times New Roman" w:cs="Times New Roman"/>
          <w:sz w:val="24"/>
          <w:szCs w:val="24"/>
        </w:rPr>
        <w:t>Wild</w:t>
      </w:r>
      <w:r w:rsidRPr="00316704">
        <w:rPr>
          <w:rFonts w:ascii="Times New Roman" w:hAnsi="Times New Roman" w:cs="Times New Roman"/>
          <w:sz w:val="24"/>
          <w:szCs w:val="24"/>
        </w:rPr>
        <w:t xml:space="preserve"> (</w:t>
      </w:r>
      <w:r>
        <w:rPr>
          <w:rFonts w:ascii="Times New Roman" w:hAnsi="Times New Roman" w:cs="Times New Roman"/>
          <w:sz w:val="24"/>
          <w:szCs w:val="24"/>
        </w:rPr>
        <w:t>2002</w:t>
      </w:r>
      <w:r w:rsidRPr="00316704">
        <w:rPr>
          <w:rFonts w:ascii="Times New Roman" w:hAnsi="Times New Roman" w:cs="Times New Roman"/>
          <w:sz w:val="24"/>
          <w:szCs w:val="24"/>
        </w:rPr>
        <w:t>)</w:t>
      </w:r>
      <w:r>
        <w:rPr>
          <w:rFonts w:ascii="Times New Roman" w:hAnsi="Times New Roman" w:cs="Times New Roman"/>
          <w:sz w:val="24"/>
          <w:szCs w:val="24"/>
        </w:rPr>
        <w:t xml:space="preserve"> el </w:t>
      </w:r>
      <w:r w:rsidRPr="00266785">
        <w:rPr>
          <w:rFonts w:ascii="Times New Roman" w:hAnsi="Times New Roman" w:cs="Times New Roman"/>
          <w:sz w:val="24"/>
          <w:szCs w:val="24"/>
          <w:lang w:val="es-GT"/>
        </w:rPr>
        <w:t>propósito</w:t>
      </w:r>
      <w:r>
        <w:rPr>
          <w:rFonts w:ascii="Times New Roman" w:hAnsi="Times New Roman" w:cs="Times New Roman"/>
          <w:sz w:val="24"/>
          <w:szCs w:val="24"/>
        </w:rPr>
        <w:t xml:space="preserve"> de ejercer un control de inventario es el garantizar un funcionamiento preciso de las actividades de la empresa mediante una optimización en conjunto de tres objetivos:</w:t>
      </w:r>
    </w:p>
    <w:p w14:paraId="79B64B55" w14:textId="77777777" w:rsidR="00316704" w:rsidRDefault="00316704" w:rsidP="00266785">
      <w:pPr>
        <w:pStyle w:val="Prrafodelista"/>
        <w:numPr>
          <w:ilvl w:val="0"/>
          <w:numId w:val="2"/>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Servicio al cliente.</w:t>
      </w:r>
    </w:p>
    <w:p w14:paraId="6174E3F4" w14:textId="77777777" w:rsidR="00316704" w:rsidRDefault="00316704" w:rsidP="00266785">
      <w:pPr>
        <w:pStyle w:val="Prrafodelista"/>
        <w:numPr>
          <w:ilvl w:val="0"/>
          <w:numId w:val="2"/>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Costos de Inventario</w:t>
      </w:r>
    </w:p>
    <w:p w14:paraId="374A29C8" w14:textId="4CE1AB16" w:rsidR="00D70CBD" w:rsidRPr="003F3266" w:rsidRDefault="00316704" w:rsidP="00266785">
      <w:pPr>
        <w:pStyle w:val="Prrafodelista"/>
        <w:numPr>
          <w:ilvl w:val="0"/>
          <w:numId w:val="2"/>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Costos operativos.</w:t>
      </w:r>
    </w:p>
    <w:p w14:paraId="2AFEAE4D" w14:textId="5AC2E2C4" w:rsidR="00D56B07" w:rsidRDefault="00F57883" w:rsidP="00C56430">
      <w:pPr>
        <w:pStyle w:val="Ttulo4"/>
      </w:pPr>
      <w:bookmarkStart w:id="175" w:name="_Toc41638738"/>
      <w:r>
        <w:t xml:space="preserve">Nivel de </w:t>
      </w:r>
      <w:r w:rsidR="003B72FC">
        <w:t>s</w:t>
      </w:r>
      <w:r>
        <w:t>ervicio</w:t>
      </w:r>
      <w:r w:rsidR="00E5739E">
        <w:t>.</w:t>
      </w:r>
      <w:bookmarkEnd w:id="175"/>
    </w:p>
    <w:p w14:paraId="2D6D0662" w14:textId="0634C341" w:rsidR="00F57C6D" w:rsidRDefault="00F57883" w:rsidP="00266785">
      <w:pPr>
        <w:pStyle w:val="Prrafodelista"/>
        <w:ind w:left="1418"/>
        <w:rPr>
          <w:rFonts w:ascii="Times New Roman" w:hAnsi="Times New Roman" w:cs="Times New Roman"/>
          <w:sz w:val="24"/>
          <w:szCs w:val="24"/>
          <w:lang w:val="es-GT"/>
        </w:rPr>
      </w:pPr>
      <w:r>
        <w:rPr>
          <w:rFonts w:ascii="Times New Roman" w:hAnsi="Times New Roman" w:cs="Times New Roman"/>
          <w:sz w:val="24"/>
          <w:szCs w:val="24"/>
          <w:lang w:val="es-GT"/>
        </w:rPr>
        <w:t xml:space="preserve">Es posible definirlo en dos formas, la primera con un enfoque hacia el cliente y la segunda </w:t>
      </w:r>
      <w:r w:rsidR="006D6F54">
        <w:rPr>
          <w:rFonts w:ascii="Times New Roman" w:hAnsi="Times New Roman" w:cs="Times New Roman"/>
          <w:sz w:val="24"/>
          <w:szCs w:val="24"/>
          <w:lang w:val="es-GT"/>
        </w:rPr>
        <w:t>con</w:t>
      </w:r>
      <w:r>
        <w:rPr>
          <w:rFonts w:ascii="Times New Roman" w:hAnsi="Times New Roman" w:cs="Times New Roman"/>
          <w:sz w:val="24"/>
          <w:szCs w:val="24"/>
          <w:lang w:val="es-GT"/>
        </w:rPr>
        <w:t xml:space="preserve"> la disponibilidad de materiales o servicios</w:t>
      </w:r>
      <w:bookmarkStart w:id="176" w:name="_Hlk37246027"/>
      <w:r w:rsidR="006D6F54">
        <w:rPr>
          <w:rFonts w:ascii="Times New Roman" w:hAnsi="Times New Roman" w:cs="Times New Roman"/>
          <w:sz w:val="24"/>
          <w:szCs w:val="24"/>
          <w:lang w:val="es-GT"/>
        </w:rPr>
        <w:t>.</w:t>
      </w:r>
      <w:r w:rsidR="006D6F54" w:rsidRPr="006D6F54">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442120420"/>
          <w:citation/>
        </w:sdtPr>
        <w:sdtContent>
          <w:r w:rsidR="006D6F54">
            <w:rPr>
              <w:rFonts w:ascii="Times New Roman" w:hAnsi="Times New Roman" w:cs="Times New Roman"/>
              <w:b/>
              <w:bCs/>
              <w:sz w:val="24"/>
              <w:szCs w:val="24"/>
              <w:lang w:val="es-GT"/>
            </w:rPr>
            <w:fldChar w:fldCharType="begin"/>
          </w:r>
          <w:r w:rsidR="006D6F54">
            <w:rPr>
              <w:rFonts w:ascii="Times New Roman" w:hAnsi="Times New Roman" w:cs="Times New Roman"/>
              <w:b/>
              <w:bCs/>
              <w:sz w:val="24"/>
              <w:szCs w:val="24"/>
              <w:lang w:val="es-GT"/>
            </w:rPr>
            <w:instrText xml:space="preserve"> CITATION Cor14 \l 4106 </w:instrText>
          </w:r>
          <w:r w:rsidR="006D6F54">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(Cortes, 2014)</w:t>
          </w:r>
          <w:r w:rsidR="006D6F54">
            <w:rPr>
              <w:rFonts w:ascii="Times New Roman" w:hAnsi="Times New Roman" w:cs="Times New Roman"/>
              <w:b/>
              <w:bCs/>
              <w:sz w:val="24"/>
              <w:szCs w:val="24"/>
              <w:lang w:val="es-GT"/>
            </w:rPr>
            <w:fldChar w:fldCharType="end"/>
          </w:r>
        </w:sdtContent>
      </w:sdt>
      <w:bookmarkEnd w:id="176"/>
      <w:r>
        <w:rPr>
          <w:rFonts w:ascii="Times New Roman" w:hAnsi="Times New Roman" w:cs="Times New Roman"/>
          <w:sz w:val="24"/>
          <w:szCs w:val="24"/>
          <w:lang w:val="es-GT"/>
        </w:rPr>
        <w:t>.</w:t>
      </w:r>
    </w:p>
    <w:p w14:paraId="358E0545" w14:textId="1891A060" w:rsidR="007B72B1" w:rsidRDefault="007B72B1" w:rsidP="003F3266">
      <w:pPr>
        <w:pStyle w:val="Prrafodelista"/>
        <w:ind w:left="1225"/>
        <w:rPr>
          <w:rFonts w:ascii="Times New Roman" w:hAnsi="Times New Roman" w:cs="Times New Roman"/>
          <w:sz w:val="24"/>
          <w:szCs w:val="24"/>
          <w:lang w:val="es-GT"/>
        </w:rPr>
      </w:pPr>
    </w:p>
    <w:p w14:paraId="25C237A0" w14:textId="77777777" w:rsidR="007B72B1" w:rsidRPr="003F3266" w:rsidRDefault="007B72B1" w:rsidP="003F3266">
      <w:pPr>
        <w:pStyle w:val="Prrafodelista"/>
        <w:ind w:left="1225"/>
        <w:rPr>
          <w:rFonts w:ascii="Times New Roman" w:hAnsi="Times New Roman" w:cs="Times New Roman"/>
          <w:sz w:val="24"/>
          <w:szCs w:val="24"/>
          <w:lang w:val="es-GT"/>
        </w:rPr>
      </w:pPr>
    </w:p>
    <w:p w14:paraId="78775EDE" w14:textId="60AC85DF" w:rsidR="00F57883" w:rsidRDefault="006D6F54" w:rsidP="00C56430">
      <w:pPr>
        <w:pStyle w:val="Ttulo5"/>
      </w:pPr>
      <w:bookmarkStart w:id="177" w:name="_Toc41638739"/>
      <w:r>
        <w:t>En relación con el cliente</w:t>
      </w:r>
      <w:r w:rsidR="00E5739E">
        <w:t>.</w:t>
      </w:r>
      <w:bookmarkEnd w:id="177"/>
    </w:p>
    <w:p w14:paraId="3249D253" w14:textId="41FF73F5" w:rsidR="006D6F54" w:rsidRPr="003F3266" w:rsidRDefault="00EB1B7A" w:rsidP="00266785">
      <w:pPr>
        <w:pStyle w:val="Prrafodelista"/>
        <w:ind w:left="2835"/>
        <w:rPr>
          <w:rFonts w:ascii="Times New Roman" w:hAnsi="Times New Roman" w:cs="Times New Roman"/>
          <w:sz w:val="24"/>
          <w:szCs w:val="24"/>
          <w:lang w:val="es-GT"/>
        </w:rPr>
      </w:pPr>
      <w:r>
        <w:rPr>
          <w:rFonts w:ascii="Times New Roman" w:hAnsi="Times New Roman" w:cs="Times New Roman"/>
          <w:sz w:val="24"/>
          <w:szCs w:val="24"/>
          <w:lang w:val="es-GT"/>
        </w:rPr>
        <w:t xml:space="preserve">Garantiza la satisfacción del cliente a través del servicio que se le otorga, además hace referencia al cumplimiento de las exigencias de compras y el pensamiento del consumidor final o intermedio acerca del proveedor, es importante tenerlo en cuenta en el control de inventario, pues </w:t>
      </w:r>
      <w:r>
        <w:rPr>
          <w:rFonts w:ascii="Times New Roman" w:hAnsi="Times New Roman" w:cs="Times New Roman"/>
          <w:sz w:val="24"/>
          <w:szCs w:val="24"/>
          <w:lang w:val="es-GT"/>
        </w:rPr>
        <w:lastRenderedPageBreak/>
        <w:t>se debe propender a fin de establecer procesos que se direccionen a los compradores.</w:t>
      </w:r>
      <w:r w:rsidRPr="00EB1B7A">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1708064798"/>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Cor14 \l 4106 </w:instrText>
          </w:r>
          <w:r>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(Cortes, 2014)</w:t>
          </w:r>
          <w:r>
            <w:rPr>
              <w:rFonts w:ascii="Times New Roman" w:hAnsi="Times New Roman" w:cs="Times New Roman"/>
              <w:b/>
              <w:bCs/>
              <w:sz w:val="24"/>
              <w:szCs w:val="24"/>
              <w:lang w:val="es-GT"/>
            </w:rPr>
            <w:fldChar w:fldCharType="end"/>
          </w:r>
        </w:sdtContent>
      </w:sdt>
      <w:r>
        <w:rPr>
          <w:rFonts w:ascii="Times New Roman" w:hAnsi="Times New Roman" w:cs="Times New Roman"/>
          <w:sz w:val="24"/>
          <w:szCs w:val="24"/>
          <w:lang w:val="es-GT"/>
        </w:rPr>
        <w:t>.</w:t>
      </w:r>
    </w:p>
    <w:p w14:paraId="5516836E" w14:textId="55989F7F" w:rsidR="006D6F54" w:rsidRDefault="00EB1B7A" w:rsidP="00C56430">
      <w:pPr>
        <w:pStyle w:val="Ttulo5"/>
      </w:pPr>
      <w:bookmarkStart w:id="178" w:name="_Toc41638740"/>
      <w:r>
        <w:t>En relación con la disponibilidad de materiales o servicios</w:t>
      </w:r>
      <w:r w:rsidR="00E5739E">
        <w:t>.</w:t>
      </w:r>
      <w:bookmarkEnd w:id="178"/>
    </w:p>
    <w:p w14:paraId="7C04B88C" w14:textId="11BCF602" w:rsidR="003F3266" w:rsidRPr="003F3266" w:rsidRDefault="00A76E35" w:rsidP="00266785">
      <w:pPr>
        <w:pStyle w:val="Prrafodelista"/>
        <w:ind w:left="2835"/>
        <w:rPr>
          <w:rFonts w:ascii="Times New Roman" w:hAnsi="Times New Roman" w:cs="Times New Roman"/>
          <w:b/>
          <w:bCs/>
          <w:sz w:val="24"/>
          <w:szCs w:val="24"/>
          <w:lang w:val="es-GT"/>
        </w:rPr>
      </w:pPr>
      <w:r>
        <w:rPr>
          <w:rFonts w:ascii="Times New Roman" w:hAnsi="Times New Roman" w:cs="Times New Roman"/>
          <w:sz w:val="24"/>
          <w:szCs w:val="24"/>
          <w:lang w:val="es-GT"/>
        </w:rPr>
        <w:t>Prioriza</w:t>
      </w:r>
      <w:r w:rsidR="00EB1B7A" w:rsidRPr="00A76E35">
        <w:rPr>
          <w:rFonts w:ascii="Times New Roman" w:hAnsi="Times New Roman" w:cs="Times New Roman"/>
          <w:sz w:val="24"/>
          <w:szCs w:val="24"/>
          <w:lang w:val="es-GT"/>
        </w:rPr>
        <w:t xml:space="preserve"> el cumplimiento en la demanda de productos por parte de cliente, </w:t>
      </w:r>
      <w:r>
        <w:rPr>
          <w:rFonts w:ascii="Times New Roman" w:hAnsi="Times New Roman" w:cs="Times New Roman"/>
          <w:sz w:val="24"/>
          <w:szCs w:val="24"/>
          <w:lang w:val="es-GT"/>
        </w:rPr>
        <w:t xml:space="preserve">también el </w:t>
      </w:r>
      <w:r w:rsidR="00EB1B7A" w:rsidRPr="00A76E35">
        <w:rPr>
          <w:rFonts w:ascii="Times New Roman" w:hAnsi="Times New Roman" w:cs="Times New Roman"/>
          <w:sz w:val="24"/>
          <w:szCs w:val="24"/>
          <w:lang w:val="es-GT"/>
        </w:rPr>
        <w:t>asegura</w:t>
      </w:r>
      <w:r>
        <w:rPr>
          <w:rFonts w:ascii="Times New Roman" w:hAnsi="Times New Roman" w:cs="Times New Roman"/>
          <w:sz w:val="24"/>
          <w:szCs w:val="24"/>
          <w:lang w:val="es-GT"/>
        </w:rPr>
        <w:t>r</w:t>
      </w:r>
      <w:r w:rsidR="00EB1B7A" w:rsidRPr="00A76E35">
        <w:rPr>
          <w:rFonts w:ascii="Times New Roman" w:hAnsi="Times New Roman" w:cs="Times New Roman"/>
          <w:sz w:val="24"/>
          <w:szCs w:val="24"/>
          <w:lang w:val="es-GT"/>
        </w:rPr>
        <w:t xml:space="preserve"> </w:t>
      </w:r>
      <w:r w:rsidRPr="00A76E35">
        <w:rPr>
          <w:rFonts w:ascii="Times New Roman" w:hAnsi="Times New Roman" w:cs="Times New Roman"/>
          <w:sz w:val="24"/>
          <w:szCs w:val="24"/>
          <w:lang w:val="es-GT"/>
        </w:rPr>
        <w:t>siempre poseer material que solicite el consumidor</w:t>
      </w:r>
      <w:r>
        <w:rPr>
          <w:rFonts w:ascii="Times New Roman" w:hAnsi="Times New Roman" w:cs="Times New Roman"/>
          <w:sz w:val="24"/>
          <w:szCs w:val="24"/>
          <w:lang w:val="es-GT"/>
        </w:rPr>
        <w:t>, esto obliga a las empresas el proveerse de una cantidad razonable de materiales en sus inventarios de tal forma que reduzcan notablemente la probabilidad de desabastecimiento. Sin embargo, hay una relación directa entre el volumen de existencia de un producto y el costo que acarrea, esto quiere decir a mayor cantidad de bienes, los gastos logísticos aumentan.</w:t>
      </w:r>
      <w:r w:rsidR="00673C43" w:rsidRPr="00673C43">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1960378797"/>
          <w:citation/>
        </w:sdtPr>
        <w:sdtContent>
          <w:r w:rsidR="00673C43">
            <w:rPr>
              <w:rFonts w:ascii="Times New Roman" w:hAnsi="Times New Roman" w:cs="Times New Roman"/>
              <w:b/>
              <w:bCs/>
              <w:sz w:val="24"/>
              <w:szCs w:val="24"/>
              <w:lang w:val="es-GT"/>
            </w:rPr>
            <w:fldChar w:fldCharType="begin"/>
          </w:r>
          <w:r w:rsidR="00673C43">
            <w:rPr>
              <w:rFonts w:ascii="Times New Roman" w:hAnsi="Times New Roman" w:cs="Times New Roman"/>
              <w:b/>
              <w:bCs/>
              <w:sz w:val="24"/>
              <w:szCs w:val="24"/>
              <w:lang w:val="es-GT"/>
            </w:rPr>
            <w:instrText xml:space="preserve"> CITATION Cor14 \l 4106 </w:instrText>
          </w:r>
          <w:r w:rsidR="00673C43">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(Cortes, 2014)</w:t>
          </w:r>
          <w:r w:rsidR="00673C43">
            <w:rPr>
              <w:rFonts w:ascii="Times New Roman" w:hAnsi="Times New Roman" w:cs="Times New Roman"/>
              <w:b/>
              <w:bCs/>
              <w:sz w:val="24"/>
              <w:szCs w:val="24"/>
              <w:lang w:val="es-GT"/>
            </w:rPr>
            <w:fldChar w:fldCharType="end"/>
          </w:r>
        </w:sdtContent>
      </w:sdt>
      <w:r w:rsidR="00673C43">
        <w:rPr>
          <w:rFonts w:ascii="Times New Roman" w:hAnsi="Times New Roman" w:cs="Times New Roman"/>
          <w:b/>
          <w:bCs/>
          <w:sz w:val="24"/>
          <w:szCs w:val="24"/>
          <w:lang w:val="es-GT"/>
        </w:rPr>
        <w:t>.</w:t>
      </w:r>
    </w:p>
    <w:p w14:paraId="4B9863CE" w14:textId="028FDDF4" w:rsidR="00DC0622" w:rsidRDefault="00693CEC" w:rsidP="00C56430">
      <w:pPr>
        <w:pStyle w:val="Ttulo3"/>
      </w:pPr>
      <w:bookmarkStart w:id="179" w:name="_Toc41638741"/>
      <w:r>
        <w:t xml:space="preserve">Importancia de un </w:t>
      </w:r>
      <w:r w:rsidR="003B72FC">
        <w:t>i</w:t>
      </w:r>
      <w:r>
        <w:t>nventario</w:t>
      </w:r>
      <w:r w:rsidR="00E5739E">
        <w:t>.</w:t>
      </w:r>
      <w:bookmarkEnd w:id="179"/>
    </w:p>
    <w:p w14:paraId="3315A3AB" w14:textId="5F20A3CE" w:rsidR="00D70CBD" w:rsidRPr="003F3266" w:rsidRDefault="008C20F5" w:rsidP="003F3266">
      <w:pPr>
        <w:pStyle w:val="Prrafodelista"/>
        <w:ind w:left="794"/>
      </w:pPr>
      <w:r>
        <w:rPr>
          <w:rFonts w:ascii="Times New Roman" w:hAnsi="Times New Roman" w:cs="Times New Roman"/>
          <w:sz w:val="24"/>
          <w:szCs w:val="24"/>
          <w:lang w:val="es-GT"/>
        </w:rPr>
        <w:t xml:space="preserve">Es esencial en una empresa el mantener y controlar los inventarios pues su importancia radica en el factor que es físicamente imposible y económicamente no rentable, que cada </w:t>
      </w:r>
      <w:r w:rsidR="00530273">
        <w:rPr>
          <w:rFonts w:ascii="Times New Roman" w:hAnsi="Times New Roman" w:cs="Times New Roman"/>
          <w:sz w:val="24"/>
          <w:szCs w:val="24"/>
          <w:lang w:val="es-GT"/>
        </w:rPr>
        <w:t>uno de los elementos llegue a todos los lugares donde se requiere en la cantidad y momento idóneo en base a la demanda del consumidor intermedio o final</w:t>
      </w:r>
      <w:r w:rsidR="00530273" w:rsidRPr="007B72B1">
        <w:rPr>
          <w:rFonts w:ascii="Times New Roman" w:hAnsi="Times New Roman" w:cs="Times New Roman"/>
          <w:sz w:val="24"/>
          <w:szCs w:val="24"/>
          <w:lang w:val="es-GT"/>
        </w:rPr>
        <w:t>.</w:t>
      </w:r>
      <w:r w:rsidR="00530273" w:rsidRPr="007B72B1">
        <w:rPr>
          <w:rFonts w:ascii="Times New Roman" w:hAnsi="Times New Roman" w:cs="Times New Roman"/>
          <w:sz w:val="24"/>
          <w:szCs w:val="24"/>
        </w:rPr>
        <w:t xml:space="preserve"> </w:t>
      </w:r>
      <w:sdt>
        <w:sdtPr>
          <w:rPr>
            <w:rStyle w:val="Hipervnculo"/>
            <w:rFonts w:ascii="Times New Roman" w:hAnsi="Times New Roman" w:cs="Times New Roman"/>
            <w:color w:val="auto"/>
            <w:sz w:val="24"/>
            <w:szCs w:val="24"/>
            <w:u w:val="none"/>
          </w:rPr>
          <w:id w:val="1033232479"/>
          <w:citation/>
        </w:sdtPr>
        <w:sdtContent>
          <w:r w:rsidR="00530273" w:rsidRPr="007B72B1">
            <w:rPr>
              <w:rStyle w:val="Hipervnculo"/>
              <w:rFonts w:ascii="Times New Roman" w:hAnsi="Times New Roman" w:cs="Times New Roman"/>
              <w:color w:val="auto"/>
              <w:sz w:val="24"/>
              <w:szCs w:val="24"/>
              <w:u w:val="none"/>
            </w:rPr>
            <w:fldChar w:fldCharType="begin"/>
          </w:r>
          <w:r w:rsidR="00530273" w:rsidRPr="007B72B1">
            <w:rPr>
              <w:rStyle w:val="Hipervnculo"/>
              <w:rFonts w:ascii="Times New Roman" w:hAnsi="Times New Roman" w:cs="Times New Roman"/>
              <w:color w:val="auto"/>
              <w:sz w:val="24"/>
              <w:szCs w:val="24"/>
              <w:u w:val="none"/>
              <w:lang w:val="es-GT"/>
            </w:rPr>
            <w:instrText xml:space="preserve"> CITATION Pra92 \l 4106 </w:instrText>
          </w:r>
          <w:r w:rsidR="00530273" w:rsidRPr="007B72B1">
            <w:rPr>
              <w:rStyle w:val="Hipervnculo"/>
              <w:rFonts w:ascii="Times New Roman" w:hAnsi="Times New Roman" w:cs="Times New Roman"/>
              <w:color w:val="auto"/>
              <w:sz w:val="24"/>
              <w:szCs w:val="24"/>
              <w:u w:val="none"/>
            </w:rPr>
            <w:fldChar w:fldCharType="separate"/>
          </w:r>
          <w:r w:rsidR="00E04C64" w:rsidRPr="00E04C64">
            <w:rPr>
              <w:rFonts w:ascii="Times New Roman" w:hAnsi="Times New Roman" w:cs="Times New Roman"/>
              <w:noProof/>
              <w:sz w:val="24"/>
              <w:szCs w:val="24"/>
              <w:lang w:val="es-GT"/>
            </w:rPr>
            <w:t>(Prado, 1992)</w:t>
          </w:r>
          <w:r w:rsidR="00530273" w:rsidRPr="007B72B1">
            <w:rPr>
              <w:rStyle w:val="Hipervnculo"/>
              <w:rFonts w:ascii="Times New Roman" w:hAnsi="Times New Roman" w:cs="Times New Roman"/>
              <w:color w:val="auto"/>
              <w:sz w:val="24"/>
              <w:szCs w:val="24"/>
              <w:u w:val="none"/>
            </w:rPr>
            <w:fldChar w:fldCharType="end"/>
          </w:r>
        </w:sdtContent>
      </w:sdt>
      <w:r w:rsidR="00530273" w:rsidRPr="007B72B1">
        <w:rPr>
          <w:rStyle w:val="Hipervnculo"/>
          <w:rFonts w:ascii="Times New Roman" w:hAnsi="Times New Roman" w:cs="Times New Roman"/>
          <w:color w:val="auto"/>
          <w:sz w:val="24"/>
          <w:szCs w:val="24"/>
          <w:u w:val="none"/>
        </w:rPr>
        <w:t>.</w:t>
      </w:r>
    </w:p>
    <w:p w14:paraId="47FA6AE6" w14:textId="7DF0A5E8" w:rsidR="008C20F5" w:rsidRDefault="00530273" w:rsidP="00C56430">
      <w:pPr>
        <w:pStyle w:val="Ttulo4"/>
      </w:pPr>
      <w:bookmarkStart w:id="180" w:name="_Toc41638742"/>
      <w:r>
        <w:t>Objetivos y funciones de los inventarios</w:t>
      </w:r>
      <w:r w:rsidR="00E5739E">
        <w:t>.</w:t>
      </w:r>
      <w:bookmarkEnd w:id="180"/>
    </w:p>
    <w:p w14:paraId="79AD2338" w14:textId="2683F504" w:rsidR="00DB5F78" w:rsidRDefault="00DB5F78" w:rsidP="00C56430">
      <w:pPr>
        <w:pStyle w:val="Prrafodelista"/>
        <w:ind w:left="1418"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Acorde a </w:t>
      </w:r>
      <w:r w:rsidR="00756395">
        <w:rPr>
          <w:rFonts w:ascii="Times New Roman" w:hAnsi="Times New Roman" w:cs="Times New Roman"/>
          <w:sz w:val="24"/>
          <w:szCs w:val="24"/>
          <w:lang w:val="es-GT"/>
        </w:rPr>
        <w:t>Prado (1992)</w:t>
      </w:r>
      <w:r>
        <w:rPr>
          <w:rFonts w:ascii="Times New Roman" w:hAnsi="Times New Roman" w:cs="Times New Roman"/>
          <w:sz w:val="24"/>
          <w:szCs w:val="24"/>
          <w:lang w:val="es-GT"/>
        </w:rPr>
        <w:t xml:space="preserve">, respecto </w:t>
      </w:r>
      <w:r w:rsidR="003B3F93">
        <w:rPr>
          <w:rFonts w:ascii="Times New Roman" w:hAnsi="Times New Roman" w:cs="Times New Roman"/>
          <w:sz w:val="24"/>
          <w:szCs w:val="24"/>
          <w:lang w:val="es-GT"/>
        </w:rPr>
        <w:t>a los objetivos</w:t>
      </w:r>
      <w:r>
        <w:rPr>
          <w:rFonts w:ascii="Times New Roman" w:hAnsi="Times New Roman" w:cs="Times New Roman"/>
          <w:sz w:val="24"/>
          <w:szCs w:val="24"/>
          <w:lang w:val="es-GT"/>
        </w:rPr>
        <w:t xml:space="preserve"> de un inventario</w:t>
      </w:r>
      <w:r w:rsidR="00756395">
        <w:rPr>
          <w:rFonts w:ascii="Times New Roman" w:hAnsi="Times New Roman" w:cs="Times New Roman"/>
          <w:sz w:val="24"/>
          <w:szCs w:val="24"/>
          <w:lang w:val="es-GT"/>
        </w:rPr>
        <w:t xml:space="preserve"> </w:t>
      </w:r>
      <w:r w:rsidR="00F57C6D">
        <w:rPr>
          <w:rFonts w:ascii="Times New Roman" w:hAnsi="Times New Roman" w:cs="Times New Roman"/>
          <w:sz w:val="24"/>
          <w:szCs w:val="24"/>
          <w:lang w:val="es-GT"/>
        </w:rPr>
        <w:t>expresa</w:t>
      </w:r>
      <w:r>
        <w:rPr>
          <w:rFonts w:ascii="Times New Roman" w:hAnsi="Times New Roman" w:cs="Times New Roman"/>
          <w:sz w:val="24"/>
          <w:szCs w:val="24"/>
          <w:lang w:val="es-GT"/>
        </w:rPr>
        <w:t>:</w:t>
      </w:r>
    </w:p>
    <w:p w14:paraId="6D1551A6" w14:textId="31A71609" w:rsidR="00D70CBD" w:rsidRPr="003F3266" w:rsidRDefault="00756395" w:rsidP="003F3266">
      <w:pPr>
        <w:pStyle w:val="Prrafodelista"/>
        <w:ind w:left="1418" w:firstLine="85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 El propósito fundamental de los inventarios es separar diversas etapas de las operaciones; trabaja como amortiguador que permite cierta independencia del funcionamiento de cada una de éstas. Así el inventario de materia prima separa al productor de sus proveedores; el inventario </w:t>
      </w:r>
      <w:r w:rsidR="00DB5F78">
        <w:rPr>
          <w:rFonts w:ascii="Times New Roman" w:hAnsi="Times New Roman" w:cs="Times New Roman"/>
          <w:sz w:val="24"/>
          <w:szCs w:val="24"/>
          <w:lang w:val="es-GT"/>
        </w:rPr>
        <w:t xml:space="preserve">de producto en proceso separa entre si </w:t>
      </w:r>
      <w:r w:rsidR="00DB5F78">
        <w:rPr>
          <w:rFonts w:ascii="Times New Roman" w:hAnsi="Times New Roman" w:cs="Times New Roman"/>
          <w:sz w:val="24"/>
          <w:szCs w:val="24"/>
          <w:lang w:val="es-GT"/>
        </w:rPr>
        <w:tab/>
        <w:t>las diversas etapas de la manufactura; y el inventario de productos terminados separa al productor de sus compradores. (</w:t>
      </w:r>
      <w:r w:rsidR="00E75049">
        <w:rPr>
          <w:rFonts w:ascii="Times New Roman" w:hAnsi="Times New Roman" w:cs="Times New Roman"/>
          <w:sz w:val="24"/>
          <w:szCs w:val="24"/>
          <w:lang w:val="es-GT"/>
        </w:rPr>
        <w:t>Prado,1992. P.</w:t>
      </w:r>
      <w:r w:rsidR="00DB5F78">
        <w:rPr>
          <w:rFonts w:ascii="Times New Roman" w:hAnsi="Times New Roman" w:cs="Times New Roman"/>
          <w:sz w:val="24"/>
          <w:szCs w:val="24"/>
          <w:lang w:val="es-GT"/>
        </w:rPr>
        <w:t xml:space="preserve"> 53)</w:t>
      </w:r>
      <w:r w:rsidR="00E75049">
        <w:rPr>
          <w:rFonts w:ascii="Times New Roman" w:hAnsi="Times New Roman" w:cs="Times New Roman"/>
          <w:sz w:val="24"/>
          <w:szCs w:val="24"/>
          <w:lang w:val="es-GT"/>
        </w:rPr>
        <w:t>.</w:t>
      </w:r>
    </w:p>
    <w:p w14:paraId="709C734B" w14:textId="23629CEB" w:rsidR="00F57C6D" w:rsidRDefault="00F57C6D" w:rsidP="00910774">
      <w:pPr>
        <w:pStyle w:val="Prrafodelista"/>
        <w:ind w:left="1418" w:firstLine="0"/>
        <w:jc w:val="center"/>
        <w:rPr>
          <w:rFonts w:ascii="Times New Roman" w:hAnsi="Times New Roman" w:cs="Times New Roman"/>
          <w:sz w:val="24"/>
          <w:szCs w:val="24"/>
          <w:lang w:val="es-GT"/>
        </w:rPr>
      </w:pPr>
      <w:r>
        <w:rPr>
          <w:noProof/>
          <w:lang w:val="es-GT" w:eastAsia="es-GT"/>
        </w:rPr>
        <w:drawing>
          <wp:inline distT="0" distB="0" distL="0" distR="0" wp14:anchorId="3727F68E" wp14:editId="6078FF6F">
            <wp:extent cx="4736771" cy="169327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3918" cy="1735151"/>
                    </a:xfrm>
                    <a:prstGeom prst="rect">
                      <a:avLst/>
                    </a:prstGeom>
                  </pic:spPr>
                </pic:pic>
              </a:graphicData>
            </a:graphic>
          </wp:inline>
        </w:drawing>
      </w:r>
    </w:p>
    <w:p w14:paraId="2C71B847" w14:textId="297CE6D6" w:rsidR="00E5233D" w:rsidRPr="00226A3C" w:rsidRDefault="00F57C6D" w:rsidP="00E75049">
      <w:pPr>
        <w:pStyle w:val="Prrafodelista"/>
        <w:ind w:left="1418" w:firstLine="850"/>
        <w:rPr>
          <w:rFonts w:ascii="Times New Roman" w:hAnsi="Times New Roman" w:cs="Times New Roman"/>
          <w:sz w:val="20"/>
          <w:szCs w:val="20"/>
        </w:rPr>
      </w:pPr>
      <w:r w:rsidRPr="00F57C6D">
        <w:rPr>
          <w:rFonts w:ascii="Times New Roman" w:hAnsi="Times New Roman" w:cs="Times New Roman"/>
          <w:sz w:val="20"/>
          <w:szCs w:val="20"/>
          <w:lang w:val="es-GT"/>
        </w:rPr>
        <w:t xml:space="preserve">Figura </w:t>
      </w:r>
      <w:r w:rsidR="001B1D10">
        <w:rPr>
          <w:rFonts w:ascii="Times New Roman" w:hAnsi="Times New Roman" w:cs="Times New Roman"/>
          <w:sz w:val="20"/>
          <w:szCs w:val="20"/>
          <w:lang w:val="es-GT"/>
        </w:rPr>
        <w:t>XXXXX</w:t>
      </w:r>
      <w:r w:rsidRPr="00F57C6D">
        <w:rPr>
          <w:rFonts w:ascii="Times New Roman" w:hAnsi="Times New Roman" w:cs="Times New Roman"/>
          <w:sz w:val="20"/>
          <w:szCs w:val="20"/>
          <w:lang w:val="es-GT"/>
        </w:rPr>
        <w:t>.</w:t>
      </w:r>
      <w:r w:rsidR="001B1D10">
        <w:rPr>
          <w:rFonts w:ascii="Times New Roman" w:hAnsi="Times New Roman" w:cs="Times New Roman"/>
          <w:sz w:val="20"/>
          <w:szCs w:val="20"/>
          <w:lang w:val="es-GT"/>
        </w:rPr>
        <w:t xml:space="preserve"> </w:t>
      </w:r>
      <w:r w:rsidR="001B1D10" w:rsidRPr="00226A3C">
        <w:rPr>
          <w:rFonts w:ascii="Times New Roman" w:hAnsi="Times New Roman" w:cs="Times New Roman"/>
          <w:sz w:val="20"/>
          <w:szCs w:val="20"/>
        </w:rPr>
        <w:t xml:space="preserve">La planeación y control de la </w:t>
      </w:r>
      <w:proofErr w:type="gramStart"/>
      <w:r w:rsidR="001B1D10" w:rsidRPr="00226A3C">
        <w:rPr>
          <w:rFonts w:ascii="Times New Roman" w:hAnsi="Times New Roman" w:cs="Times New Roman"/>
          <w:sz w:val="20"/>
          <w:szCs w:val="20"/>
        </w:rPr>
        <w:t>producción</w:t>
      </w:r>
      <w:r w:rsidR="001B1D10">
        <w:rPr>
          <w:rFonts w:ascii="Times New Roman" w:hAnsi="Times New Roman" w:cs="Times New Roman"/>
          <w:sz w:val="20"/>
          <w:szCs w:val="20"/>
        </w:rPr>
        <w:t>.</w:t>
      </w:r>
      <w:r w:rsidRPr="001B1D10">
        <w:rPr>
          <w:rFonts w:ascii="Times New Roman" w:hAnsi="Times New Roman" w:cs="Times New Roman"/>
          <w:sz w:val="20"/>
          <w:szCs w:val="20"/>
          <w:lang w:val="es-GT"/>
        </w:rPr>
        <w:t>Principales</w:t>
      </w:r>
      <w:proofErr w:type="gramEnd"/>
      <w:r w:rsidRPr="001B1D10">
        <w:rPr>
          <w:rFonts w:ascii="Times New Roman" w:hAnsi="Times New Roman" w:cs="Times New Roman"/>
          <w:sz w:val="16"/>
          <w:szCs w:val="16"/>
          <w:lang w:val="es-GT"/>
        </w:rPr>
        <w:t xml:space="preserve"> </w:t>
      </w:r>
      <w:r w:rsidRPr="00F57C6D">
        <w:rPr>
          <w:rFonts w:ascii="Times New Roman" w:hAnsi="Times New Roman" w:cs="Times New Roman"/>
          <w:sz w:val="20"/>
          <w:szCs w:val="20"/>
          <w:lang w:val="es-GT"/>
        </w:rPr>
        <w:t xml:space="preserve">tipos de inventario según el proceso de transformación de materia prima a producto </w:t>
      </w:r>
      <w:r w:rsidR="001B1D10">
        <w:rPr>
          <w:rFonts w:ascii="Times New Roman" w:hAnsi="Times New Roman" w:cs="Times New Roman"/>
          <w:sz w:val="20"/>
          <w:szCs w:val="20"/>
          <w:lang w:val="es-GT"/>
        </w:rPr>
        <w:t>concluso</w:t>
      </w:r>
      <w:r w:rsidR="00E5233D" w:rsidRPr="00226A3C">
        <w:rPr>
          <w:rFonts w:ascii="Times New Roman" w:hAnsi="Times New Roman" w:cs="Times New Roman"/>
          <w:sz w:val="20"/>
          <w:szCs w:val="20"/>
        </w:rPr>
        <w:t>.</w:t>
      </w:r>
    </w:p>
    <w:p w14:paraId="07C09C67" w14:textId="21B755A3" w:rsidR="00756395" w:rsidRDefault="00756395" w:rsidP="00C56430">
      <w:pPr>
        <w:pStyle w:val="Prrafodelista"/>
        <w:spacing w:line="276" w:lineRule="auto"/>
        <w:ind w:left="1418" w:firstLine="0"/>
        <w:rPr>
          <w:rFonts w:ascii="Times New Roman" w:hAnsi="Times New Roman" w:cs="Times New Roman"/>
          <w:sz w:val="20"/>
          <w:szCs w:val="20"/>
          <w:lang w:val="es-GT"/>
        </w:rPr>
      </w:pPr>
    </w:p>
    <w:p w14:paraId="746D37FB" w14:textId="03075655" w:rsidR="003B3F93" w:rsidRDefault="003B3F93" w:rsidP="00C56430">
      <w:pPr>
        <w:pStyle w:val="Prrafodelista"/>
        <w:ind w:left="1418" w:firstLine="850"/>
        <w:rPr>
          <w:rStyle w:val="Hipervnculo"/>
          <w:color w:val="auto"/>
          <w:u w:val="none"/>
        </w:rPr>
      </w:pPr>
      <w:r>
        <w:rPr>
          <w:rFonts w:ascii="Times New Roman" w:hAnsi="Times New Roman" w:cs="Times New Roman"/>
          <w:sz w:val="24"/>
          <w:szCs w:val="24"/>
          <w:lang w:val="es-GT"/>
        </w:rPr>
        <w:t>Por ende, para cumplir lo anterior un inventario debe satisfacer las siguientes funciones</w:t>
      </w:r>
      <w:r w:rsidR="00B5147B" w:rsidRPr="00B5147B">
        <w:rPr>
          <w:rStyle w:val="Hipervnculo"/>
          <w:color w:val="auto"/>
          <w:u w:val="none"/>
        </w:rPr>
        <w:t xml:space="preserve"> </w:t>
      </w:r>
      <w:sdt>
        <w:sdtPr>
          <w:rPr>
            <w:rStyle w:val="Hipervnculo"/>
            <w:color w:val="auto"/>
            <w:u w:val="none"/>
          </w:rPr>
          <w:id w:val="1359551707"/>
          <w:citation/>
        </w:sdtPr>
        <w:sdtContent>
          <w:r w:rsidR="00B5147B" w:rsidRPr="00530273">
            <w:rPr>
              <w:rStyle w:val="Hipervnculo"/>
              <w:color w:val="auto"/>
              <w:u w:val="none"/>
            </w:rPr>
            <w:fldChar w:fldCharType="begin"/>
          </w:r>
          <w:r w:rsidR="00B5147B" w:rsidRPr="00530273">
            <w:rPr>
              <w:rStyle w:val="Hipervnculo"/>
              <w:color w:val="auto"/>
              <w:u w:val="none"/>
              <w:lang w:val="es-GT"/>
            </w:rPr>
            <w:instrText xml:space="preserve"> CITATION Pra92 \l 4106 </w:instrText>
          </w:r>
          <w:r w:rsidR="00B5147B" w:rsidRPr="00530273">
            <w:rPr>
              <w:rStyle w:val="Hipervnculo"/>
              <w:color w:val="auto"/>
              <w:u w:val="none"/>
            </w:rPr>
            <w:fldChar w:fldCharType="separate"/>
          </w:r>
          <w:r w:rsidR="00E04C64">
            <w:rPr>
              <w:noProof/>
              <w:lang w:val="es-GT"/>
            </w:rPr>
            <w:t>(Prado, 1992)</w:t>
          </w:r>
          <w:r w:rsidR="00B5147B" w:rsidRPr="00530273">
            <w:rPr>
              <w:rStyle w:val="Hipervnculo"/>
              <w:color w:val="auto"/>
              <w:u w:val="none"/>
            </w:rPr>
            <w:fldChar w:fldCharType="end"/>
          </w:r>
        </w:sdtContent>
      </w:sdt>
      <w:r w:rsidR="008F7FE8">
        <w:rPr>
          <w:rStyle w:val="Hipervnculo"/>
          <w:color w:val="auto"/>
          <w:u w:val="none"/>
        </w:rPr>
        <w:t>.</w:t>
      </w:r>
    </w:p>
    <w:p w14:paraId="12C6E50B" w14:textId="77777777" w:rsidR="008F7FE8" w:rsidRDefault="008F7FE8" w:rsidP="00C56430">
      <w:pPr>
        <w:pStyle w:val="Prrafodelista"/>
        <w:ind w:left="1418" w:firstLine="850"/>
        <w:rPr>
          <w:rFonts w:ascii="Times New Roman" w:hAnsi="Times New Roman" w:cs="Times New Roman"/>
          <w:sz w:val="24"/>
          <w:szCs w:val="24"/>
          <w:lang w:val="es-GT"/>
        </w:rPr>
      </w:pPr>
    </w:p>
    <w:p w14:paraId="1C740F43" w14:textId="11A523D8" w:rsidR="003B3F93" w:rsidRDefault="003B3F93" w:rsidP="00C56430">
      <w:pPr>
        <w:pStyle w:val="Prrafodelista"/>
        <w:spacing w:line="276" w:lineRule="auto"/>
        <w:ind w:left="1418" w:firstLine="0"/>
        <w:rPr>
          <w:rFonts w:ascii="Times New Roman" w:hAnsi="Times New Roman" w:cs="Times New Roman"/>
          <w:sz w:val="24"/>
          <w:szCs w:val="24"/>
          <w:lang w:val="es-GT"/>
        </w:rPr>
      </w:pPr>
    </w:p>
    <w:p w14:paraId="075CC5BA" w14:textId="57FCBC53" w:rsidR="003B3F93" w:rsidRDefault="00B5147B" w:rsidP="00E75049">
      <w:pPr>
        <w:pStyle w:val="Prrafodelista"/>
        <w:numPr>
          <w:ilvl w:val="0"/>
          <w:numId w:val="3"/>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Los costos de compra y producción sean económicos.</w:t>
      </w:r>
    </w:p>
    <w:p w14:paraId="15D1AC2C" w14:textId="1C1A317C" w:rsidR="00B5147B" w:rsidRDefault="00B5147B" w:rsidP="00E75049">
      <w:pPr>
        <w:pStyle w:val="Prrafodelista"/>
        <w:numPr>
          <w:ilvl w:val="0"/>
          <w:numId w:val="3"/>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Responder eficientemente ante variaciones de la oferta y demanda de productos.</w:t>
      </w:r>
    </w:p>
    <w:p w14:paraId="34D26DEC" w14:textId="2BACAB47" w:rsidR="00D70CBD" w:rsidRPr="003F3266" w:rsidRDefault="00B5147B" w:rsidP="00E75049">
      <w:pPr>
        <w:pStyle w:val="Prrafodelista"/>
        <w:numPr>
          <w:ilvl w:val="0"/>
          <w:numId w:val="3"/>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lastRenderedPageBreak/>
        <w:t>Poseer los recursos materiales necesarios para mantener el flujo económico desde la línea del proveedor hasta el consumidor final.</w:t>
      </w:r>
    </w:p>
    <w:p w14:paraId="54B2C8B5" w14:textId="3EA892A6" w:rsidR="00530273" w:rsidRDefault="00AB742E" w:rsidP="00C56430">
      <w:pPr>
        <w:pStyle w:val="Ttulo4"/>
      </w:pPr>
      <w:bookmarkStart w:id="181" w:name="_Toc41638743"/>
      <w:r>
        <w:t>Preguntas básicas para la toma de decisiones en los inventarios</w:t>
      </w:r>
      <w:r w:rsidR="00E5739E">
        <w:t>.</w:t>
      </w:r>
      <w:bookmarkEnd w:id="181"/>
    </w:p>
    <w:p w14:paraId="65FD44CE" w14:textId="498C6F55" w:rsidR="00D70CBD" w:rsidRPr="003F3266" w:rsidRDefault="00AB742E" w:rsidP="003F3266">
      <w:pPr>
        <w:pStyle w:val="Prrafodelista"/>
        <w:ind w:left="1418"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En consenso con Prado (1992), a fin de responder a los problemas de decisión en un inventario se formulan las siguientes interrogantes para hacer </w:t>
      </w:r>
      <w:r w:rsidR="00557E0C">
        <w:rPr>
          <w:rFonts w:ascii="Times New Roman" w:hAnsi="Times New Roman" w:cs="Times New Roman"/>
          <w:sz w:val="24"/>
          <w:szCs w:val="24"/>
          <w:lang w:val="es-GT"/>
        </w:rPr>
        <w:t>más</w:t>
      </w:r>
      <w:r>
        <w:rPr>
          <w:rFonts w:ascii="Times New Roman" w:hAnsi="Times New Roman" w:cs="Times New Roman"/>
          <w:sz w:val="24"/>
          <w:szCs w:val="24"/>
          <w:lang w:val="es-GT"/>
        </w:rPr>
        <w:t xml:space="preserve"> sencilla su resolución:</w:t>
      </w:r>
    </w:p>
    <w:p w14:paraId="7AA40014" w14:textId="4F26DCE8" w:rsidR="00AB742E" w:rsidRDefault="00557E0C" w:rsidP="00E75049">
      <w:pPr>
        <w:pStyle w:val="Prrafodelista"/>
        <w:numPr>
          <w:ilvl w:val="0"/>
          <w:numId w:val="4"/>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¿Qué productos deben mantenerse en el inventario?</w:t>
      </w:r>
    </w:p>
    <w:p w14:paraId="20F59EA7" w14:textId="4E67AD02" w:rsidR="00557E0C" w:rsidRDefault="00557E0C" w:rsidP="00E75049">
      <w:pPr>
        <w:pStyle w:val="Prrafodelista"/>
        <w:numPr>
          <w:ilvl w:val="0"/>
          <w:numId w:val="4"/>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¿En qué intervalos de tiempo se debe ordenar el inventario?</w:t>
      </w:r>
    </w:p>
    <w:p w14:paraId="5CD7B1D9" w14:textId="2FBF5125" w:rsidR="00557E0C" w:rsidRDefault="00557E0C" w:rsidP="00E75049">
      <w:pPr>
        <w:pStyle w:val="Prrafodelista"/>
        <w:numPr>
          <w:ilvl w:val="0"/>
          <w:numId w:val="4"/>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¿Qué cantidad de mercancía se debe solicitar o despachar en los pedidos?</w:t>
      </w:r>
    </w:p>
    <w:p w14:paraId="4AD7A532" w14:textId="47838196" w:rsidR="00D70CBD" w:rsidRPr="003F3266" w:rsidRDefault="00557E0C" w:rsidP="00E75049">
      <w:pPr>
        <w:pStyle w:val="Prrafodelista"/>
        <w:numPr>
          <w:ilvl w:val="0"/>
          <w:numId w:val="4"/>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¿Cuál sistema de control de inventario se debe utilizar?</w:t>
      </w:r>
    </w:p>
    <w:p w14:paraId="08498C8F" w14:textId="23D515AA" w:rsidR="00D70CBD" w:rsidRDefault="00557E0C" w:rsidP="00A57B92">
      <w:pPr>
        <w:ind w:left="1417"/>
        <w:rPr>
          <w:rFonts w:ascii="Times New Roman" w:hAnsi="Times New Roman" w:cs="Times New Roman"/>
          <w:sz w:val="24"/>
          <w:szCs w:val="24"/>
          <w:lang w:val="es-GT"/>
        </w:rPr>
      </w:pPr>
      <w:r>
        <w:rPr>
          <w:rFonts w:ascii="Times New Roman" w:hAnsi="Times New Roman" w:cs="Times New Roman"/>
          <w:sz w:val="24"/>
          <w:szCs w:val="24"/>
          <w:lang w:val="es-GT"/>
        </w:rPr>
        <w:t>Previo a tomar una decisión en cuanto al sistema de control de inventario a utiliza</w:t>
      </w:r>
      <w:r w:rsidR="00693CEC">
        <w:rPr>
          <w:rFonts w:ascii="Times New Roman" w:hAnsi="Times New Roman" w:cs="Times New Roman"/>
          <w:sz w:val="24"/>
          <w:szCs w:val="24"/>
          <w:lang w:val="es-GT"/>
        </w:rPr>
        <w:t>r dentro de una organización, es recomendable determinar cuál es el que se ajusta a la necesidad del negocio, estas soluciones para la administración de los productos se detallarán posteriormente.</w:t>
      </w:r>
    </w:p>
    <w:p w14:paraId="40ACED67" w14:textId="451C6FAB" w:rsidR="00E75049" w:rsidRDefault="00E75049" w:rsidP="00A57B92">
      <w:pPr>
        <w:ind w:left="1417"/>
        <w:rPr>
          <w:rFonts w:ascii="Times New Roman" w:hAnsi="Times New Roman" w:cs="Times New Roman"/>
          <w:sz w:val="24"/>
          <w:szCs w:val="24"/>
          <w:lang w:val="es-GT"/>
        </w:rPr>
      </w:pPr>
    </w:p>
    <w:p w14:paraId="6EF4D87F" w14:textId="33BFABA2" w:rsidR="00E75049" w:rsidRDefault="00E75049" w:rsidP="00A57B92">
      <w:pPr>
        <w:ind w:left="1417"/>
        <w:rPr>
          <w:rFonts w:ascii="Times New Roman" w:hAnsi="Times New Roman" w:cs="Times New Roman"/>
          <w:sz w:val="24"/>
          <w:szCs w:val="24"/>
          <w:lang w:val="es-GT"/>
        </w:rPr>
      </w:pPr>
    </w:p>
    <w:p w14:paraId="5B282C5C" w14:textId="77777777" w:rsidR="00E75049" w:rsidRPr="00557E0C" w:rsidRDefault="00E75049" w:rsidP="00A57B92">
      <w:pPr>
        <w:ind w:left="1417"/>
        <w:rPr>
          <w:rFonts w:ascii="Times New Roman" w:hAnsi="Times New Roman" w:cs="Times New Roman"/>
          <w:sz w:val="24"/>
          <w:szCs w:val="24"/>
          <w:lang w:val="es-GT"/>
        </w:rPr>
      </w:pPr>
    </w:p>
    <w:p w14:paraId="0CB4A578" w14:textId="19BF964B" w:rsidR="003B72FC" w:rsidRPr="003B72FC" w:rsidRDefault="00AB089A" w:rsidP="003B72FC">
      <w:pPr>
        <w:pStyle w:val="Ttulo2"/>
      </w:pPr>
      <w:bookmarkStart w:id="182" w:name="_Toc41638744"/>
      <w:r>
        <w:t xml:space="preserve">Métodos </w:t>
      </w:r>
      <w:r w:rsidR="003F3A0E">
        <w:t>D</w:t>
      </w:r>
      <w:r>
        <w:t xml:space="preserve">e </w:t>
      </w:r>
      <w:r w:rsidR="003F3A0E">
        <w:t>P</w:t>
      </w:r>
      <w:r>
        <w:t>lanificación de Inventarios</w:t>
      </w:r>
      <w:bookmarkEnd w:id="182"/>
    </w:p>
    <w:p w14:paraId="4B9EEDD3" w14:textId="7B6D55AB" w:rsidR="00D70CBD" w:rsidRPr="00D70CBD" w:rsidRDefault="00B84A25" w:rsidP="00D70CBD">
      <w:pPr>
        <w:pStyle w:val="Ttulo3"/>
      </w:pPr>
      <w:bookmarkStart w:id="183" w:name="_Toc41638745"/>
      <w:r>
        <w:t xml:space="preserve">Costos </w:t>
      </w:r>
      <w:r w:rsidR="003B72FC">
        <w:t>b</w:t>
      </w:r>
      <w:r>
        <w:t xml:space="preserve">asados en </w:t>
      </w:r>
      <w:r w:rsidR="003B72FC">
        <w:t>a</w:t>
      </w:r>
      <w:r>
        <w:t>ctividades (ABC).</w:t>
      </w:r>
      <w:bookmarkEnd w:id="183"/>
    </w:p>
    <w:p w14:paraId="34E5DF68" w14:textId="7CA5E519" w:rsidR="000970F8" w:rsidRDefault="000970F8" w:rsidP="00C56430">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Es un sistema de </w:t>
      </w:r>
      <w:r w:rsidR="00DA7805">
        <w:rPr>
          <w:rFonts w:ascii="Times New Roman" w:hAnsi="Times New Roman" w:cs="Times New Roman"/>
          <w:sz w:val="24"/>
          <w:szCs w:val="24"/>
          <w:lang w:val="es-GT"/>
        </w:rPr>
        <w:t>planificación</w:t>
      </w:r>
      <w:r>
        <w:rPr>
          <w:rFonts w:ascii="Times New Roman" w:hAnsi="Times New Roman" w:cs="Times New Roman"/>
          <w:sz w:val="24"/>
          <w:szCs w:val="24"/>
          <w:lang w:val="es-GT"/>
        </w:rPr>
        <w:t xml:space="preserve"> de inventarios</w:t>
      </w:r>
      <w:r w:rsidR="00DA7805">
        <w:rPr>
          <w:rFonts w:ascii="Times New Roman" w:hAnsi="Times New Roman" w:cs="Times New Roman"/>
          <w:sz w:val="24"/>
          <w:szCs w:val="24"/>
          <w:lang w:val="es-GT"/>
        </w:rPr>
        <w:t>, cuyo modelo se basa en la agrupación de los costos que conforman los productos y servicios dentro de una empresa. Pretende una gestión a nivel gerencial propicia de los costos de las mercancías</w:t>
      </w:r>
      <w:r>
        <w:rPr>
          <w:rFonts w:ascii="Times New Roman" w:hAnsi="Times New Roman" w:cs="Times New Roman"/>
          <w:sz w:val="24"/>
          <w:szCs w:val="24"/>
          <w:lang w:val="es-GT"/>
        </w:rPr>
        <w:t xml:space="preserve"> </w:t>
      </w:r>
      <w:r w:rsidR="00DA7805">
        <w:rPr>
          <w:rFonts w:ascii="Times New Roman" w:hAnsi="Times New Roman" w:cs="Times New Roman"/>
          <w:sz w:val="24"/>
          <w:szCs w:val="24"/>
          <w:lang w:val="es-GT"/>
        </w:rPr>
        <w:t>(González, 2008).</w:t>
      </w:r>
    </w:p>
    <w:p w14:paraId="735D7475" w14:textId="25B5E037" w:rsidR="00D70CBD" w:rsidRDefault="00DA7805" w:rsidP="00A57B92">
      <w:pPr>
        <w:ind w:left="851"/>
        <w:rPr>
          <w:rFonts w:ascii="Times New Roman" w:hAnsi="Times New Roman" w:cs="Times New Roman"/>
          <w:sz w:val="24"/>
          <w:szCs w:val="24"/>
          <w:lang w:val="es-GT"/>
        </w:rPr>
      </w:pPr>
      <w:r>
        <w:rPr>
          <w:rFonts w:ascii="Times New Roman" w:hAnsi="Times New Roman" w:cs="Times New Roman"/>
          <w:sz w:val="24"/>
          <w:szCs w:val="24"/>
          <w:lang w:val="es-GT"/>
        </w:rPr>
        <w:t>Por su parte, Prado (1992) resalta que una cantidad</w:t>
      </w:r>
      <w:r w:rsidR="00B17437">
        <w:rPr>
          <w:rFonts w:ascii="Times New Roman" w:hAnsi="Times New Roman" w:cs="Times New Roman"/>
          <w:sz w:val="24"/>
          <w:szCs w:val="24"/>
          <w:lang w:val="es-GT"/>
        </w:rPr>
        <w:t xml:space="preserve"> mínima dentro de un catálogo de bienes constituyen la mayor parte del valor económico del inventario, de tal forma, utiliza el </w:t>
      </w:r>
      <w:r w:rsidR="00F232D6">
        <w:rPr>
          <w:rFonts w:ascii="Times New Roman" w:hAnsi="Times New Roman" w:cs="Times New Roman"/>
          <w:sz w:val="24"/>
          <w:szCs w:val="24"/>
          <w:lang w:val="es-GT"/>
        </w:rPr>
        <w:t>principio</w:t>
      </w:r>
      <w:r w:rsidR="00B17437">
        <w:rPr>
          <w:rFonts w:ascii="Times New Roman" w:hAnsi="Times New Roman" w:cs="Times New Roman"/>
          <w:sz w:val="24"/>
          <w:szCs w:val="24"/>
          <w:lang w:val="es-GT"/>
        </w:rPr>
        <w:t xml:space="preserve"> de Pareto para administrar de forma eficaz los productos, los cuales se dividen en tres clases que se detallarán en breve:</w:t>
      </w:r>
    </w:p>
    <w:p w14:paraId="3E5A1B4D" w14:textId="6113E100" w:rsidR="007B72B1" w:rsidRPr="00E75049" w:rsidRDefault="0008531A" w:rsidP="00E75049">
      <w:pPr>
        <w:pStyle w:val="Ttulo4"/>
      </w:pPr>
      <w:bookmarkStart w:id="184" w:name="_Toc41638746"/>
      <w:r>
        <w:t xml:space="preserve">Clasificación de los productos según su </w:t>
      </w:r>
      <w:r w:rsidR="00685D1C">
        <w:t>valor económico.</w:t>
      </w:r>
      <w:bookmarkEnd w:id="184"/>
    </w:p>
    <w:p w14:paraId="5EF20F78" w14:textId="5A91F6F7" w:rsidR="00AB089A" w:rsidRPr="0028079C" w:rsidRDefault="00B17437" w:rsidP="00C56430">
      <w:pPr>
        <w:pStyle w:val="Ttulo5"/>
      </w:pPr>
      <w:bookmarkStart w:id="185" w:name="_Toc41638747"/>
      <w:r w:rsidRPr="0028079C">
        <w:t xml:space="preserve">Clase </w:t>
      </w:r>
      <w:r w:rsidR="00F232D6">
        <w:t>a</w:t>
      </w:r>
      <w:r w:rsidRPr="0028079C">
        <w:t>.</w:t>
      </w:r>
      <w:bookmarkEnd w:id="185"/>
    </w:p>
    <w:p w14:paraId="189979CA" w14:textId="3C14E609" w:rsidR="00D70CBD" w:rsidRPr="003F3266" w:rsidRDefault="001D3E55" w:rsidP="00E75049">
      <w:pPr>
        <w:ind w:left="2835"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Contiene el veinte por ciento (20%) de los artículos y un ochenta por ciento (80%) del valor monetario total del inventario, en consecuencia, esta clase representa la parte más significativa del catálogo de materiales y productos de la empresa</w:t>
      </w:r>
      <w:r w:rsidR="0008531A" w:rsidRPr="0028079C">
        <w:rPr>
          <w:rFonts w:ascii="Times New Roman" w:hAnsi="Times New Roman" w:cs="Times New Roman"/>
          <w:sz w:val="24"/>
          <w:szCs w:val="24"/>
          <w:lang w:val="es-GT"/>
        </w:rPr>
        <w:t xml:space="preserve">, es decir los bienes más </w:t>
      </w:r>
      <w:r w:rsidR="00685D1C" w:rsidRPr="0028079C">
        <w:rPr>
          <w:rFonts w:ascii="Times New Roman" w:hAnsi="Times New Roman" w:cs="Times New Roman"/>
          <w:sz w:val="24"/>
          <w:szCs w:val="24"/>
          <w:lang w:val="es-GT"/>
        </w:rPr>
        <w:t>caros (</w:t>
      </w:r>
      <w:r w:rsidRPr="0028079C">
        <w:rPr>
          <w:rFonts w:ascii="Times New Roman" w:hAnsi="Times New Roman" w:cs="Times New Roman"/>
          <w:sz w:val="24"/>
          <w:szCs w:val="24"/>
          <w:lang w:val="es-GT"/>
        </w:rPr>
        <w:t>Prado,1992).</w:t>
      </w:r>
    </w:p>
    <w:p w14:paraId="7524A66D" w14:textId="4D82537C" w:rsidR="00B17437" w:rsidRDefault="00B17437" w:rsidP="00C56430">
      <w:pPr>
        <w:pStyle w:val="Ttulo5"/>
      </w:pPr>
      <w:bookmarkStart w:id="186" w:name="_Toc41638748"/>
      <w:r>
        <w:t xml:space="preserve">Clase </w:t>
      </w:r>
      <w:r w:rsidR="00F232D6">
        <w:t>b</w:t>
      </w:r>
      <w:r>
        <w:t>.</w:t>
      </w:r>
      <w:bookmarkEnd w:id="186"/>
    </w:p>
    <w:p w14:paraId="1CAB29FE" w14:textId="08C9B845" w:rsidR="00D70CBD" w:rsidRPr="003F3266" w:rsidRDefault="001D3E55" w:rsidP="00E75049">
      <w:pPr>
        <w:ind w:left="2835"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 xml:space="preserve">Posee entre el treinta y cuarenta por ciento (30-40%) de los productos y un rango del quince al veinte por ciento (15-20%) de la inversión </w:t>
      </w:r>
      <w:r w:rsidR="0008531A" w:rsidRPr="0028079C">
        <w:rPr>
          <w:rFonts w:ascii="Times New Roman" w:hAnsi="Times New Roman" w:cs="Times New Roman"/>
          <w:sz w:val="24"/>
          <w:szCs w:val="24"/>
          <w:lang w:val="es-GT"/>
        </w:rPr>
        <w:t>económica, esto representa la totalidad de bienes de una mediana – alta demanda y por ende un precio intermedio (</w:t>
      </w:r>
      <w:r w:rsidRPr="0028079C">
        <w:rPr>
          <w:rFonts w:ascii="Times New Roman" w:hAnsi="Times New Roman" w:cs="Times New Roman"/>
          <w:sz w:val="24"/>
          <w:szCs w:val="24"/>
          <w:lang w:val="es-GT"/>
        </w:rPr>
        <w:t>Prado,1992).</w:t>
      </w:r>
    </w:p>
    <w:p w14:paraId="6E8F8AEF" w14:textId="2084EBC2" w:rsidR="00B17437" w:rsidRPr="0028079C" w:rsidRDefault="00B17437" w:rsidP="00C56430">
      <w:pPr>
        <w:pStyle w:val="Ttulo5"/>
        <w:rPr>
          <w:sz w:val="28"/>
          <w:szCs w:val="28"/>
        </w:rPr>
      </w:pPr>
      <w:bookmarkStart w:id="187" w:name="_Toc41638749"/>
      <w:r>
        <w:lastRenderedPageBreak/>
        <w:t xml:space="preserve">Clase </w:t>
      </w:r>
      <w:r w:rsidR="00F232D6">
        <w:t>c</w:t>
      </w:r>
      <w:r>
        <w:t>.</w:t>
      </w:r>
      <w:bookmarkEnd w:id="187"/>
    </w:p>
    <w:p w14:paraId="31B3AB3C" w14:textId="5C942AF2" w:rsidR="00B17437" w:rsidRDefault="0008531A" w:rsidP="00E75049">
      <w:pPr>
        <w:ind w:left="2835"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Generalmente contiene el cuarenta a cincuenta por ciento (40-50%) de los productos y únicamente del cinco al diez por ciento (5-10%) del valor total del inventario, prácticamente representa los bienes con una alta demanda y un costo de producción – venta bajo. (Prado,1992).</w:t>
      </w:r>
    </w:p>
    <w:p w14:paraId="3B406E4A" w14:textId="77777777" w:rsidR="007B72B1" w:rsidRPr="0028079C" w:rsidRDefault="007B72B1" w:rsidP="00C56430">
      <w:pPr>
        <w:ind w:left="2127"/>
        <w:rPr>
          <w:rFonts w:ascii="Times New Roman" w:hAnsi="Times New Roman" w:cs="Times New Roman"/>
          <w:sz w:val="24"/>
          <w:szCs w:val="24"/>
          <w:lang w:val="es-GT"/>
        </w:rPr>
      </w:pPr>
    </w:p>
    <w:p w14:paraId="20D26688" w14:textId="2C9663CC" w:rsidR="00685D1C" w:rsidRDefault="00685D1C" w:rsidP="00E75049">
      <w:pPr>
        <w:ind w:left="2832" w:firstLine="3"/>
        <w:jc w:val="center"/>
        <w:rPr>
          <w:lang w:val="es-GT"/>
        </w:rPr>
      </w:pPr>
      <w:r>
        <w:rPr>
          <w:noProof/>
          <w:lang w:val="es-GT" w:eastAsia="es-GT"/>
        </w:rPr>
        <w:drawing>
          <wp:inline distT="0" distB="0" distL="0" distR="0" wp14:anchorId="42088CE1" wp14:editId="0CA4E29D">
            <wp:extent cx="2357470" cy="1484986"/>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602" cy="1519084"/>
                    </a:xfrm>
                    <a:prstGeom prst="rect">
                      <a:avLst/>
                    </a:prstGeom>
                  </pic:spPr>
                </pic:pic>
              </a:graphicData>
            </a:graphic>
          </wp:inline>
        </w:drawing>
      </w:r>
    </w:p>
    <w:p w14:paraId="7EDB00E6" w14:textId="799A046F" w:rsidR="00D70CBD" w:rsidRPr="001B1D10" w:rsidRDefault="00685D1C" w:rsidP="00E75049">
      <w:pPr>
        <w:ind w:left="2835" w:firstLine="850"/>
        <w:rPr>
          <w:rFonts w:ascii="Times New Roman" w:hAnsi="Times New Roman" w:cs="Times New Roman"/>
          <w:sz w:val="20"/>
          <w:szCs w:val="20"/>
        </w:rPr>
      </w:pPr>
      <w:r w:rsidRPr="001B1D10">
        <w:rPr>
          <w:rFonts w:ascii="Times New Roman" w:hAnsi="Times New Roman" w:cs="Times New Roman"/>
          <w:sz w:val="20"/>
          <w:szCs w:val="20"/>
          <w:lang w:val="es-GT"/>
        </w:rPr>
        <w:t xml:space="preserve">Figura </w:t>
      </w:r>
      <w:proofErr w:type="spellStart"/>
      <w:r w:rsidR="001B1D10" w:rsidRPr="001B1D10">
        <w:rPr>
          <w:rFonts w:ascii="Times New Roman" w:hAnsi="Times New Roman" w:cs="Times New Roman"/>
          <w:sz w:val="20"/>
          <w:szCs w:val="20"/>
          <w:lang w:val="es-GT"/>
        </w:rPr>
        <w:t>xxx</w:t>
      </w:r>
      <w:proofErr w:type="spellEnd"/>
      <w:r w:rsidRPr="001B1D10">
        <w:rPr>
          <w:rFonts w:ascii="Times New Roman" w:hAnsi="Times New Roman" w:cs="Times New Roman"/>
          <w:sz w:val="20"/>
          <w:szCs w:val="20"/>
          <w:lang w:val="es-GT"/>
        </w:rPr>
        <w:t xml:space="preserve">. </w:t>
      </w:r>
      <w:r w:rsidR="001B1D10" w:rsidRPr="001B1D10">
        <w:rPr>
          <w:rFonts w:ascii="Times New Roman" w:hAnsi="Times New Roman" w:cs="Times New Roman"/>
          <w:sz w:val="20"/>
          <w:szCs w:val="20"/>
        </w:rPr>
        <w:t xml:space="preserve">La planeación y control de la producción. </w:t>
      </w:r>
      <w:r w:rsidRPr="001B1D10">
        <w:rPr>
          <w:rFonts w:ascii="Times New Roman" w:hAnsi="Times New Roman" w:cs="Times New Roman"/>
          <w:sz w:val="20"/>
          <w:szCs w:val="20"/>
          <w:lang w:val="es-GT"/>
        </w:rPr>
        <w:t>Clasificación de productos según Costos Basados en Actividades.</w:t>
      </w:r>
    </w:p>
    <w:p w14:paraId="381DC569" w14:textId="21DE3348" w:rsidR="00685D1C" w:rsidRPr="0028079C" w:rsidRDefault="00685D1C" w:rsidP="00C56430">
      <w:pPr>
        <w:pStyle w:val="Ttulo4"/>
      </w:pPr>
      <w:bookmarkStart w:id="188" w:name="_Toc41638750"/>
      <w:r w:rsidRPr="0028079C">
        <w:t>Ventaja</w:t>
      </w:r>
      <w:r w:rsidR="00D64B9B" w:rsidRPr="0028079C">
        <w:t>s del Costeo Basado en Actividades (ABC)</w:t>
      </w:r>
      <w:r w:rsidR="00A60E6A" w:rsidRPr="0028079C">
        <w:t>.</w:t>
      </w:r>
      <w:bookmarkEnd w:id="188"/>
    </w:p>
    <w:p w14:paraId="2CC7ACE4" w14:textId="7D1D2549" w:rsidR="00D64B9B" w:rsidRPr="0028079C" w:rsidRDefault="00D64B9B" w:rsidP="00C56430">
      <w:pPr>
        <w:ind w:left="1418"/>
        <w:rPr>
          <w:rFonts w:ascii="Times New Roman" w:hAnsi="Times New Roman" w:cs="Times New Roman"/>
          <w:sz w:val="24"/>
          <w:szCs w:val="24"/>
        </w:rPr>
      </w:pPr>
      <w:r w:rsidRPr="0028079C">
        <w:rPr>
          <w:rFonts w:ascii="Times New Roman" w:hAnsi="Times New Roman" w:cs="Times New Roman"/>
          <w:sz w:val="24"/>
          <w:szCs w:val="24"/>
          <w:lang w:val="es-GT"/>
        </w:rPr>
        <w:t xml:space="preserve">De acuerdo con el razonamiento de Smith (1995) y los criterios de </w:t>
      </w:r>
      <w:sdt>
        <w:sdtPr>
          <w:rPr>
            <w:rFonts w:ascii="Times New Roman" w:hAnsi="Times New Roman" w:cs="Times New Roman"/>
            <w:sz w:val="24"/>
            <w:szCs w:val="24"/>
          </w:rPr>
          <w:id w:val="-1487922397"/>
          <w:citation/>
        </w:sdtPr>
        <w:sdtContent>
          <w:r w:rsidRPr="0028079C">
            <w:rPr>
              <w:rFonts w:ascii="Times New Roman" w:hAnsi="Times New Roman" w:cs="Times New Roman"/>
              <w:sz w:val="24"/>
              <w:szCs w:val="24"/>
            </w:rPr>
            <w:fldChar w:fldCharType="begin"/>
          </w:r>
          <w:r w:rsidR="008D3876">
            <w:rPr>
              <w:rFonts w:ascii="Times New Roman" w:hAnsi="Times New Roman" w:cs="Times New Roman"/>
              <w:sz w:val="24"/>
              <w:szCs w:val="24"/>
              <w:lang w:val="es-GT"/>
            </w:rPr>
            <w:instrText xml:space="preserve">CITATION Bri19 \l 4106 </w:instrText>
          </w:r>
          <w:r w:rsidRPr="0028079C">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(Brito, Ferreiro, &amp; López)</w:t>
          </w:r>
          <w:r w:rsidRPr="0028079C">
            <w:rPr>
              <w:rFonts w:ascii="Times New Roman" w:hAnsi="Times New Roman" w:cs="Times New Roman"/>
              <w:sz w:val="24"/>
              <w:szCs w:val="24"/>
            </w:rPr>
            <w:fldChar w:fldCharType="end"/>
          </w:r>
        </w:sdtContent>
      </w:sdt>
      <w:r w:rsidRPr="0028079C">
        <w:rPr>
          <w:rFonts w:ascii="Times New Roman" w:hAnsi="Times New Roman" w:cs="Times New Roman"/>
          <w:sz w:val="24"/>
          <w:szCs w:val="24"/>
        </w:rPr>
        <w:t xml:space="preserve">, si una empresa utiliza ABC para el manejo </w:t>
      </w:r>
      <w:r w:rsidR="00C4566E">
        <w:rPr>
          <w:rFonts w:ascii="Times New Roman" w:hAnsi="Times New Roman" w:cs="Times New Roman"/>
          <w:sz w:val="24"/>
          <w:szCs w:val="24"/>
        </w:rPr>
        <w:t>de</w:t>
      </w:r>
      <w:r w:rsidRPr="0028079C">
        <w:rPr>
          <w:rFonts w:ascii="Times New Roman" w:hAnsi="Times New Roman" w:cs="Times New Roman"/>
          <w:sz w:val="24"/>
          <w:szCs w:val="24"/>
        </w:rPr>
        <w:t xml:space="preserve"> inventario los beneficios que otorga son:</w:t>
      </w:r>
    </w:p>
    <w:p w14:paraId="2D3ECDC2" w14:textId="5E376078" w:rsidR="00622FB1" w:rsidRPr="003F3266" w:rsidRDefault="00D64B9B" w:rsidP="00E75049">
      <w:pPr>
        <w:pStyle w:val="Prrafodelista"/>
        <w:numPr>
          <w:ilvl w:val="0"/>
          <w:numId w:val="5"/>
        </w:numPr>
        <w:ind w:left="3119" w:hanging="851"/>
        <w:rPr>
          <w:rFonts w:ascii="Times New Roman" w:hAnsi="Times New Roman" w:cs="Times New Roman"/>
          <w:sz w:val="24"/>
          <w:szCs w:val="24"/>
        </w:rPr>
      </w:pPr>
      <w:r w:rsidRPr="0028079C">
        <w:rPr>
          <w:rFonts w:ascii="Times New Roman" w:hAnsi="Times New Roman" w:cs="Times New Roman"/>
          <w:sz w:val="24"/>
          <w:szCs w:val="24"/>
        </w:rPr>
        <w:t>Un mejoramiento significativo en el control sobre los costos que se incurran en las actividades, pues estarán en un mejor orden debido a la estructuración de los procesos.</w:t>
      </w:r>
    </w:p>
    <w:p w14:paraId="08ECA723" w14:textId="571F09D9" w:rsidR="00622FB1" w:rsidDel="00F93464" w:rsidRDefault="00622FB1" w:rsidP="00E75049">
      <w:pPr>
        <w:pStyle w:val="Prrafodelista"/>
        <w:spacing w:line="360" w:lineRule="auto"/>
        <w:ind w:left="3119" w:hanging="851"/>
        <w:rPr>
          <w:del w:id="189" w:author="RENOVATIO" w:date="2020-05-30T10:50:00Z"/>
        </w:rPr>
      </w:pPr>
    </w:p>
    <w:p w14:paraId="1843B25F" w14:textId="79D49758" w:rsidR="00D64B9B" w:rsidRPr="0028079C" w:rsidRDefault="00D64B9B" w:rsidP="00E75049">
      <w:pPr>
        <w:pStyle w:val="Prrafodelista"/>
        <w:numPr>
          <w:ilvl w:val="0"/>
          <w:numId w:val="5"/>
        </w:numPr>
        <w:ind w:left="3119" w:hanging="851"/>
        <w:rPr>
          <w:rFonts w:ascii="Times New Roman" w:hAnsi="Times New Roman" w:cs="Times New Roman"/>
          <w:sz w:val="24"/>
          <w:szCs w:val="24"/>
        </w:rPr>
      </w:pPr>
      <w:r w:rsidRPr="0028079C">
        <w:rPr>
          <w:rFonts w:ascii="Times New Roman" w:hAnsi="Times New Roman" w:cs="Times New Roman"/>
          <w:sz w:val="24"/>
          <w:szCs w:val="24"/>
        </w:rPr>
        <w:t xml:space="preserve">Crea una base de información para facilitar la implantación de un proceso de gestión </w:t>
      </w:r>
      <w:r w:rsidR="0080227D" w:rsidRPr="0028079C">
        <w:rPr>
          <w:rFonts w:ascii="Times New Roman" w:hAnsi="Times New Roman" w:cs="Times New Roman"/>
          <w:sz w:val="24"/>
          <w:szCs w:val="24"/>
        </w:rPr>
        <w:t>de calidad, con el objetivo de mitigar todos los problemas que obstruyen la mejora de resultados tanto de servicio como producción y entrega de productos.</w:t>
      </w:r>
    </w:p>
    <w:p w14:paraId="6BBEFC8F" w14:textId="2FFD391E" w:rsidR="00622FB1" w:rsidRPr="0028079C" w:rsidDel="00F93464" w:rsidRDefault="00622FB1" w:rsidP="00E75049">
      <w:pPr>
        <w:pStyle w:val="Prrafodelista"/>
        <w:spacing w:line="360" w:lineRule="auto"/>
        <w:ind w:left="3119" w:hanging="851"/>
        <w:rPr>
          <w:del w:id="190" w:author="RENOVATIO" w:date="2020-05-30T10:50:00Z"/>
          <w:rFonts w:ascii="Times New Roman" w:hAnsi="Times New Roman" w:cs="Times New Roman"/>
          <w:sz w:val="24"/>
          <w:szCs w:val="24"/>
        </w:rPr>
      </w:pPr>
    </w:p>
    <w:p w14:paraId="0416F693" w14:textId="75EBFE5F" w:rsidR="003F3266" w:rsidRDefault="0091454A" w:rsidP="00E75049">
      <w:pPr>
        <w:pStyle w:val="Prrafodelista"/>
        <w:numPr>
          <w:ilvl w:val="0"/>
          <w:numId w:val="5"/>
        </w:numPr>
        <w:ind w:left="3119" w:hanging="851"/>
        <w:rPr>
          <w:rFonts w:ascii="Times New Roman" w:hAnsi="Times New Roman" w:cs="Times New Roman"/>
          <w:sz w:val="24"/>
          <w:szCs w:val="24"/>
        </w:rPr>
      </w:pPr>
      <w:r w:rsidRPr="0028079C">
        <w:rPr>
          <w:rFonts w:ascii="Times New Roman" w:hAnsi="Times New Roman" w:cs="Times New Roman"/>
          <w:sz w:val="24"/>
          <w:szCs w:val="24"/>
        </w:rPr>
        <w:t>Permite la utilización de indicadores no financieros para valorar los inductores de costos.</w:t>
      </w:r>
    </w:p>
    <w:p w14:paraId="798A8C4D" w14:textId="3E6B7EB9" w:rsidR="003F3266" w:rsidRPr="003F3266" w:rsidDel="00F93464" w:rsidRDefault="003F3266" w:rsidP="00E75049">
      <w:pPr>
        <w:ind w:left="3119" w:hanging="851"/>
        <w:rPr>
          <w:del w:id="191" w:author="RENOVATIO" w:date="2020-05-30T10:50:00Z"/>
          <w:rFonts w:ascii="Times New Roman" w:hAnsi="Times New Roman" w:cs="Times New Roman"/>
          <w:sz w:val="24"/>
          <w:szCs w:val="24"/>
        </w:rPr>
      </w:pPr>
    </w:p>
    <w:p w14:paraId="6087B8B5" w14:textId="2A097A5E" w:rsidR="00F038E0" w:rsidRPr="007B72B1" w:rsidRDefault="0091454A" w:rsidP="00E75049">
      <w:pPr>
        <w:pStyle w:val="Prrafodelista"/>
        <w:numPr>
          <w:ilvl w:val="0"/>
          <w:numId w:val="5"/>
        </w:numPr>
        <w:ind w:left="3119" w:hanging="851"/>
        <w:rPr>
          <w:rFonts w:ascii="Times New Roman" w:hAnsi="Times New Roman" w:cs="Times New Roman"/>
          <w:sz w:val="24"/>
          <w:szCs w:val="24"/>
        </w:rPr>
      </w:pPr>
      <w:r w:rsidRPr="0028079C">
        <w:rPr>
          <w:rFonts w:ascii="Times New Roman" w:hAnsi="Times New Roman" w:cs="Times New Roman"/>
          <w:sz w:val="24"/>
          <w:szCs w:val="24"/>
        </w:rPr>
        <w:t xml:space="preserve">Establece un estándar de medición </w:t>
      </w:r>
      <w:r w:rsidR="007C5ADE">
        <w:rPr>
          <w:rFonts w:ascii="Times New Roman" w:hAnsi="Times New Roman" w:cs="Times New Roman"/>
          <w:sz w:val="24"/>
          <w:szCs w:val="24"/>
        </w:rPr>
        <w:t>de</w:t>
      </w:r>
      <w:r w:rsidRPr="0028079C">
        <w:rPr>
          <w:rFonts w:ascii="Times New Roman" w:hAnsi="Times New Roman" w:cs="Times New Roman"/>
          <w:sz w:val="24"/>
          <w:szCs w:val="24"/>
        </w:rPr>
        <w:t xml:space="preserve"> los costos de producción y gestión.</w:t>
      </w:r>
    </w:p>
    <w:p w14:paraId="5BC19E75" w14:textId="6355DED4" w:rsidR="00622FB1" w:rsidRPr="0028079C" w:rsidRDefault="00F038E0" w:rsidP="00622FB1">
      <w:pPr>
        <w:ind w:left="1418" w:firstLine="850"/>
        <w:rPr>
          <w:rFonts w:ascii="Times New Roman" w:hAnsi="Times New Roman" w:cs="Times New Roman"/>
          <w:sz w:val="24"/>
          <w:szCs w:val="24"/>
        </w:rPr>
      </w:pPr>
      <w:r w:rsidRPr="0028079C">
        <w:rPr>
          <w:rFonts w:ascii="Times New Roman" w:hAnsi="Times New Roman" w:cs="Times New Roman"/>
          <w:sz w:val="24"/>
          <w:szCs w:val="24"/>
        </w:rPr>
        <w:t>Lizana (2002) en declaraciones para la Revista Gerencia de Colombia, expresa</w:t>
      </w:r>
      <w:r w:rsidR="0060005F">
        <w:rPr>
          <w:rFonts w:ascii="Times New Roman" w:hAnsi="Times New Roman" w:cs="Times New Roman"/>
          <w:sz w:val="24"/>
          <w:szCs w:val="24"/>
        </w:rPr>
        <w:t xml:space="preserve"> </w:t>
      </w:r>
      <w:r w:rsidRPr="0028079C">
        <w:rPr>
          <w:rFonts w:ascii="Times New Roman" w:hAnsi="Times New Roman" w:cs="Times New Roman"/>
          <w:sz w:val="24"/>
          <w:szCs w:val="24"/>
        </w:rPr>
        <w:t>beneficios que poseen similitudes con los anteriores:</w:t>
      </w:r>
    </w:p>
    <w:p w14:paraId="76A0F2D8" w14:textId="474F10A2" w:rsidR="00F038E0" w:rsidRPr="0028079C" w:rsidRDefault="00F038E0" w:rsidP="00CB28E8">
      <w:pPr>
        <w:pStyle w:val="Prrafodelista"/>
        <w:numPr>
          <w:ilvl w:val="0"/>
          <w:numId w:val="6"/>
        </w:numPr>
        <w:ind w:left="3119" w:hanging="851"/>
        <w:rPr>
          <w:rFonts w:ascii="Times New Roman" w:hAnsi="Times New Roman" w:cs="Times New Roman"/>
          <w:sz w:val="24"/>
          <w:szCs w:val="24"/>
        </w:rPr>
      </w:pPr>
      <w:r w:rsidRPr="0028079C">
        <w:rPr>
          <w:rFonts w:ascii="Times New Roman" w:hAnsi="Times New Roman" w:cs="Times New Roman"/>
          <w:sz w:val="24"/>
          <w:szCs w:val="24"/>
        </w:rPr>
        <w:t>Orienta en el aprender a pensar en nuevas formas de metodología de trabajo en la gestión de los recursos, las actividades con sentido relevante para el negocio.</w:t>
      </w:r>
    </w:p>
    <w:p w14:paraId="3F3DE441" w14:textId="602BD009" w:rsidR="00D70CBD" w:rsidRPr="0028079C" w:rsidDel="00F93464" w:rsidRDefault="00D70CBD" w:rsidP="00622FB1">
      <w:pPr>
        <w:pStyle w:val="Prrafodelista"/>
        <w:ind w:left="3119" w:hanging="851"/>
        <w:rPr>
          <w:del w:id="192" w:author="RENOVATIO" w:date="2020-05-30T10:51:00Z"/>
          <w:rFonts w:ascii="Times New Roman" w:hAnsi="Times New Roman" w:cs="Times New Roman"/>
          <w:sz w:val="24"/>
          <w:szCs w:val="24"/>
        </w:rPr>
      </w:pPr>
    </w:p>
    <w:p w14:paraId="3F8F8AFF" w14:textId="6A411C2E" w:rsidR="00D70CBD" w:rsidRPr="0028079C" w:rsidRDefault="00F038E0" w:rsidP="00CB28E8">
      <w:pPr>
        <w:pStyle w:val="Prrafodelista"/>
        <w:numPr>
          <w:ilvl w:val="0"/>
          <w:numId w:val="6"/>
        </w:numPr>
        <w:ind w:left="3119" w:hanging="851"/>
        <w:rPr>
          <w:rFonts w:ascii="Times New Roman" w:hAnsi="Times New Roman" w:cs="Times New Roman"/>
          <w:sz w:val="24"/>
          <w:szCs w:val="24"/>
        </w:rPr>
      </w:pPr>
      <w:r w:rsidRPr="0028079C">
        <w:rPr>
          <w:rFonts w:ascii="Times New Roman" w:hAnsi="Times New Roman" w:cs="Times New Roman"/>
          <w:sz w:val="24"/>
          <w:szCs w:val="24"/>
        </w:rPr>
        <w:t>Optimiza las actividades dentro de la organización, al darle un enfoque a nivel de procesos en vez de cada área funcional.</w:t>
      </w:r>
    </w:p>
    <w:p w14:paraId="5EE301B4" w14:textId="5DE2645A" w:rsidR="00D70CBD" w:rsidRPr="0028079C" w:rsidDel="00F93464" w:rsidRDefault="00D70CBD" w:rsidP="00622FB1">
      <w:pPr>
        <w:pStyle w:val="Prrafodelista"/>
        <w:ind w:left="3119" w:hanging="851"/>
        <w:rPr>
          <w:del w:id="193" w:author="RENOVATIO" w:date="2020-05-30T10:51:00Z"/>
          <w:rFonts w:ascii="Times New Roman" w:hAnsi="Times New Roman" w:cs="Times New Roman"/>
          <w:sz w:val="24"/>
          <w:szCs w:val="24"/>
        </w:rPr>
      </w:pPr>
    </w:p>
    <w:p w14:paraId="4065DF6D" w14:textId="2242DE40" w:rsidR="00E75049" w:rsidRPr="00CE105B" w:rsidRDefault="00F038E0" w:rsidP="00CE105B">
      <w:pPr>
        <w:pStyle w:val="Prrafodelista"/>
        <w:numPr>
          <w:ilvl w:val="0"/>
          <w:numId w:val="6"/>
        </w:numPr>
        <w:ind w:left="3119" w:hanging="851"/>
        <w:rPr>
          <w:rFonts w:ascii="Times New Roman" w:hAnsi="Times New Roman" w:cs="Times New Roman"/>
          <w:sz w:val="24"/>
          <w:szCs w:val="24"/>
        </w:rPr>
      </w:pPr>
      <w:r w:rsidRPr="0028079C">
        <w:rPr>
          <w:rFonts w:ascii="Times New Roman" w:hAnsi="Times New Roman" w:cs="Times New Roman"/>
          <w:sz w:val="24"/>
          <w:szCs w:val="24"/>
        </w:rPr>
        <w:t>Mejora el uso y rentabilidad de los productos, al enseñar al personal la utilización correcta y manejo idóneo de las mercancías.</w:t>
      </w:r>
    </w:p>
    <w:p w14:paraId="23751C7E" w14:textId="2BB599C9" w:rsidR="007B72B1" w:rsidRPr="003168BA" w:rsidRDefault="00DF773A" w:rsidP="00E75049">
      <w:pPr>
        <w:ind w:left="426"/>
        <w:rPr>
          <w:rFonts w:ascii="Times New Roman" w:hAnsi="Times New Roman" w:cs="Times New Roman"/>
          <w:sz w:val="24"/>
          <w:szCs w:val="24"/>
        </w:rPr>
      </w:pPr>
      <w:r w:rsidRPr="003168BA">
        <w:rPr>
          <w:rFonts w:ascii="Times New Roman" w:hAnsi="Times New Roman" w:cs="Times New Roman"/>
          <w:sz w:val="24"/>
          <w:szCs w:val="24"/>
        </w:rPr>
        <w:t xml:space="preserve">Este método de planificación de inventarios permite el gestionar de forma óptima los recursos de una empresa (productos) bien sean para consumo propio o venta </w:t>
      </w:r>
      <w:r w:rsidRPr="003168BA">
        <w:rPr>
          <w:rFonts w:ascii="Times New Roman" w:hAnsi="Times New Roman" w:cs="Times New Roman"/>
          <w:sz w:val="24"/>
          <w:szCs w:val="24"/>
        </w:rPr>
        <w:lastRenderedPageBreak/>
        <w:t xml:space="preserve">para consumidores finales a través de una clasificación discriminatoria </w:t>
      </w:r>
      <w:r w:rsidR="00A25BF1">
        <w:rPr>
          <w:rFonts w:ascii="Times New Roman" w:hAnsi="Times New Roman" w:cs="Times New Roman"/>
          <w:sz w:val="24"/>
          <w:szCs w:val="24"/>
        </w:rPr>
        <w:t>con respecto</w:t>
      </w:r>
      <w:r w:rsidRPr="003168BA">
        <w:rPr>
          <w:rFonts w:ascii="Times New Roman" w:hAnsi="Times New Roman" w:cs="Times New Roman"/>
          <w:sz w:val="24"/>
          <w:szCs w:val="24"/>
        </w:rPr>
        <w:t xml:space="preserve"> al costo monetario del artículo</w:t>
      </w:r>
      <w:r w:rsidR="00EB6DA6">
        <w:rPr>
          <w:rFonts w:ascii="Times New Roman" w:hAnsi="Times New Roman" w:cs="Times New Roman"/>
          <w:sz w:val="24"/>
          <w:szCs w:val="24"/>
        </w:rPr>
        <w:t xml:space="preserve"> </w:t>
      </w:r>
      <w:sdt>
        <w:sdtPr>
          <w:rPr>
            <w:rFonts w:ascii="Times New Roman" w:hAnsi="Times New Roman" w:cs="Times New Roman"/>
            <w:sz w:val="24"/>
            <w:szCs w:val="24"/>
          </w:rPr>
          <w:id w:val="397483284"/>
          <w:citation/>
        </w:sdtPr>
        <w:sdtContent>
          <w:r w:rsidR="00EB6DA6">
            <w:rPr>
              <w:rFonts w:ascii="Times New Roman" w:hAnsi="Times New Roman" w:cs="Times New Roman"/>
              <w:sz w:val="24"/>
              <w:szCs w:val="24"/>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(Montón, 2017)</w:t>
          </w:r>
          <w:r w:rsidR="00EB6DA6">
            <w:rPr>
              <w:rFonts w:ascii="Times New Roman" w:hAnsi="Times New Roman" w:cs="Times New Roman"/>
              <w:sz w:val="24"/>
              <w:szCs w:val="24"/>
            </w:rPr>
            <w:fldChar w:fldCharType="end"/>
          </w:r>
        </w:sdtContent>
      </w:sdt>
      <w:r w:rsidR="00EB6DA6">
        <w:rPr>
          <w:rFonts w:ascii="Times New Roman" w:hAnsi="Times New Roman" w:cs="Times New Roman"/>
          <w:sz w:val="24"/>
          <w:szCs w:val="24"/>
        </w:rPr>
        <w:t>.</w:t>
      </w:r>
    </w:p>
    <w:p w14:paraId="7D60A286" w14:textId="023DCF60" w:rsidR="00AB089A" w:rsidRDefault="00DF773A" w:rsidP="00273013">
      <w:pPr>
        <w:pStyle w:val="Ttulo3"/>
      </w:pPr>
      <w:bookmarkStart w:id="194" w:name="_Toc41638751"/>
      <w:r>
        <w:t>Primeras Entradas, Primeras Salidas (PEPS).</w:t>
      </w:r>
      <w:bookmarkEnd w:id="194"/>
    </w:p>
    <w:p w14:paraId="169A3974" w14:textId="74D5D43B" w:rsidR="0028079C" w:rsidRDefault="00DF773A" w:rsidP="0060005F">
      <w:pPr>
        <w:ind w:left="851"/>
        <w:rPr>
          <w:rStyle w:val="Hipervnculo"/>
          <w:rFonts w:ascii="Times New Roman" w:hAnsi="Times New Roman" w:cs="Times New Roman"/>
          <w:sz w:val="24"/>
          <w:szCs w:val="24"/>
          <w:u w:val="none"/>
        </w:rPr>
      </w:pPr>
      <w:r w:rsidRPr="003168BA">
        <w:rPr>
          <w:rFonts w:ascii="Times New Roman" w:hAnsi="Times New Roman" w:cs="Times New Roman"/>
          <w:sz w:val="24"/>
          <w:szCs w:val="24"/>
          <w:lang w:val="es-GT"/>
        </w:rPr>
        <w:t xml:space="preserve">Indica que las primeras mercancías que se </w:t>
      </w:r>
      <w:r w:rsidR="004F64C7" w:rsidRPr="003168BA">
        <w:rPr>
          <w:rFonts w:ascii="Times New Roman" w:hAnsi="Times New Roman" w:cs="Times New Roman"/>
          <w:sz w:val="24"/>
          <w:szCs w:val="24"/>
          <w:lang w:val="es-GT"/>
        </w:rPr>
        <w:t>adquieren</w:t>
      </w:r>
      <w:r w:rsidRPr="003168BA">
        <w:rPr>
          <w:rFonts w:ascii="Times New Roman" w:hAnsi="Times New Roman" w:cs="Times New Roman"/>
          <w:sz w:val="24"/>
          <w:szCs w:val="24"/>
          <w:lang w:val="es-GT"/>
        </w:rPr>
        <w:t xml:space="preserve"> serán las primeras en venderse</w:t>
      </w:r>
      <w:r w:rsidR="003168BA">
        <w:rPr>
          <w:rFonts w:ascii="Times New Roman" w:hAnsi="Times New Roman" w:cs="Times New Roman"/>
          <w:sz w:val="24"/>
          <w:szCs w:val="24"/>
          <w:lang w:val="es-GT"/>
        </w:rPr>
        <w:t>, permitirá contener al final del período contable las existencias de la última compra, además de una sobrevaluación en el saldo del inventario y un</w:t>
      </w:r>
      <w:r w:rsidR="00663EB1">
        <w:rPr>
          <w:rFonts w:ascii="Times New Roman" w:hAnsi="Times New Roman" w:cs="Times New Roman"/>
          <w:sz w:val="24"/>
          <w:szCs w:val="24"/>
          <w:lang w:val="es-GT"/>
        </w:rPr>
        <w:t>a subvaloración en el</w:t>
      </w:r>
      <w:r w:rsidR="003168BA">
        <w:rPr>
          <w:rFonts w:ascii="Times New Roman" w:hAnsi="Times New Roman" w:cs="Times New Roman"/>
          <w:sz w:val="24"/>
          <w:szCs w:val="24"/>
          <w:lang w:val="es-GT"/>
        </w:rPr>
        <w:t xml:space="preserve"> costo de ventas</w:t>
      </w:r>
      <w:sdt>
        <w:sdtPr>
          <w:rPr>
            <w:rStyle w:val="Hipervnculo"/>
            <w:rFonts w:ascii="Times New Roman" w:hAnsi="Times New Roman" w:cs="Times New Roman"/>
            <w:color w:val="auto"/>
            <w:sz w:val="24"/>
            <w:szCs w:val="24"/>
            <w:u w:val="none"/>
          </w:rPr>
          <w:id w:val="1518505286"/>
          <w:citation/>
        </w:sdtPr>
        <w:sdtContent>
          <w:r w:rsidRPr="00DF773A">
            <w:rPr>
              <w:rStyle w:val="Hipervnculo"/>
              <w:rFonts w:ascii="Times New Roman" w:hAnsi="Times New Roman" w:cs="Times New Roman"/>
              <w:color w:val="auto"/>
              <w:sz w:val="24"/>
              <w:szCs w:val="24"/>
              <w:u w:val="none"/>
            </w:rPr>
            <w:fldChar w:fldCharType="begin"/>
          </w:r>
          <w:r w:rsidRPr="00DF773A">
            <w:rPr>
              <w:rStyle w:val="Hipervnculo"/>
              <w:rFonts w:ascii="Times New Roman" w:hAnsi="Times New Roman" w:cs="Times New Roman"/>
              <w:color w:val="auto"/>
              <w:sz w:val="24"/>
              <w:szCs w:val="24"/>
              <w:u w:val="none"/>
              <w:lang w:val="es-GT"/>
            </w:rPr>
            <w:instrText xml:space="preserve"> CITATION Gua14 \l 4106 </w:instrText>
          </w:r>
          <w:r w:rsidRPr="00DF773A">
            <w:rPr>
              <w:rStyle w:val="Hipervnculo"/>
              <w:rFonts w:ascii="Times New Roman" w:hAnsi="Times New Roman" w:cs="Times New Roman"/>
              <w:color w:val="auto"/>
              <w:sz w:val="24"/>
              <w:szCs w:val="24"/>
              <w:u w:val="none"/>
            </w:rPr>
            <w:fldChar w:fldCharType="separate"/>
          </w:r>
          <w:r w:rsidR="00E04C64">
            <w:rPr>
              <w:rStyle w:val="Hipervnculo"/>
              <w:rFonts w:ascii="Times New Roman" w:hAnsi="Times New Roman" w:cs="Times New Roman"/>
              <w:noProof/>
              <w:color w:val="auto"/>
              <w:sz w:val="24"/>
              <w:szCs w:val="24"/>
              <w:u w:val="none"/>
              <w:lang w:val="es-GT"/>
            </w:rPr>
            <w:t xml:space="preserve"> </w:t>
          </w:r>
          <w:r w:rsidR="00E04C64" w:rsidRPr="00E04C64">
            <w:rPr>
              <w:rFonts w:ascii="Times New Roman" w:hAnsi="Times New Roman" w:cs="Times New Roman"/>
              <w:noProof/>
              <w:sz w:val="24"/>
              <w:szCs w:val="24"/>
              <w:lang w:val="es-GT"/>
            </w:rPr>
            <w:t>(Guajardo &amp; Andrade, 2014)</w:t>
          </w:r>
          <w:r w:rsidRPr="00DF773A">
            <w:rPr>
              <w:rStyle w:val="Hipervnculo"/>
              <w:rFonts w:ascii="Times New Roman" w:hAnsi="Times New Roman" w:cs="Times New Roman"/>
              <w:color w:val="auto"/>
              <w:sz w:val="24"/>
              <w:szCs w:val="24"/>
              <w:u w:val="none"/>
            </w:rPr>
            <w:fldChar w:fldCharType="end"/>
          </w:r>
        </w:sdtContent>
      </w:sdt>
      <w:r>
        <w:rPr>
          <w:rStyle w:val="Hipervnculo"/>
          <w:rFonts w:ascii="Times New Roman" w:hAnsi="Times New Roman" w:cs="Times New Roman"/>
          <w:sz w:val="24"/>
          <w:szCs w:val="24"/>
          <w:u w:val="none"/>
        </w:rPr>
        <w:t>.</w:t>
      </w:r>
    </w:p>
    <w:p w14:paraId="157D1EAF" w14:textId="264CD5D2" w:rsidR="0060005F" w:rsidRPr="00A57B92" w:rsidRDefault="0028079C" w:rsidP="00A57B92">
      <w:pPr>
        <w:ind w:left="851"/>
        <w:rPr>
          <w:rFonts w:ascii="Times New Roman" w:hAnsi="Times New Roman" w:cs="Times New Roman"/>
          <w:b/>
          <w:bCs/>
          <w:sz w:val="28"/>
          <w:szCs w:val="28"/>
          <w:lang w:val="es-GT"/>
        </w:rPr>
      </w:pPr>
      <w:r>
        <w:rPr>
          <w:rFonts w:ascii="Times New Roman" w:hAnsi="Times New Roman" w:cs="Times New Roman"/>
          <w:sz w:val="24"/>
          <w:szCs w:val="24"/>
          <w:lang w:val="es-GT"/>
        </w:rPr>
        <w:t>Conforme</w:t>
      </w:r>
      <w:r w:rsidR="00DA74A4" w:rsidRPr="00D70CBD">
        <w:rPr>
          <w:rFonts w:ascii="Times New Roman" w:hAnsi="Times New Roman" w:cs="Times New Roman"/>
          <w:sz w:val="24"/>
          <w:szCs w:val="24"/>
          <w:lang w:val="es-GT"/>
        </w:rPr>
        <w:t xml:space="preserve"> expresa Vega (2019); </w:t>
      </w:r>
      <w:r>
        <w:rPr>
          <w:rFonts w:ascii="Times New Roman" w:hAnsi="Times New Roman" w:cs="Times New Roman"/>
          <w:sz w:val="24"/>
          <w:szCs w:val="24"/>
          <w:lang w:val="es-GT"/>
        </w:rPr>
        <w:t xml:space="preserve">Este método </w:t>
      </w:r>
      <w:r w:rsidR="00DA74A4" w:rsidRPr="00D70CBD">
        <w:rPr>
          <w:rFonts w:ascii="Times New Roman" w:hAnsi="Times New Roman" w:cs="Times New Roman"/>
          <w:sz w:val="24"/>
          <w:szCs w:val="24"/>
          <w:lang w:val="es-GT"/>
        </w:rPr>
        <w:t xml:space="preserve">controla por medio de un kárdex </w:t>
      </w:r>
      <w:r w:rsidR="002D5552">
        <w:rPr>
          <w:rFonts w:ascii="Times New Roman" w:hAnsi="Times New Roman" w:cs="Times New Roman"/>
          <w:sz w:val="24"/>
          <w:szCs w:val="24"/>
          <w:lang w:val="es-GT"/>
        </w:rPr>
        <w:t xml:space="preserve">los registros operacionales </w:t>
      </w:r>
      <w:r w:rsidR="00DA74A4" w:rsidRPr="00D70CBD">
        <w:rPr>
          <w:rFonts w:ascii="Times New Roman" w:hAnsi="Times New Roman" w:cs="Times New Roman"/>
          <w:sz w:val="24"/>
          <w:szCs w:val="24"/>
          <w:lang w:val="es-GT"/>
        </w:rPr>
        <w:t xml:space="preserve">en donde se deben especificar los campos necesarios de los artículos con el objetivo de registrar </w:t>
      </w:r>
      <w:r w:rsidR="002D5552">
        <w:rPr>
          <w:rFonts w:ascii="Times New Roman" w:hAnsi="Times New Roman" w:cs="Times New Roman"/>
          <w:sz w:val="24"/>
          <w:szCs w:val="24"/>
          <w:lang w:val="es-GT"/>
        </w:rPr>
        <w:t>la transacción</w:t>
      </w:r>
      <w:r w:rsidR="00DA74A4" w:rsidRPr="00D70CBD">
        <w:rPr>
          <w:rFonts w:ascii="Times New Roman" w:hAnsi="Times New Roman" w:cs="Times New Roman"/>
          <w:sz w:val="24"/>
          <w:szCs w:val="24"/>
          <w:lang w:val="es-GT"/>
        </w:rPr>
        <w:t xml:space="preserve"> (compra, venta, devolución</w:t>
      </w:r>
      <w:r w:rsidR="004E1692" w:rsidRPr="00D70CBD">
        <w:rPr>
          <w:rFonts w:ascii="Times New Roman" w:hAnsi="Times New Roman" w:cs="Times New Roman"/>
          <w:sz w:val="24"/>
          <w:szCs w:val="24"/>
          <w:lang w:val="es-GT"/>
        </w:rPr>
        <w:t>),</w:t>
      </w:r>
      <w:r w:rsidR="00DA74A4" w:rsidRPr="00D70CBD">
        <w:rPr>
          <w:rFonts w:ascii="Times New Roman" w:hAnsi="Times New Roman" w:cs="Times New Roman"/>
          <w:sz w:val="24"/>
          <w:szCs w:val="24"/>
          <w:lang w:val="es-GT"/>
        </w:rPr>
        <w:t xml:space="preserve"> algunos datos a considerar son:</w:t>
      </w:r>
      <w:r w:rsidR="00DA74A4" w:rsidRPr="00D70CBD">
        <w:rPr>
          <w:rFonts w:ascii="Times New Roman" w:hAnsi="Times New Roman" w:cs="Times New Roman"/>
          <w:b/>
          <w:bCs/>
          <w:sz w:val="28"/>
          <w:szCs w:val="28"/>
          <w:lang w:val="es-GT"/>
        </w:rPr>
        <w:t xml:space="preserve"> </w:t>
      </w:r>
    </w:p>
    <w:p w14:paraId="44E0EB2B" w14:textId="4A698F98" w:rsidR="00DA74A4" w:rsidRPr="00D70CBD" w:rsidRDefault="00DA74A4" w:rsidP="00CB28E8">
      <w:pPr>
        <w:pStyle w:val="Prrafodelista"/>
        <w:numPr>
          <w:ilvl w:val="0"/>
          <w:numId w:val="7"/>
        </w:numPr>
        <w:ind w:left="2552"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Cantidad de productos en la compra / venta.</w:t>
      </w:r>
    </w:p>
    <w:p w14:paraId="0462F0BA" w14:textId="2A8C718C" w:rsidR="00DA74A4" w:rsidRPr="00D70CBD" w:rsidRDefault="00DA74A4" w:rsidP="00CB28E8">
      <w:pPr>
        <w:pStyle w:val="Prrafodelista"/>
        <w:numPr>
          <w:ilvl w:val="0"/>
          <w:numId w:val="7"/>
        </w:numPr>
        <w:ind w:left="2552"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Total, en efectivo de la transacción.</w:t>
      </w:r>
    </w:p>
    <w:p w14:paraId="1039BD04" w14:textId="196E575B" w:rsidR="00DA74A4" w:rsidRPr="00D70CBD" w:rsidRDefault="00DA74A4" w:rsidP="00CB28E8">
      <w:pPr>
        <w:pStyle w:val="Prrafodelista"/>
        <w:numPr>
          <w:ilvl w:val="0"/>
          <w:numId w:val="7"/>
        </w:numPr>
        <w:ind w:left="2552"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Detalle del bien.</w:t>
      </w:r>
    </w:p>
    <w:p w14:paraId="3919F8CE" w14:textId="4405348E" w:rsidR="00DA74A4" w:rsidRPr="00D70CBD" w:rsidRDefault="00DA74A4" w:rsidP="00CB28E8">
      <w:pPr>
        <w:pStyle w:val="Prrafodelista"/>
        <w:numPr>
          <w:ilvl w:val="0"/>
          <w:numId w:val="7"/>
        </w:numPr>
        <w:ind w:left="2552"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Fecha del movimiento.</w:t>
      </w:r>
    </w:p>
    <w:p w14:paraId="16BE14A3" w14:textId="68ECD230" w:rsidR="00DA74A4" w:rsidRPr="00D70CBD" w:rsidRDefault="00DA74A4" w:rsidP="00CB28E8">
      <w:pPr>
        <w:pStyle w:val="Prrafodelista"/>
        <w:numPr>
          <w:ilvl w:val="0"/>
          <w:numId w:val="7"/>
        </w:numPr>
        <w:ind w:left="2552"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Costo unitario del artículo.</w:t>
      </w:r>
    </w:p>
    <w:p w14:paraId="5924D532" w14:textId="62511E8B" w:rsidR="00EB6DA6" w:rsidRDefault="00DA74A4" w:rsidP="00EB6DA6">
      <w:pPr>
        <w:pStyle w:val="Prrafodelista"/>
        <w:numPr>
          <w:ilvl w:val="0"/>
          <w:numId w:val="7"/>
        </w:numPr>
        <w:ind w:left="2552"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Datos que considere necesarios del cliente / proveedor.</w:t>
      </w:r>
    </w:p>
    <w:p w14:paraId="5D0DB11B" w14:textId="77777777" w:rsidR="00EB6DA6" w:rsidRPr="00EB6DA6" w:rsidRDefault="00EB6DA6" w:rsidP="00EB6DA6">
      <w:pPr>
        <w:pStyle w:val="Prrafodelista"/>
        <w:ind w:left="2552" w:firstLine="0"/>
        <w:rPr>
          <w:rFonts w:ascii="Times New Roman" w:hAnsi="Times New Roman" w:cs="Times New Roman"/>
          <w:sz w:val="24"/>
          <w:szCs w:val="24"/>
          <w:lang w:val="es-GT"/>
        </w:rPr>
      </w:pPr>
    </w:p>
    <w:p w14:paraId="74F757C4" w14:textId="300D5042" w:rsidR="00DF773A" w:rsidRDefault="00DA74A4" w:rsidP="00C56430">
      <w:pPr>
        <w:pStyle w:val="Ttulo4"/>
      </w:pPr>
      <w:bookmarkStart w:id="195" w:name="_Toc41638752"/>
      <w:r>
        <w:t>Ventajas de utilizar el método de Primeras Entradas, Primeras Salidas (PEPS).</w:t>
      </w:r>
      <w:bookmarkEnd w:id="195"/>
    </w:p>
    <w:p w14:paraId="09CCCC3F" w14:textId="6F7CB069" w:rsidR="00657CD1" w:rsidRPr="00622FB1" w:rsidRDefault="00657CD1" w:rsidP="00C56430">
      <w:pPr>
        <w:ind w:left="1416" w:firstLine="852"/>
        <w:rPr>
          <w:rFonts w:ascii="Times New Roman" w:hAnsi="Times New Roman" w:cs="Times New Roman"/>
          <w:sz w:val="24"/>
          <w:szCs w:val="24"/>
          <w:lang w:val="es-GT"/>
        </w:rPr>
      </w:pPr>
      <w:r w:rsidRPr="00622FB1">
        <w:rPr>
          <w:rFonts w:ascii="Times New Roman" w:hAnsi="Times New Roman" w:cs="Times New Roman"/>
          <w:sz w:val="24"/>
          <w:szCs w:val="24"/>
          <w:lang w:val="es-GT"/>
        </w:rPr>
        <w:t>Vega (2019), destaca entre los múltiples beneficios PEPS los siguientes:</w:t>
      </w:r>
    </w:p>
    <w:p w14:paraId="10CC6F47" w14:textId="7035AD0D" w:rsidR="00D70CBD" w:rsidRPr="00622FB1" w:rsidRDefault="00657CD1" w:rsidP="00CB28E8">
      <w:pPr>
        <w:pStyle w:val="Prrafodelista"/>
        <w:numPr>
          <w:ilvl w:val="1"/>
          <w:numId w:val="13"/>
        </w:numPr>
        <w:ind w:left="3119" w:hanging="851"/>
        <w:rPr>
          <w:rFonts w:ascii="Times New Roman" w:hAnsi="Times New Roman" w:cs="Times New Roman"/>
          <w:sz w:val="24"/>
          <w:szCs w:val="24"/>
          <w:lang w:val="es-GT"/>
        </w:rPr>
      </w:pPr>
      <w:r w:rsidRPr="00622FB1">
        <w:rPr>
          <w:rFonts w:ascii="Times New Roman" w:hAnsi="Times New Roman" w:cs="Times New Roman"/>
          <w:sz w:val="24"/>
          <w:szCs w:val="24"/>
          <w:lang w:val="es-GT"/>
        </w:rPr>
        <w:lastRenderedPageBreak/>
        <w:t>Al utilizar un kárdex, la empresa contará con registros actuales de los movimientos de la mercancía.</w:t>
      </w:r>
    </w:p>
    <w:p w14:paraId="563CBDC3" w14:textId="14B0706A" w:rsidR="00622FB1" w:rsidRPr="00622FB1" w:rsidDel="00F93464" w:rsidRDefault="00622FB1" w:rsidP="00622FB1">
      <w:pPr>
        <w:pStyle w:val="Prrafodelista"/>
        <w:ind w:left="3119" w:firstLine="0"/>
        <w:rPr>
          <w:del w:id="196" w:author="RENOVATIO" w:date="2020-05-30T10:51:00Z"/>
          <w:rFonts w:ascii="Times New Roman" w:hAnsi="Times New Roman" w:cs="Times New Roman"/>
          <w:sz w:val="24"/>
          <w:szCs w:val="24"/>
          <w:lang w:val="es-GT"/>
        </w:rPr>
      </w:pPr>
    </w:p>
    <w:p w14:paraId="7756939F" w14:textId="0353CA84" w:rsidR="00657CD1" w:rsidRPr="00622FB1" w:rsidRDefault="00657CD1" w:rsidP="00CB28E8">
      <w:pPr>
        <w:pStyle w:val="Prrafodelista"/>
        <w:numPr>
          <w:ilvl w:val="1"/>
          <w:numId w:val="13"/>
        </w:numPr>
        <w:ind w:left="3119" w:hanging="851"/>
        <w:rPr>
          <w:rFonts w:ascii="Times New Roman" w:hAnsi="Times New Roman" w:cs="Times New Roman"/>
          <w:sz w:val="24"/>
          <w:szCs w:val="24"/>
          <w:lang w:val="es-GT"/>
        </w:rPr>
      </w:pPr>
      <w:r w:rsidRPr="00622FB1">
        <w:rPr>
          <w:rFonts w:ascii="Times New Roman" w:hAnsi="Times New Roman" w:cs="Times New Roman"/>
          <w:sz w:val="24"/>
          <w:szCs w:val="24"/>
          <w:lang w:val="es-GT"/>
        </w:rPr>
        <w:t xml:space="preserve">PEPS obtiene el </w:t>
      </w:r>
      <w:r w:rsidR="00D70CBD" w:rsidRPr="00622FB1">
        <w:rPr>
          <w:rFonts w:ascii="Times New Roman" w:hAnsi="Times New Roman" w:cs="Times New Roman"/>
          <w:sz w:val="24"/>
          <w:szCs w:val="24"/>
          <w:lang w:val="es-GT"/>
        </w:rPr>
        <w:t>costo de</w:t>
      </w:r>
      <w:r w:rsidRPr="00622FB1">
        <w:rPr>
          <w:rFonts w:ascii="Times New Roman" w:hAnsi="Times New Roman" w:cs="Times New Roman"/>
          <w:sz w:val="24"/>
          <w:szCs w:val="24"/>
          <w:lang w:val="es-GT"/>
        </w:rPr>
        <w:t xml:space="preserve"> forma individual de los movimientos dentro del almacén tanto de salidas como de entradas de productos.</w:t>
      </w:r>
    </w:p>
    <w:p w14:paraId="4AFB355D" w14:textId="1953922C" w:rsidR="00622FB1" w:rsidRPr="00622FB1" w:rsidDel="00F93464" w:rsidRDefault="00622FB1" w:rsidP="00622FB1">
      <w:pPr>
        <w:ind w:left="0" w:firstLine="0"/>
        <w:rPr>
          <w:del w:id="197" w:author="RENOVATIO" w:date="2020-05-30T10:51:00Z"/>
          <w:rFonts w:ascii="Times New Roman" w:hAnsi="Times New Roman" w:cs="Times New Roman"/>
          <w:sz w:val="24"/>
          <w:szCs w:val="24"/>
          <w:lang w:val="es-GT"/>
        </w:rPr>
      </w:pPr>
    </w:p>
    <w:p w14:paraId="1CFD19D1" w14:textId="5EF0945A" w:rsidR="00622FB1" w:rsidRPr="00EB6DA6" w:rsidRDefault="00657CD1" w:rsidP="00EB6DA6">
      <w:pPr>
        <w:pStyle w:val="Prrafodelista"/>
        <w:numPr>
          <w:ilvl w:val="1"/>
          <w:numId w:val="13"/>
        </w:numPr>
        <w:ind w:left="3119" w:hanging="851"/>
        <w:rPr>
          <w:rFonts w:ascii="Times New Roman" w:hAnsi="Times New Roman" w:cs="Times New Roman"/>
          <w:sz w:val="24"/>
          <w:szCs w:val="24"/>
          <w:lang w:val="es-GT"/>
        </w:rPr>
      </w:pPr>
      <w:r w:rsidRPr="00622FB1">
        <w:rPr>
          <w:rFonts w:ascii="Times New Roman" w:hAnsi="Times New Roman" w:cs="Times New Roman"/>
          <w:sz w:val="24"/>
          <w:szCs w:val="24"/>
          <w:lang w:val="es-GT"/>
        </w:rPr>
        <w:t>Al finalizar el período contable, las existencias disponibles serán las de la última compra y esto incide de forma satisfactoria para la empresa, al no generar márgenes de pérdida desde esta perspectiva.</w:t>
      </w:r>
    </w:p>
    <w:p w14:paraId="75691F86" w14:textId="2750B7C2" w:rsidR="001B1D10" w:rsidRPr="00622FB1" w:rsidRDefault="000C2642" w:rsidP="00EB6DA6">
      <w:pPr>
        <w:ind w:left="851"/>
        <w:rPr>
          <w:rFonts w:ascii="Times New Roman" w:hAnsi="Times New Roman" w:cs="Times New Roman"/>
          <w:sz w:val="24"/>
          <w:szCs w:val="24"/>
          <w:lang w:val="es-GT"/>
        </w:rPr>
      </w:pPr>
      <w:r>
        <w:rPr>
          <w:rFonts w:ascii="Times New Roman" w:hAnsi="Times New Roman" w:cs="Times New Roman"/>
          <w:sz w:val="24"/>
          <w:szCs w:val="24"/>
          <w:lang w:val="es-GT"/>
        </w:rPr>
        <w:t xml:space="preserve">PEPS es muy favorable de aplicar en aquellas empresas donde la materia prima o producto final es perecedero </w:t>
      </w:r>
      <w:sdt>
        <w:sdtPr>
          <w:rPr>
            <w:rFonts w:ascii="Times New Roman" w:hAnsi="Times New Roman" w:cs="Times New Roman"/>
            <w:sz w:val="24"/>
            <w:szCs w:val="24"/>
            <w:lang w:val="es-GT"/>
          </w:rPr>
          <w:id w:val="1934467102"/>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Veg20 \l 4106 </w:instrText>
          </w:r>
          <w:r w:rsidR="00EB6DA6">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(Vega, 2020)</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39AC6E4B" w14:textId="2B9A812C" w:rsidR="00AB089A" w:rsidRDefault="004F64C7" w:rsidP="00C56430">
      <w:pPr>
        <w:pStyle w:val="Ttulo3"/>
      </w:pPr>
      <w:bookmarkStart w:id="198" w:name="_Toc41638753"/>
      <w:r>
        <w:t>Últimas entradas, Primeras Salidas (UEPS)</w:t>
      </w:r>
      <w:r w:rsidR="00A60E6A">
        <w:t>.</w:t>
      </w:r>
      <w:bookmarkEnd w:id="198"/>
    </w:p>
    <w:p w14:paraId="29C660EF" w14:textId="4A5453D5" w:rsidR="004F64C7" w:rsidRDefault="004F64C7" w:rsidP="0060005F">
      <w:pPr>
        <w:autoSpaceDE w:val="0"/>
        <w:autoSpaceDN w:val="0"/>
        <w:adjustRightInd w:val="0"/>
        <w:spacing w:after="0"/>
        <w:ind w:left="851" w:firstLine="850"/>
        <w:rPr>
          <w:rFonts w:ascii="Times New Roman" w:eastAsia="TimesLTStd-Roman" w:hAnsi="Times New Roman" w:cs="Times New Roman"/>
          <w:sz w:val="24"/>
          <w:szCs w:val="24"/>
        </w:rPr>
      </w:pPr>
      <w:r>
        <w:rPr>
          <w:rFonts w:ascii="Times New Roman" w:eastAsia="TimesLTStd-Roman" w:hAnsi="Times New Roman" w:cs="Times New Roman"/>
          <w:sz w:val="24"/>
          <w:szCs w:val="24"/>
        </w:rPr>
        <w:t xml:space="preserve"> las últimas mercancías que se adquieren por concepto de compra serán las primeras en venderse</w:t>
      </w:r>
      <w:r w:rsidRPr="004F64C7">
        <w:t xml:space="preserve"> </w:t>
      </w:r>
      <w:sdt>
        <w:sdtPr>
          <w:rPr>
            <w:rStyle w:val="Hipervnculo"/>
            <w:color w:val="auto"/>
          </w:rPr>
          <w:id w:val="1175839541"/>
          <w:citation/>
        </w:sdtPr>
        <w:sdtContent>
          <w:r w:rsidRPr="009317F7">
            <w:rPr>
              <w:rStyle w:val="Hipervnculo"/>
              <w:color w:val="auto"/>
            </w:rPr>
            <w:fldChar w:fldCharType="begin"/>
          </w:r>
          <w:r w:rsidRPr="009317F7">
            <w:rPr>
              <w:rStyle w:val="Hipervnculo"/>
              <w:color w:val="auto"/>
              <w:lang w:val="es-GT"/>
            </w:rPr>
            <w:instrText xml:space="preserve"> CITATION Gua14 \l 4106 </w:instrText>
          </w:r>
          <w:r w:rsidRPr="009317F7">
            <w:rPr>
              <w:rStyle w:val="Hipervnculo"/>
              <w:color w:val="auto"/>
            </w:rPr>
            <w:fldChar w:fldCharType="separate"/>
          </w:r>
          <w:r w:rsidR="00E04C64">
            <w:rPr>
              <w:noProof/>
              <w:lang w:val="es-GT"/>
            </w:rPr>
            <w:t>(Guajardo &amp; Andrade, 2014)</w:t>
          </w:r>
          <w:r w:rsidRPr="009317F7">
            <w:rPr>
              <w:rStyle w:val="Hipervnculo"/>
              <w:color w:val="auto"/>
            </w:rPr>
            <w:fldChar w:fldCharType="end"/>
          </w:r>
        </w:sdtContent>
      </w:sdt>
      <w:r>
        <w:rPr>
          <w:rFonts w:ascii="Times New Roman" w:eastAsia="TimesLTStd-Roman" w:hAnsi="Times New Roman" w:cs="Times New Roman"/>
          <w:sz w:val="24"/>
          <w:szCs w:val="24"/>
        </w:rPr>
        <w:t>.</w:t>
      </w:r>
    </w:p>
    <w:p w14:paraId="464D971E" w14:textId="31EAE9E8" w:rsidR="004F64C7" w:rsidRPr="001B1D10" w:rsidRDefault="004F64C7" w:rsidP="001B1D10">
      <w:pPr>
        <w:autoSpaceDE w:val="0"/>
        <w:autoSpaceDN w:val="0"/>
        <w:adjustRightInd w:val="0"/>
        <w:spacing w:after="0"/>
        <w:ind w:left="851" w:firstLine="850"/>
        <w:rPr>
          <w:rStyle w:val="Hipervnculo"/>
          <w:rFonts w:ascii="Times New Roman" w:eastAsia="TimesLTStd-Roman" w:hAnsi="Times New Roman" w:cs="Times New Roman"/>
          <w:color w:val="auto"/>
          <w:sz w:val="24"/>
          <w:szCs w:val="24"/>
          <w:u w:val="none"/>
        </w:rPr>
      </w:pPr>
      <w:r w:rsidRPr="004F64C7">
        <w:rPr>
          <w:rFonts w:ascii="Times New Roman" w:eastAsia="TimesLTStd-Roman" w:hAnsi="Times New Roman" w:cs="Times New Roman"/>
          <w:sz w:val="24"/>
          <w:szCs w:val="24"/>
        </w:rPr>
        <w:t>“Las mercancías que no se venden al final del periodo representan las que se encontraban en existencia en el inventario inicial o los primeros productos comprados”</w:t>
      </w:r>
      <w:r w:rsidRPr="004F64C7">
        <w:rPr>
          <w:rFonts w:ascii="Times New Roman" w:hAnsi="Times New Roman" w:cs="Times New Roman"/>
          <w:sz w:val="24"/>
          <w:szCs w:val="24"/>
        </w:rPr>
        <w:t xml:space="preserve"> </w:t>
      </w:r>
      <w:sdt>
        <w:sdtPr>
          <w:rPr>
            <w:rStyle w:val="Hipervnculo"/>
            <w:rFonts w:ascii="Times New Roman" w:hAnsi="Times New Roman" w:cs="Times New Roman"/>
            <w:color w:val="auto"/>
            <w:sz w:val="24"/>
            <w:szCs w:val="24"/>
          </w:rPr>
          <w:id w:val="-1027100451"/>
          <w:citation/>
        </w:sdtPr>
        <w:sdtContent>
          <w:r w:rsidRPr="009317F7">
            <w:rPr>
              <w:rStyle w:val="Hipervnculo"/>
              <w:rFonts w:ascii="Times New Roman" w:hAnsi="Times New Roman" w:cs="Times New Roman"/>
              <w:color w:val="auto"/>
              <w:sz w:val="24"/>
              <w:szCs w:val="24"/>
            </w:rPr>
            <w:fldChar w:fldCharType="begin"/>
          </w:r>
          <w:r w:rsidRPr="009317F7">
            <w:rPr>
              <w:rStyle w:val="Hipervnculo"/>
              <w:rFonts w:ascii="Times New Roman" w:hAnsi="Times New Roman" w:cs="Times New Roman"/>
              <w:color w:val="auto"/>
              <w:sz w:val="24"/>
              <w:szCs w:val="24"/>
              <w:lang w:val="es-GT"/>
            </w:rPr>
            <w:instrText xml:space="preserve"> CITATION Gua14 \l 4106 </w:instrText>
          </w:r>
          <w:r w:rsidRPr="009317F7">
            <w:rPr>
              <w:rStyle w:val="Hipervnculo"/>
              <w:rFonts w:ascii="Times New Roman" w:hAnsi="Times New Roman" w:cs="Times New Roman"/>
              <w:color w:val="auto"/>
              <w:sz w:val="24"/>
              <w:szCs w:val="24"/>
            </w:rPr>
            <w:fldChar w:fldCharType="separate"/>
          </w:r>
          <w:r w:rsidR="00E04C64" w:rsidRPr="00E04C64">
            <w:rPr>
              <w:rFonts w:ascii="Times New Roman" w:hAnsi="Times New Roman" w:cs="Times New Roman"/>
              <w:noProof/>
              <w:sz w:val="24"/>
              <w:szCs w:val="24"/>
              <w:lang w:val="es-GT"/>
            </w:rPr>
            <w:t>(Guajardo &amp; Andrade, 2014)</w:t>
          </w:r>
          <w:r w:rsidRPr="009317F7">
            <w:rPr>
              <w:rStyle w:val="Hipervnculo"/>
              <w:rFonts w:ascii="Times New Roman" w:hAnsi="Times New Roman" w:cs="Times New Roman"/>
              <w:color w:val="auto"/>
              <w:sz w:val="24"/>
              <w:szCs w:val="24"/>
            </w:rPr>
            <w:fldChar w:fldCharType="end"/>
          </w:r>
        </w:sdtContent>
      </w:sdt>
      <w:r w:rsidRPr="009317F7">
        <w:rPr>
          <w:rStyle w:val="Hipervnculo"/>
          <w:rFonts w:ascii="Times New Roman" w:hAnsi="Times New Roman" w:cs="Times New Roman"/>
          <w:color w:val="auto"/>
          <w:sz w:val="24"/>
          <w:szCs w:val="24"/>
          <w:u w:val="none"/>
        </w:rPr>
        <w:t>.</w:t>
      </w:r>
    </w:p>
    <w:p w14:paraId="55AE8EA1" w14:textId="51F5748F" w:rsidR="001B1D10" w:rsidRDefault="006C202D" w:rsidP="00EB6DA6">
      <w:pPr>
        <w:autoSpaceDE w:val="0"/>
        <w:autoSpaceDN w:val="0"/>
        <w:adjustRightInd w:val="0"/>
        <w:spacing w:after="0"/>
        <w:ind w:left="851" w:firstLine="850"/>
        <w:rPr>
          <w:rStyle w:val="Hipervnculo"/>
          <w:rFonts w:ascii="Times New Roman" w:hAnsi="Times New Roman" w:cs="Times New Roman"/>
          <w:sz w:val="24"/>
          <w:szCs w:val="24"/>
          <w:u w:val="none"/>
        </w:rPr>
      </w:pPr>
      <w:r>
        <w:rPr>
          <w:rStyle w:val="Hipervnculo"/>
          <w:rFonts w:ascii="Times New Roman" w:hAnsi="Times New Roman" w:cs="Times New Roman"/>
          <w:color w:val="auto"/>
          <w:sz w:val="24"/>
          <w:szCs w:val="24"/>
          <w:u w:val="none"/>
        </w:rPr>
        <w:t>Co</w:t>
      </w:r>
      <w:r w:rsidR="004F64C7">
        <w:rPr>
          <w:rStyle w:val="Hipervnculo"/>
          <w:rFonts w:ascii="Times New Roman" w:hAnsi="Times New Roman" w:cs="Times New Roman"/>
          <w:color w:val="auto"/>
          <w:sz w:val="24"/>
          <w:szCs w:val="24"/>
          <w:u w:val="none"/>
        </w:rPr>
        <w:t xml:space="preserve">n el método actual, el costo del inventario final es menor y el costo de ventas mayor </w:t>
      </w:r>
      <w:sdt>
        <w:sdtPr>
          <w:rPr>
            <w:rStyle w:val="Hipervnculo"/>
            <w:rFonts w:ascii="Times New Roman" w:hAnsi="Times New Roman" w:cs="Times New Roman"/>
            <w:color w:val="auto"/>
            <w:sz w:val="24"/>
            <w:szCs w:val="24"/>
          </w:rPr>
          <w:id w:val="752088770"/>
          <w:citation/>
        </w:sdtPr>
        <w:sdtContent>
          <w:r w:rsidR="004F64C7" w:rsidRPr="009317F7">
            <w:rPr>
              <w:rStyle w:val="Hipervnculo"/>
              <w:rFonts w:ascii="Times New Roman" w:hAnsi="Times New Roman" w:cs="Times New Roman"/>
              <w:color w:val="auto"/>
              <w:sz w:val="24"/>
              <w:szCs w:val="24"/>
            </w:rPr>
            <w:fldChar w:fldCharType="begin"/>
          </w:r>
          <w:r w:rsidR="004F64C7" w:rsidRPr="009317F7">
            <w:rPr>
              <w:rStyle w:val="Hipervnculo"/>
              <w:rFonts w:ascii="Times New Roman" w:hAnsi="Times New Roman" w:cs="Times New Roman"/>
              <w:color w:val="auto"/>
              <w:sz w:val="24"/>
              <w:szCs w:val="24"/>
              <w:lang w:val="es-GT"/>
            </w:rPr>
            <w:instrText xml:space="preserve"> CITATION Gua14 \l 4106 </w:instrText>
          </w:r>
          <w:r w:rsidR="004F64C7" w:rsidRPr="009317F7">
            <w:rPr>
              <w:rStyle w:val="Hipervnculo"/>
              <w:rFonts w:ascii="Times New Roman" w:hAnsi="Times New Roman" w:cs="Times New Roman"/>
              <w:color w:val="auto"/>
              <w:sz w:val="24"/>
              <w:szCs w:val="24"/>
            </w:rPr>
            <w:fldChar w:fldCharType="separate"/>
          </w:r>
          <w:r w:rsidR="00E04C64" w:rsidRPr="00E04C64">
            <w:rPr>
              <w:rFonts w:ascii="Times New Roman" w:hAnsi="Times New Roman" w:cs="Times New Roman"/>
              <w:noProof/>
              <w:sz w:val="24"/>
              <w:szCs w:val="24"/>
              <w:lang w:val="es-GT"/>
            </w:rPr>
            <w:t>(Guajardo &amp; Andrade, 2014)</w:t>
          </w:r>
          <w:r w:rsidR="004F64C7" w:rsidRPr="009317F7">
            <w:rPr>
              <w:rStyle w:val="Hipervnculo"/>
              <w:rFonts w:ascii="Times New Roman" w:hAnsi="Times New Roman" w:cs="Times New Roman"/>
              <w:color w:val="auto"/>
              <w:sz w:val="24"/>
              <w:szCs w:val="24"/>
            </w:rPr>
            <w:fldChar w:fldCharType="end"/>
          </w:r>
        </w:sdtContent>
      </w:sdt>
      <w:r w:rsidR="0060005F">
        <w:rPr>
          <w:rStyle w:val="Hipervnculo"/>
          <w:rFonts w:ascii="Times New Roman" w:hAnsi="Times New Roman" w:cs="Times New Roman"/>
          <w:sz w:val="24"/>
          <w:szCs w:val="24"/>
          <w:u w:val="none"/>
        </w:rPr>
        <w:t>.</w:t>
      </w:r>
    </w:p>
    <w:p w14:paraId="2A211237" w14:textId="77777777" w:rsidR="00EB6DA6" w:rsidRDefault="00EB6DA6" w:rsidP="00EB6DA6">
      <w:pPr>
        <w:autoSpaceDE w:val="0"/>
        <w:autoSpaceDN w:val="0"/>
        <w:adjustRightInd w:val="0"/>
        <w:spacing w:after="0"/>
        <w:ind w:left="851" w:firstLine="850"/>
        <w:rPr>
          <w:rStyle w:val="Hipervnculo"/>
          <w:rFonts w:ascii="Times New Roman" w:hAnsi="Times New Roman" w:cs="Times New Roman"/>
          <w:sz w:val="24"/>
          <w:szCs w:val="24"/>
          <w:u w:val="none"/>
        </w:rPr>
      </w:pPr>
    </w:p>
    <w:p w14:paraId="11A0F9E2" w14:textId="5C66532D" w:rsidR="002E0203" w:rsidRDefault="00B71C16" w:rsidP="00001987">
      <w:pPr>
        <w:pStyle w:val="Ttulo2"/>
      </w:pPr>
      <w:bookmarkStart w:id="199" w:name="_Toc41638754"/>
      <w:r>
        <w:t>Gestión En La Existencia</w:t>
      </w:r>
      <w:r w:rsidR="0081533E">
        <w:t xml:space="preserve"> De productos en Inventarios</w:t>
      </w:r>
      <w:bookmarkEnd w:id="199"/>
    </w:p>
    <w:p w14:paraId="2F9D2D6E" w14:textId="556FA851" w:rsidR="00001987" w:rsidRDefault="00001987" w:rsidP="00001987">
      <w:pPr>
        <w:pStyle w:val="Ttulo3"/>
      </w:pPr>
      <w:bookmarkStart w:id="200" w:name="_Toc41638755"/>
      <w:r>
        <w:t>Stock.</w:t>
      </w:r>
      <w:bookmarkEnd w:id="200"/>
    </w:p>
    <w:p w14:paraId="379905F1" w14:textId="5C549559" w:rsidR="00001987" w:rsidRDefault="00001987" w:rsidP="00001987">
      <w:pPr>
        <w:pStyle w:val="Ttulo4"/>
      </w:pPr>
      <w:bookmarkStart w:id="201" w:name="_Toc41638756"/>
      <w:r>
        <w:lastRenderedPageBreak/>
        <w:t>Aprovisionamiento.</w:t>
      </w:r>
      <w:bookmarkEnd w:id="201"/>
    </w:p>
    <w:p w14:paraId="218F30C9" w14:textId="79CEFE18" w:rsidR="00001987" w:rsidRDefault="00001987" w:rsidP="00091B8A">
      <w:pPr>
        <w:ind w:left="1418"/>
        <w:rPr>
          <w:rFonts w:ascii="Times New Roman" w:hAnsi="Times New Roman" w:cs="Times New Roman"/>
          <w:sz w:val="24"/>
          <w:szCs w:val="24"/>
          <w:lang w:val="es-GT"/>
        </w:rPr>
      </w:pPr>
      <w:r w:rsidRPr="00001987">
        <w:rPr>
          <w:rFonts w:ascii="Times New Roman" w:hAnsi="Times New Roman" w:cs="Times New Roman"/>
          <w:sz w:val="24"/>
          <w:szCs w:val="24"/>
          <w:lang w:val="es-GT"/>
        </w:rPr>
        <w:t xml:space="preserve">De conformidad con Ferrer (2013), es el proceso de comprar y almacenar la cantidad de productos necesarios para la actividad de la empresa bien sean para la </w:t>
      </w:r>
      <w:r w:rsidR="00091B8A">
        <w:rPr>
          <w:rFonts w:ascii="Times New Roman" w:hAnsi="Times New Roman" w:cs="Times New Roman"/>
          <w:sz w:val="24"/>
          <w:szCs w:val="24"/>
          <w:lang w:val="es-GT"/>
        </w:rPr>
        <w:t>producción</w:t>
      </w:r>
      <w:r w:rsidRPr="00001987">
        <w:rPr>
          <w:rFonts w:ascii="Times New Roman" w:hAnsi="Times New Roman" w:cs="Times New Roman"/>
          <w:sz w:val="24"/>
          <w:szCs w:val="24"/>
          <w:lang w:val="es-GT"/>
        </w:rPr>
        <w:t>, venta o consumo propio.</w:t>
      </w:r>
    </w:p>
    <w:p w14:paraId="58FDC404" w14:textId="6CE746E8" w:rsidR="00091B8A" w:rsidRDefault="00091B8A" w:rsidP="00091B8A">
      <w:pPr>
        <w:pStyle w:val="Ttulo4"/>
      </w:pPr>
      <w:bookmarkStart w:id="202" w:name="_Toc41638757"/>
      <w:r>
        <w:t>Definición de stock.</w:t>
      </w:r>
      <w:bookmarkEnd w:id="202"/>
    </w:p>
    <w:p w14:paraId="298F4F73" w14:textId="1CEEA802" w:rsidR="00115242" w:rsidRDefault="009D2A60" w:rsidP="00115242">
      <w:pPr>
        <w:ind w:left="1418"/>
        <w:rPr>
          <w:rFonts w:ascii="Times New Roman" w:hAnsi="Times New Roman" w:cs="Times New Roman"/>
          <w:sz w:val="24"/>
          <w:szCs w:val="24"/>
          <w:lang w:val="es-GT"/>
        </w:rPr>
      </w:pPr>
      <w:r>
        <w:rPr>
          <w:rFonts w:ascii="Times New Roman" w:hAnsi="Times New Roman" w:cs="Times New Roman"/>
          <w:sz w:val="24"/>
          <w:szCs w:val="24"/>
          <w:lang w:val="es-GT"/>
        </w:rPr>
        <w:t xml:space="preserve">Cantidad </w:t>
      </w:r>
      <w:r w:rsidR="00101838">
        <w:rPr>
          <w:rFonts w:ascii="Times New Roman" w:hAnsi="Times New Roman" w:cs="Times New Roman"/>
          <w:sz w:val="24"/>
          <w:szCs w:val="24"/>
          <w:lang w:val="es-GT"/>
        </w:rPr>
        <w:t>en existencia de determinado</w:t>
      </w:r>
      <w:r>
        <w:rPr>
          <w:rFonts w:ascii="Times New Roman" w:hAnsi="Times New Roman" w:cs="Times New Roman"/>
          <w:sz w:val="24"/>
          <w:szCs w:val="24"/>
          <w:lang w:val="es-GT"/>
        </w:rPr>
        <w:t xml:space="preserve"> artículo</w:t>
      </w:r>
      <w:r w:rsidR="00101838">
        <w:rPr>
          <w:rFonts w:ascii="Times New Roman" w:hAnsi="Times New Roman" w:cs="Times New Roman"/>
          <w:sz w:val="24"/>
          <w:szCs w:val="24"/>
          <w:lang w:val="es-GT"/>
        </w:rPr>
        <w:t>; es la sumatoria de aquellos</w:t>
      </w:r>
      <w:r w:rsidR="00091B8A" w:rsidRPr="00091B8A">
        <w:rPr>
          <w:rFonts w:ascii="Times New Roman" w:hAnsi="Times New Roman" w:cs="Times New Roman"/>
          <w:sz w:val="24"/>
          <w:szCs w:val="24"/>
          <w:lang w:val="es-GT"/>
        </w:rPr>
        <w:t xml:space="preserve"> que permanece</w:t>
      </w:r>
      <w:r>
        <w:rPr>
          <w:rFonts w:ascii="Times New Roman" w:hAnsi="Times New Roman" w:cs="Times New Roman"/>
          <w:sz w:val="24"/>
          <w:szCs w:val="24"/>
          <w:lang w:val="es-GT"/>
        </w:rPr>
        <w:t>n</w:t>
      </w:r>
      <w:r w:rsidR="00091B8A" w:rsidRPr="00091B8A">
        <w:rPr>
          <w:rFonts w:ascii="Times New Roman" w:hAnsi="Times New Roman" w:cs="Times New Roman"/>
          <w:sz w:val="24"/>
          <w:szCs w:val="24"/>
          <w:lang w:val="es-GT"/>
        </w:rPr>
        <w:t xml:space="preserve"> e</w:t>
      </w:r>
      <w:r w:rsidR="00091B8A">
        <w:rPr>
          <w:rFonts w:ascii="Times New Roman" w:hAnsi="Times New Roman" w:cs="Times New Roman"/>
          <w:sz w:val="24"/>
          <w:szCs w:val="24"/>
          <w:lang w:val="es-GT"/>
        </w:rPr>
        <w:t>n</w:t>
      </w:r>
      <w:r>
        <w:rPr>
          <w:rFonts w:ascii="Times New Roman" w:hAnsi="Times New Roman" w:cs="Times New Roman"/>
          <w:sz w:val="24"/>
          <w:szCs w:val="24"/>
          <w:lang w:val="es-GT"/>
        </w:rPr>
        <w:t xml:space="preserve"> el almacén de una entidad y </w:t>
      </w:r>
      <w:r w:rsidR="00101838">
        <w:rPr>
          <w:rFonts w:ascii="Times New Roman" w:hAnsi="Times New Roman" w:cs="Times New Roman"/>
          <w:sz w:val="24"/>
          <w:szCs w:val="24"/>
          <w:lang w:val="es-GT"/>
        </w:rPr>
        <w:t>los expuestos</w:t>
      </w:r>
      <w:r>
        <w:rPr>
          <w:rFonts w:ascii="Times New Roman" w:hAnsi="Times New Roman" w:cs="Times New Roman"/>
          <w:sz w:val="24"/>
          <w:szCs w:val="24"/>
          <w:lang w:val="es-GT"/>
        </w:rPr>
        <w:t xml:space="preserve"> para consumo o venta</w:t>
      </w:r>
      <w:sdt>
        <w:sdtPr>
          <w:rPr>
            <w:rFonts w:ascii="Times New Roman" w:hAnsi="Times New Roman" w:cs="Times New Roman"/>
            <w:sz w:val="24"/>
            <w:szCs w:val="24"/>
            <w:lang w:val="es-GT"/>
          </w:rPr>
          <w:id w:val="-1762055322"/>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Fer13 \l 4106 </w:instrText>
          </w:r>
          <w:r>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(Ferrer, 2013)</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108877CC" w14:textId="04FC02BB" w:rsidR="001B1D10" w:rsidDel="00F93464" w:rsidRDefault="001B1D10" w:rsidP="00115242">
      <w:pPr>
        <w:ind w:left="1418"/>
        <w:rPr>
          <w:del w:id="203" w:author="RENOVATIO" w:date="2020-05-30T10:51:00Z"/>
          <w:rFonts w:ascii="Times New Roman" w:hAnsi="Times New Roman" w:cs="Times New Roman"/>
          <w:sz w:val="24"/>
          <w:szCs w:val="24"/>
          <w:lang w:val="es-GT"/>
        </w:rPr>
      </w:pPr>
    </w:p>
    <w:p w14:paraId="3C06A53E" w14:textId="106FDD12" w:rsidR="00EB6DA6" w:rsidDel="00F93464" w:rsidRDefault="00EB6DA6" w:rsidP="00115242">
      <w:pPr>
        <w:ind w:left="1418"/>
        <w:rPr>
          <w:del w:id="204" w:author="RENOVATIO" w:date="2020-05-30T10:51:00Z"/>
          <w:rFonts w:ascii="Times New Roman" w:hAnsi="Times New Roman" w:cs="Times New Roman"/>
          <w:sz w:val="24"/>
          <w:szCs w:val="24"/>
          <w:lang w:val="es-GT"/>
        </w:rPr>
      </w:pPr>
    </w:p>
    <w:p w14:paraId="6670B623" w14:textId="45945A1E" w:rsidR="009D2A60" w:rsidRDefault="009D2A60" w:rsidP="009D2A60">
      <w:pPr>
        <w:pStyle w:val="Ttulo4"/>
      </w:pPr>
      <w:bookmarkStart w:id="205" w:name="_Toc41638758"/>
      <w:r>
        <w:t>Finalidad de un stock.</w:t>
      </w:r>
      <w:bookmarkEnd w:id="205"/>
    </w:p>
    <w:p w14:paraId="4BFBC372" w14:textId="369CCABE" w:rsidR="00101838" w:rsidRPr="0032576E" w:rsidRDefault="009D2A60" w:rsidP="00EB6DA6">
      <w:pPr>
        <w:ind w:left="1418"/>
        <w:rPr>
          <w:rFonts w:ascii="Times New Roman" w:hAnsi="Times New Roman" w:cs="Times New Roman"/>
          <w:sz w:val="24"/>
          <w:szCs w:val="24"/>
          <w:lang w:val="es-GT"/>
        </w:rPr>
      </w:pPr>
      <w:r w:rsidRPr="0032576E">
        <w:rPr>
          <w:rFonts w:ascii="Times New Roman" w:hAnsi="Times New Roman" w:cs="Times New Roman"/>
          <w:sz w:val="24"/>
          <w:szCs w:val="24"/>
          <w:lang w:val="es-GT"/>
        </w:rPr>
        <w:t>Satisfacer la neces</w:t>
      </w:r>
      <w:r w:rsidR="0032576E">
        <w:rPr>
          <w:rFonts w:ascii="Times New Roman" w:hAnsi="Times New Roman" w:cs="Times New Roman"/>
          <w:sz w:val="24"/>
          <w:szCs w:val="24"/>
          <w:lang w:val="es-GT"/>
        </w:rPr>
        <w:t xml:space="preserve">idad de consumo en los clientes, al contar con existencia vasta </w:t>
      </w:r>
      <w:r w:rsidR="00893251">
        <w:rPr>
          <w:rFonts w:ascii="Times New Roman" w:hAnsi="Times New Roman" w:cs="Times New Roman"/>
          <w:sz w:val="24"/>
          <w:szCs w:val="24"/>
          <w:lang w:val="es-GT"/>
        </w:rPr>
        <w:t>y esto garantice una cobertura eficiente respecto a la demanda durante el proceso de reabastecimiento</w:t>
      </w:r>
      <w:r w:rsidR="00EB6DA6">
        <w:rPr>
          <w:rFonts w:ascii="Times New Roman" w:hAnsi="Times New Roman" w:cs="Times New Roman"/>
          <w:sz w:val="24"/>
          <w:szCs w:val="24"/>
          <w:lang w:val="es-GT"/>
        </w:rPr>
        <w:t>; a</w:t>
      </w:r>
      <w:r w:rsidR="00101838">
        <w:rPr>
          <w:rFonts w:ascii="Times New Roman" w:hAnsi="Times New Roman" w:cs="Times New Roman"/>
          <w:sz w:val="24"/>
          <w:szCs w:val="24"/>
          <w:lang w:val="es-GT"/>
        </w:rPr>
        <w:t xml:space="preserve">demás, son fundamentales para evitar la escasez </w:t>
      </w:r>
      <w:r w:rsidR="00B156BD">
        <w:rPr>
          <w:rFonts w:ascii="Times New Roman" w:hAnsi="Times New Roman" w:cs="Times New Roman"/>
          <w:sz w:val="24"/>
          <w:szCs w:val="24"/>
          <w:lang w:val="es-GT"/>
        </w:rPr>
        <w:t xml:space="preserve">y sobreabastecimiento </w:t>
      </w:r>
      <w:r w:rsidR="00101838">
        <w:rPr>
          <w:rFonts w:ascii="Times New Roman" w:hAnsi="Times New Roman" w:cs="Times New Roman"/>
          <w:sz w:val="24"/>
          <w:szCs w:val="24"/>
          <w:lang w:val="es-GT"/>
        </w:rPr>
        <w:t>de productos en la organización</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31106841"/>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Fer13 \l 4106 </w:instrText>
          </w:r>
          <w:r w:rsidR="00EB6DA6">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(Ferrer, 2013)</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A8583FC" w14:textId="4A6DFA52" w:rsidR="002E0203" w:rsidRDefault="0081533E" w:rsidP="00893251">
      <w:pPr>
        <w:ind w:left="1418"/>
        <w:rPr>
          <w:rFonts w:ascii="Times New Roman" w:hAnsi="Times New Roman" w:cs="Times New Roman"/>
          <w:sz w:val="24"/>
          <w:szCs w:val="24"/>
          <w:lang w:val="es-GT"/>
        </w:rPr>
      </w:pPr>
      <w:r w:rsidRPr="00A97F29">
        <w:rPr>
          <w:rFonts w:ascii="Times New Roman" w:hAnsi="Times New Roman" w:cs="Times New Roman"/>
          <w:sz w:val="24"/>
          <w:szCs w:val="24"/>
          <w:lang w:val="es-GT"/>
        </w:rPr>
        <w:t xml:space="preserve">Dentro de una </w:t>
      </w:r>
      <w:r w:rsidR="00101838">
        <w:rPr>
          <w:rFonts w:ascii="Times New Roman" w:hAnsi="Times New Roman" w:cs="Times New Roman"/>
          <w:sz w:val="24"/>
          <w:szCs w:val="24"/>
          <w:lang w:val="es-GT"/>
        </w:rPr>
        <w:t>empresa</w:t>
      </w:r>
      <w:r w:rsidRPr="00A97F29">
        <w:rPr>
          <w:rFonts w:ascii="Times New Roman" w:hAnsi="Times New Roman" w:cs="Times New Roman"/>
          <w:sz w:val="24"/>
          <w:szCs w:val="24"/>
          <w:lang w:val="es-GT"/>
        </w:rPr>
        <w:t xml:space="preserve">, la gestión en el stock de los productos </w:t>
      </w:r>
      <w:r w:rsidR="00A97F29" w:rsidRPr="00A97F29">
        <w:rPr>
          <w:rFonts w:ascii="Times New Roman" w:hAnsi="Times New Roman" w:cs="Times New Roman"/>
          <w:sz w:val="24"/>
          <w:szCs w:val="24"/>
          <w:lang w:val="es-GT"/>
        </w:rPr>
        <w:t xml:space="preserve">para </w:t>
      </w:r>
      <w:r w:rsidR="00A97F29">
        <w:rPr>
          <w:rFonts w:ascii="Times New Roman" w:hAnsi="Times New Roman" w:cs="Times New Roman"/>
          <w:sz w:val="24"/>
          <w:szCs w:val="24"/>
          <w:lang w:val="es-GT"/>
        </w:rPr>
        <w:t>su producción, consumo propio,</w:t>
      </w:r>
      <w:r w:rsidR="00A97F29" w:rsidRPr="00A97F29">
        <w:rPr>
          <w:rFonts w:ascii="Times New Roman" w:hAnsi="Times New Roman" w:cs="Times New Roman"/>
          <w:sz w:val="24"/>
          <w:szCs w:val="24"/>
          <w:lang w:val="es-GT"/>
        </w:rPr>
        <w:t xml:space="preserve"> venta </w:t>
      </w:r>
      <w:r w:rsidR="00A97F29">
        <w:rPr>
          <w:rFonts w:ascii="Times New Roman" w:hAnsi="Times New Roman" w:cs="Times New Roman"/>
          <w:sz w:val="24"/>
          <w:szCs w:val="24"/>
          <w:lang w:val="es-GT"/>
        </w:rPr>
        <w:t>o</w:t>
      </w:r>
      <w:r w:rsidR="00A97F29" w:rsidRPr="00A97F29">
        <w:rPr>
          <w:rFonts w:ascii="Times New Roman" w:hAnsi="Times New Roman" w:cs="Times New Roman"/>
          <w:sz w:val="24"/>
          <w:szCs w:val="24"/>
          <w:lang w:val="es-GT"/>
        </w:rPr>
        <w:t xml:space="preserve"> </w:t>
      </w:r>
      <w:r w:rsidRPr="00A97F29">
        <w:rPr>
          <w:rFonts w:ascii="Times New Roman" w:hAnsi="Times New Roman" w:cs="Times New Roman"/>
          <w:sz w:val="24"/>
          <w:szCs w:val="24"/>
          <w:lang w:val="es-GT"/>
        </w:rPr>
        <w:t>compra juega un papel vital</w:t>
      </w:r>
      <w:r w:rsidR="00A97F29" w:rsidRPr="00A97F29">
        <w:rPr>
          <w:rFonts w:ascii="Times New Roman" w:hAnsi="Times New Roman" w:cs="Times New Roman"/>
          <w:sz w:val="24"/>
          <w:szCs w:val="24"/>
          <w:lang w:val="es-GT"/>
        </w:rPr>
        <w:t>, al representar una repercusión</w:t>
      </w:r>
      <w:r w:rsidR="00A97F29">
        <w:rPr>
          <w:rFonts w:ascii="Times New Roman" w:hAnsi="Times New Roman" w:cs="Times New Roman"/>
          <w:sz w:val="24"/>
          <w:szCs w:val="24"/>
          <w:lang w:val="es-GT"/>
        </w:rPr>
        <w:t xml:space="preserve"> directa en los costes</w:t>
      </w:r>
      <w:r w:rsidR="0068247B">
        <w:rPr>
          <w:rFonts w:ascii="Times New Roman" w:hAnsi="Times New Roman" w:cs="Times New Roman"/>
          <w:sz w:val="24"/>
          <w:szCs w:val="24"/>
          <w:lang w:val="es-GT"/>
        </w:rPr>
        <w:t xml:space="preserve"> monetarios</w:t>
      </w:r>
      <w:r w:rsidR="00A97F29">
        <w:rPr>
          <w:rFonts w:ascii="Times New Roman" w:hAnsi="Times New Roman" w:cs="Times New Roman"/>
          <w:sz w:val="24"/>
          <w:szCs w:val="24"/>
          <w:lang w:val="es-GT"/>
        </w:rPr>
        <w:t xml:space="preserve"> de la </w:t>
      </w:r>
      <w:r w:rsidR="0068247B">
        <w:rPr>
          <w:rFonts w:ascii="Times New Roman" w:hAnsi="Times New Roman" w:cs="Times New Roman"/>
          <w:sz w:val="24"/>
          <w:szCs w:val="24"/>
          <w:lang w:val="es-GT"/>
        </w:rPr>
        <w:t>entidad poseedora</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00198907"/>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(Montón, 2017)</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DB4571B" w14:textId="7610D7B6" w:rsidR="00893251" w:rsidRDefault="006C202D" w:rsidP="00101838">
      <w:pPr>
        <w:ind w:left="1418"/>
        <w:rPr>
          <w:rFonts w:ascii="Times New Roman" w:hAnsi="Times New Roman" w:cs="Times New Roman"/>
          <w:sz w:val="24"/>
          <w:szCs w:val="24"/>
          <w:lang w:val="es-GT"/>
        </w:rPr>
      </w:pPr>
      <w:r>
        <w:rPr>
          <w:rFonts w:ascii="Times New Roman" w:hAnsi="Times New Roman" w:cs="Times New Roman"/>
          <w:sz w:val="24"/>
          <w:szCs w:val="24"/>
          <w:lang w:val="es-GT"/>
        </w:rPr>
        <w:t>Conexo al tema</w:t>
      </w:r>
      <w:r w:rsidR="001B1D10">
        <w:rPr>
          <w:rFonts w:ascii="Times New Roman" w:hAnsi="Times New Roman" w:cs="Times New Roman"/>
          <w:sz w:val="24"/>
          <w:szCs w:val="24"/>
          <w:lang w:val="es-GT"/>
        </w:rPr>
        <w:t xml:space="preserve"> Pascual (1999)</w:t>
      </w:r>
      <w:r w:rsidR="00920E50">
        <w:rPr>
          <w:rFonts w:ascii="Times New Roman" w:hAnsi="Times New Roman" w:cs="Times New Roman"/>
          <w:sz w:val="24"/>
          <w:szCs w:val="24"/>
          <w:lang w:val="es-GT"/>
        </w:rPr>
        <w:t>,</w:t>
      </w:r>
      <w:r>
        <w:rPr>
          <w:rFonts w:ascii="Times New Roman" w:hAnsi="Times New Roman" w:cs="Times New Roman"/>
          <w:sz w:val="24"/>
          <w:szCs w:val="24"/>
          <w:lang w:val="es-GT"/>
        </w:rPr>
        <w:t xml:space="preserve"> indica que tradicionalmente existen dos procedimientos elementales para este fin</w:t>
      </w:r>
      <w:r w:rsidR="00893251">
        <w:rPr>
          <w:rFonts w:ascii="Times New Roman" w:hAnsi="Times New Roman" w:cs="Times New Roman"/>
          <w:sz w:val="24"/>
          <w:szCs w:val="24"/>
          <w:lang w:val="es-GT"/>
        </w:rPr>
        <w:t xml:space="preserve"> y por ende se tratarán en los siguientes incisos</w:t>
      </w:r>
      <w:r>
        <w:rPr>
          <w:rFonts w:ascii="Times New Roman" w:hAnsi="Times New Roman" w:cs="Times New Roman"/>
          <w:sz w:val="24"/>
          <w:szCs w:val="24"/>
          <w:lang w:val="es-GT"/>
        </w:rPr>
        <w:t>:</w:t>
      </w:r>
    </w:p>
    <w:p w14:paraId="0208A2DD" w14:textId="6E845BC3" w:rsidR="006C202D" w:rsidRDefault="006C202D" w:rsidP="006C202D">
      <w:pPr>
        <w:pStyle w:val="Ttulo3"/>
      </w:pPr>
      <w:bookmarkStart w:id="206" w:name="_Toc41638759"/>
      <w:r>
        <w:lastRenderedPageBreak/>
        <w:t>Método del punto pedido o de revisión continua</w:t>
      </w:r>
      <w:del w:id="207" w:author="RENOVATIO" w:date="2020-05-30T10:52:00Z">
        <w:r w:rsidDel="00F93464">
          <w:delText>.</w:delText>
        </w:r>
      </w:del>
      <w:bookmarkEnd w:id="206"/>
    </w:p>
    <w:p w14:paraId="2030F0CB" w14:textId="43C60828" w:rsidR="006C202D" w:rsidRDefault="00920E50" w:rsidP="00920E50">
      <w:pPr>
        <w:ind w:left="851" w:firstLine="850"/>
        <w:rPr>
          <w:rFonts w:ascii="Times New Roman" w:hAnsi="Times New Roman" w:cs="Times New Roman"/>
          <w:sz w:val="24"/>
          <w:szCs w:val="24"/>
          <w:lang w:val="es-GT"/>
        </w:rPr>
      </w:pPr>
      <w:r w:rsidRPr="00920E50">
        <w:rPr>
          <w:rFonts w:ascii="Times New Roman" w:hAnsi="Times New Roman" w:cs="Times New Roman"/>
          <w:sz w:val="24"/>
          <w:szCs w:val="24"/>
          <w:lang w:val="es-GT"/>
        </w:rPr>
        <w:t xml:space="preserve">Es necesario contar con el conocimiento previo y actual de las existencias de los productos, y </w:t>
      </w:r>
      <w:r w:rsidR="00964D3A">
        <w:rPr>
          <w:rFonts w:ascii="Times New Roman" w:hAnsi="Times New Roman" w:cs="Times New Roman"/>
          <w:sz w:val="24"/>
          <w:szCs w:val="24"/>
          <w:lang w:val="es-GT"/>
        </w:rPr>
        <w:t>estas</w:t>
      </w:r>
      <w:r w:rsidR="002F25A8">
        <w:rPr>
          <w:rFonts w:ascii="Times New Roman" w:hAnsi="Times New Roman" w:cs="Times New Roman"/>
          <w:sz w:val="24"/>
          <w:szCs w:val="24"/>
          <w:lang w:val="es-GT"/>
        </w:rPr>
        <w:t xml:space="preserve"> al</w:t>
      </w:r>
      <w:r w:rsidR="00964D3A">
        <w:rPr>
          <w:rFonts w:ascii="Times New Roman" w:hAnsi="Times New Roman" w:cs="Times New Roman"/>
          <w:sz w:val="24"/>
          <w:szCs w:val="24"/>
          <w:lang w:val="es-GT"/>
        </w:rPr>
        <w:t xml:space="preserve"> </w:t>
      </w:r>
      <w:r w:rsidRPr="00920E50">
        <w:rPr>
          <w:rFonts w:ascii="Times New Roman" w:hAnsi="Times New Roman" w:cs="Times New Roman"/>
          <w:sz w:val="24"/>
          <w:szCs w:val="24"/>
          <w:lang w:val="es-GT"/>
        </w:rPr>
        <w:t>alcan</w:t>
      </w:r>
      <w:r w:rsidR="002F25A8">
        <w:rPr>
          <w:rFonts w:ascii="Times New Roman" w:hAnsi="Times New Roman" w:cs="Times New Roman"/>
          <w:sz w:val="24"/>
          <w:szCs w:val="24"/>
          <w:lang w:val="es-GT"/>
        </w:rPr>
        <w:t>zar</w:t>
      </w:r>
      <w:r w:rsidR="00964D3A">
        <w:rPr>
          <w:rFonts w:ascii="Times New Roman" w:hAnsi="Times New Roman" w:cs="Times New Roman"/>
          <w:sz w:val="24"/>
          <w:szCs w:val="24"/>
          <w:lang w:val="es-GT"/>
        </w:rPr>
        <w:t xml:space="preserve"> el nivel mínimo</w:t>
      </w:r>
      <w:r w:rsidR="001010B2">
        <w:rPr>
          <w:rFonts w:ascii="Times New Roman" w:hAnsi="Times New Roman" w:cs="Times New Roman"/>
          <w:sz w:val="24"/>
          <w:szCs w:val="24"/>
          <w:lang w:val="es-GT"/>
        </w:rPr>
        <w:t xml:space="preserve"> (a eso se le denomina punto de pedido)</w:t>
      </w:r>
      <w:r w:rsidR="00964D3A">
        <w:rPr>
          <w:rFonts w:ascii="Times New Roman" w:hAnsi="Times New Roman" w:cs="Times New Roman"/>
          <w:sz w:val="24"/>
          <w:szCs w:val="24"/>
          <w:lang w:val="es-GT"/>
        </w:rPr>
        <w:t xml:space="preserve"> se realiza la orden de compra con una cantidad fija. La variación de demanda y consumo se regula mediante la frecuencia en la emisión de las solicitudes</w:t>
      </w:r>
      <w:sdt>
        <w:sdtPr>
          <w:rPr>
            <w:rFonts w:ascii="Times New Roman" w:hAnsi="Times New Roman" w:cs="Times New Roman"/>
            <w:sz w:val="24"/>
            <w:szCs w:val="24"/>
            <w:lang w:val="es-GT"/>
          </w:rPr>
          <w:id w:val="183177862"/>
          <w:citation/>
        </w:sdtPr>
        <w:sdtContent>
          <w:r w:rsidR="00964D3A">
            <w:rPr>
              <w:rFonts w:ascii="Times New Roman" w:hAnsi="Times New Roman" w:cs="Times New Roman"/>
              <w:sz w:val="24"/>
              <w:szCs w:val="24"/>
              <w:lang w:val="es-GT"/>
            </w:rPr>
            <w:fldChar w:fldCharType="begin"/>
          </w:r>
          <w:r w:rsidR="00964D3A">
            <w:rPr>
              <w:rFonts w:ascii="Times New Roman" w:hAnsi="Times New Roman" w:cs="Times New Roman"/>
              <w:sz w:val="24"/>
              <w:szCs w:val="24"/>
              <w:lang w:val="es-GT"/>
            </w:rPr>
            <w:instrText xml:space="preserve"> CITATION Pas99 \l 4106 </w:instrText>
          </w:r>
          <w:r w:rsidR="00964D3A">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(Pascual, 1999)</w:t>
          </w:r>
          <w:r w:rsidR="00964D3A">
            <w:rPr>
              <w:rFonts w:ascii="Times New Roman" w:hAnsi="Times New Roman" w:cs="Times New Roman"/>
              <w:sz w:val="24"/>
              <w:szCs w:val="24"/>
              <w:lang w:val="es-GT"/>
            </w:rPr>
            <w:fldChar w:fldCharType="end"/>
          </w:r>
        </w:sdtContent>
      </w:sdt>
      <w:r w:rsidR="001010B2">
        <w:rPr>
          <w:rFonts w:ascii="Times New Roman" w:hAnsi="Times New Roman" w:cs="Times New Roman"/>
          <w:sz w:val="24"/>
          <w:szCs w:val="24"/>
          <w:lang w:val="es-GT"/>
        </w:rPr>
        <w:t>.</w:t>
      </w:r>
    </w:p>
    <w:p w14:paraId="6DF6F050" w14:textId="0CDAAC34" w:rsidR="003010E8" w:rsidRDefault="001010B2" w:rsidP="00920E50">
      <w:pPr>
        <w:ind w:left="851" w:firstLine="850"/>
        <w:rPr>
          <w:rFonts w:ascii="Times New Roman" w:hAnsi="Times New Roman" w:cs="Times New Roman"/>
          <w:sz w:val="24"/>
          <w:szCs w:val="24"/>
          <w:lang w:val="es-GT"/>
        </w:rPr>
      </w:pPr>
      <w:r>
        <w:rPr>
          <w:rFonts w:ascii="Times New Roman" w:hAnsi="Times New Roman" w:cs="Times New Roman"/>
          <w:sz w:val="24"/>
          <w:szCs w:val="24"/>
          <w:lang w:val="es-GT"/>
        </w:rPr>
        <w:t>Pretende el equilibrar los costos de existencia de los artículos a fin del no generar un efecto al cual se le denomina Ruptura de Stock, este consiste en que la demanda de productos supera a la oferta</w:t>
      </w:r>
      <w:sdt>
        <w:sdtPr>
          <w:rPr>
            <w:rFonts w:ascii="Times New Roman" w:hAnsi="Times New Roman" w:cs="Times New Roman"/>
            <w:sz w:val="24"/>
            <w:szCs w:val="24"/>
            <w:lang w:val="es-GT"/>
          </w:rPr>
          <w:id w:val="830334741"/>
          <w:citation/>
        </w:sdtPr>
        <w:sdtContent>
          <w:r w:rsidR="003010E8">
            <w:rPr>
              <w:rFonts w:ascii="Times New Roman" w:hAnsi="Times New Roman" w:cs="Times New Roman"/>
              <w:sz w:val="24"/>
              <w:szCs w:val="24"/>
              <w:lang w:val="es-GT"/>
            </w:rPr>
            <w:fldChar w:fldCharType="begin"/>
          </w:r>
          <w:r w:rsidR="003010E8">
            <w:rPr>
              <w:rFonts w:ascii="Times New Roman" w:hAnsi="Times New Roman" w:cs="Times New Roman"/>
              <w:sz w:val="24"/>
              <w:szCs w:val="24"/>
              <w:lang w:val="es-GT"/>
            </w:rPr>
            <w:instrText xml:space="preserve"> CITATION Pas99 \l 4106 </w:instrText>
          </w:r>
          <w:r w:rsidR="003010E8">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(Pascual, 1999)</w:t>
          </w:r>
          <w:r w:rsidR="003010E8">
            <w:rPr>
              <w:rFonts w:ascii="Times New Roman" w:hAnsi="Times New Roman" w:cs="Times New Roman"/>
              <w:sz w:val="24"/>
              <w:szCs w:val="24"/>
              <w:lang w:val="es-GT"/>
            </w:rPr>
            <w:fldChar w:fldCharType="end"/>
          </w:r>
        </w:sdtContent>
      </w:sdt>
      <w:r w:rsidR="003010E8">
        <w:rPr>
          <w:rFonts w:ascii="Times New Roman" w:hAnsi="Times New Roman" w:cs="Times New Roman"/>
          <w:sz w:val="24"/>
          <w:szCs w:val="24"/>
          <w:lang w:val="es-GT"/>
        </w:rPr>
        <w:t>.</w:t>
      </w:r>
    </w:p>
    <w:p w14:paraId="4E1EC5B4" w14:textId="7A50F56B" w:rsidR="005B2C6F" w:rsidRDefault="003010E8" w:rsidP="00D65D63">
      <w:pPr>
        <w:ind w:left="851"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 En consecuencia, se encuentra presente un excedente de almacenamiento de bienes</w:t>
      </w:r>
      <w:r w:rsidR="005B2C6F">
        <w:rPr>
          <w:rFonts w:ascii="Times New Roman" w:hAnsi="Times New Roman" w:cs="Times New Roman"/>
          <w:sz w:val="24"/>
          <w:szCs w:val="24"/>
          <w:lang w:val="es-GT"/>
        </w:rPr>
        <w:t xml:space="preserve"> respecto al consumo medio</w:t>
      </w:r>
      <w:r>
        <w:rPr>
          <w:rFonts w:ascii="Times New Roman" w:hAnsi="Times New Roman" w:cs="Times New Roman"/>
          <w:sz w:val="24"/>
          <w:szCs w:val="24"/>
          <w:lang w:val="es-GT"/>
        </w:rPr>
        <w:t xml:space="preserve"> descrito como stock de seguridad</w:t>
      </w:r>
      <w:sdt>
        <w:sdtPr>
          <w:rPr>
            <w:rFonts w:ascii="Times New Roman" w:hAnsi="Times New Roman" w:cs="Times New Roman"/>
            <w:sz w:val="24"/>
            <w:szCs w:val="24"/>
            <w:lang w:val="es-GT"/>
          </w:rPr>
          <w:id w:val="-1547207729"/>
          <w:citation/>
        </w:sdtPr>
        <w:sdtContent>
          <w:r w:rsidR="001010B2">
            <w:rPr>
              <w:rFonts w:ascii="Times New Roman" w:hAnsi="Times New Roman" w:cs="Times New Roman"/>
              <w:sz w:val="24"/>
              <w:szCs w:val="24"/>
              <w:lang w:val="es-GT"/>
            </w:rPr>
            <w:fldChar w:fldCharType="begin"/>
          </w:r>
          <w:r w:rsidR="001010B2">
            <w:rPr>
              <w:rFonts w:ascii="Times New Roman" w:hAnsi="Times New Roman" w:cs="Times New Roman"/>
              <w:sz w:val="24"/>
              <w:szCs w:val="24"/>
              <w:lang w:val="es-GT"/>
            </w:rPr>
            <w:instrText xml:space="preserve"> CITATION Pas99 \l 4106 </w:instrText>
          </w:r>
          <w:r w:rsidR="001010B2">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(Pascual, 1999)</w:t>
          </w:r>
          <w:r w:rsidR="001010B2">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9E383D4" w14:textId="49AA4632" w:rsidR="005B2C6F" w:rsidRDefault="005B2C6F" w:rsidP="00D65D63">
      <w:pPr>
        <w:ind w:left="1982" w:firstLine="850"/>
        <w:rPr>
          <w:rFonts w:ascii="Times New Roman" w:hAnsi="Times New Roman" w:cs="Times New Roman"/>
          <w:sz w:val="24"/>
          <w:szCs w:val="24"/>
          <w:lang w:val="es-GT"/>
        </w:rPr>
      </w:pPr>
      <w:r>
        <w:rPr>
          <w:noProof/>
          <w:lang w:val="es-GT" w:eastAsia="es-GT"/>
        </w:rPr>
        <w:drawing>
          <wp:inline distT="0" distB="0" distL="0" distR="0" wp14:anchorId="583B969F" wp14:editId="5BF43048">
            <wp:extent cx="3148770" cy="2051669"/>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5382" cy="2121135"/>
                    </a:xfrm>
                    <a:prstGeom prst="rect">
                      <a:avLst/>
                    </a:prstGeom>
                  </pic:spPr>
                </pic:pic>
              </a:graphicData>
            </a:graphic>
          </wp:inline>
        </w:drawing>
      </w:r>
    </w:p>
    <w:p w14:paraId="2453D36B" w14:textId="2D6DDC46" w:rsidR="005B2C6F" w:rsidRPr="00C349FE" w:rsidRDefault="00C349FE" w:rsidP="00920E50">
      <w:pPr>
        <w:ind w:left="851" w:firstLine="850"/>
        <w:rPr>
          <w:rFonts w:ascii="Times New Roman" w:hAnsi="Times New Roman" w:cs="Times New Roman"/>
          <w:sz w:val="20"/>
          <w:szCs w:val="20"/>
          <w:lang w:val="es-GT"/>
        </w:rPr>
      </w:pPr>
      <w:r w:rsidRPr="00C349FE">
        <w:rPr>
          <w:rFonts w:ascii="Times New Roman" w:hAnsi="Times New Roman" w:cs="Times New Roman"/>
          <w:sz w:val="20"/>
          <w:szCs w:val="20"/>
          <w:lang w:val="es-GT"/>
        </w:rPr>
        <w:t xml:space="preserve">Figura XXXX. </w:t>
      </w:r>
      <w:r w:rsidRPr="00C349FE">
        <w:rPr>
          <w:rFonts w:ascii="Times New Roman" w:hAnsi="Times New Roman" w:cs="Times New Roman"/>
          <w:sz w:val="20"/>
          <w:szCs w:val="20"/>
        </w:rPr>
        <w:t>Método del punto pedido o de revisión continua</w:t>
      </w:r>
      <w:r>
        <w:rPr>
          <w:rFonts w:ascii="Times New Roman" w:hAnsi="Times New Roman" w:cs="Times New Roman"/>
          <w:sz w:val="20"/>
          <w:szCs w:val="20"/>
        </w:rPr>
        <w:t>.</w:t>
      </w:r>
      <w:r w:rsidR="00BC3074">
        <w:rPr>
          <w:rFonts w:ascii="Times New Roman" w:hAnsi="Times New Roman" w:cs="Times New Roman"/>
          <w:sz w:val="20"/>
          <w:szCs w:val="20"/>
        </w:rPr>
        <w:t xml:space="preserve"> El punto de Reorden (PR) es la cantidad mínima de existencia de un </w:t>
      </w:r>
      <w:r w:rsidR="00F55D46">
        <w:rPr>
          <w:rFonts w:ascii="Times New Roman" w:hAnsi="Times New Roman" w:cs="Times New Roman"/>
          <w:sz w:val="20"/>
          <w:szCs w:val="20"/>
        </w:rPr>
        <w:t xml:space="preserve">producto. </w:t>
      </w:r>
      <w:r w:rsidR="00613531">
        <w:rPr>
          <w:rFonts w:ascii="Times New Roman" w:hAnsi="Times New Roman" w:cs="Times New Roman"/>
          <w:sz w:val="20"/>
          <w:szCs w:val="20"/>
        </w:rPr>
        <w:t>(</w:t>
      </w:r>
      <w:r w:rsidR="00F55D46">
        <w:rPr>
          <w:rFonts w:ascii="Times New Roman" w:hAnsi="Times New Roman" w:cs="Times New Roman"/>
          <w:sz w:val="20"/>
          <w:szCs w:val="20"/>
        </w:rPr>
        <w:t>Q</w:t>
      </w:r>
      <w:r w:rsidR="00613531">
        <w:rPr>
          <w:rFonts w:ascii="Times New Roman" w:hAnsi="Times New Roman" w:cs="Times New Roman"/>
          <w:sz w:val="20"/>
          <w:szCs w:val="20"/>
        </w:rPr>
        <w:t>)</w:t>
      </w:r>
      <w:r>
        <w:rPr>
          <w:rFonts w:ascii="Times New Roman" w:hAnsi="Times New Roman" w:cs="Times New Roman"/>
          <w:sz w:val="20"/>
          <w:szCs w:val="20"/>
        </w:rPr>
        <w:t xml:space="preserve"> representa una nueva orden de pedido</w:t>
      </w:r>
      <w:r w:rsidR="000B7EB5">
        <w:rPr>
          <w:rFonts w:ascii="Times New Roman" w:hAnsi="Times New Roman" w:cs="Times New Roman"/>
          <w:sz w:val="20"/>
          <w:szCs w:val="20"/>
        </w:rPr>
        <w:t xml:space="preserve">. </w:t>
      </w:r>
      <w:r w:rsidR="00613531">
        <w:rPr>
          <w:rFonts w:ascii="Times New Roman" w:hAnsi="Times New Roman" w:cs="Times New Roman"/>
          <w:sz w:val="20"/>
          <w:szCs w:val="20"/>
        </w:rPr>
        <w:t>(</w:t>
      </w:r>
      <w:r w:rsidR="000B7EB5">
        <w:rPr>
          <w:rFonts w:ascii="Times New Roman" w:hAnsi="Times New Roman" w:cs="Times New Roman"/>
          <w:sz w:val="20"/>
          <w:szCs w:val="20"/>
        </w:rPr>
        <w:t>LT</w:t>
      </w:r>
      <w:r w:rsidR="00613531">
        <w:rPr>
          <w:rFonts w:ascii="Times New Roman" w:hAnsi="Times New Roman" w:cs="Times New Roman"/>
          <w:sz w:val="20"/>
          <w:szCs w:val="20"/>
        </w:rPr>
        <w:t>)</w:t>
      </w:r>
      <w:r w:rsidR="000B7EB5">
        <w:rPr>
          <w:rFonts w:ascii="Times New Roman" w:hAnsi="Times New Roman" w:cs="Times New Roman"/>
          <w:sz w:val="20"/>
          <w:szCs w:val="20"/>
        </w:rPr>
        <w:t xml:space="preserve"> es el tiempo de espera para reabastecimiento de un </w:t>
      </w:r>
      <w:r w:rsidR="00F55D46">
        <w:rPr>
          <w:rFonts w:ascii="Times New Roman" w:hAnsi="Times New Roman" w:cs="Times New Roman"/>
          <w:sz w:val="20"/>
          <w:szCs w:val="20"/>
        </w:rPr>
        <w:t>artículo</w:t>
      </w:r>
      <w:r w:rsidR="000B7EB5">
        <w:rPr>
          <w:rFonts w:ascii="Times New Roman" w:hAnsi="Times New Roman" w:cs="Times New Roman"/>
          <w:sz w:val="20"/>
          <w:szCs w:val="20"/>
        </w:rPr>
        <w:t xml:space="preserve"> </w:t>
      </w:r>
      <w:r w:rsidR="001B1D10">
        <w:rPr>
          <w:rFonts w:ascii="Times New Roman" w:hAnsi="Times New Roman" w:cs="Times New Roman"/>
          <w:sz w:val="20"/>
          <w:szCs w:val="20"/>
        </w:rPr>
        <w:t>en específico</w:t>
      </w:r>
      <w:r w:rsidR="00A0592F">
        <w:rPr>
          <w:rFonts w:ascii="Times New Roman" w:hAnsi="Times New Roman" w:cs="Times New Roman"/>
          <w:sz w:val="20"/>
          <w:szCs w:val="20"/>
        </w:rPr>
        <w:t>;</w:t>
      </w:r>
      <w:r w:rsidR="00F55D46">
        <w:rPr>
          <w:rFonts w:ascii="Times New Roman" w:hAnsi="Times New Roman" w:cs="Times New Roman"/>
          <w:sz w:val="20"/>
          <w:szCs w:val="20"/>
        </w:rPr>
        <w:t xml:space="preserve"> Inventario de seguridad se refiere al almacenaje de </w:t>
      </w:r>
      <w:r w:rsidR="00A0592F">
        <w:rPr>
          <w:rFonts w:ascii="Times New Roman" w:hAnsi="Times New Roman" w:cs="Times New Roman"/>
          <w:sz w:val="20"/>
          <w:szCs w:val="20"/>
        </w:rPr>
        <w:t>stock</w:t>
      </w:r>
      <w:r w:rsidR="00F55D46">
        <w:rPr>
          <w:rFonts w:ascii="Times New Roman" w:hAnsi="Times New Roman" w:cs="Times New Roman"/>
          <w:sz w:val="20"/>
          <w:szCs w:val="20"/>
        </w:rPr>
        <w:t xml:space="preserve"> adicional </w:t>
      </w:r>
      <w:r w:rsidR="00613531">
        <w:rPr>
          <w:rFonts w:ascii="Times New Roman" w:hAnsi="Times New Roman" w:cs="Times New Roman"/>
          <w:sz w:val="20"/>
          <w:szCs w:val="20"/>
        </w:rPr>
        <w:t>con el objetivo de evitar faltantes.</w:t>
      </w:r>
    </w:p>
    <w:p w14:paraId="22F2D1F5" w14:textId="58893E33" w:rsidR="00165CFD" w:rsidRDefault="00A0592F" w:rsidP="00A0592F">
      <w:pPr>
        <w:pStyle w:val="Ttulo4"/>
      </w:pPr>
      <w:bookmarkStart w:id="208" w:name="_Toc41638760"/>
      <w:r>
        <w:lastRenderedPageBreak/>
        <w:t>Stock de seguridad</w:t>
      </w:r>
      <w:r w:rsidR="00F66B4A">
        <w:t xml:space="preserve"> (stock mínimo)</w:t>
      </w:r>
      <w:r>
        <w:t>.</w:t>
      </w:r>
      <w:bookmarkEnd w:id="208"/>
    </w:p>
    <w:p w14:paraId="4A273CC0" w14:textId="2896FF44" w:rsidR="00613531" w:rsidRDefault="00D32C82" w:rsidP="00DC28A6">
      <w:pPr>
        <w:ind w:left="1418"/>
        <w:rPr>
          <w:rFonts w:ascii="Times New Roman" w:hAnsi="Times New Roman" w:cs="Times New Roman"/>
          <w:sz w:val="24"/>
          <w:szCs w:val="24"/>
          <w:lang w:val="es-GT"/>
        </w:rPr>
      </w:pPr>
      <w:r>
        <w:rPr>
          <w:rFonts w:ascii="Times New Roman" w:hAnsi="Times New Roman" w:cs="Times New Roman"/>
          <w:sz w:val="24"/>
          <w:szCs w:val="24"/>
          <w:lang w:val="es-GT"/>
        </w:rPr>
        <w:t xml:space="preserve">Es una proyección importante de existencia para suplir las demandas de producto imprevista en el inventario por parte de los clientes durante el </w:t>
      </w:r>
      <w:r w:rsidR="00BE5832">
        <w:rPr>
          <w:rFonts w:ascii="Times New Roman" w:hAnsi="Times New Roman" w:cs="Times New Roman"/>
          <w:sz w:val="24"/>
          <w:szCs w:val="24"/>
          <w:lang w:val="es-GT"/>
        </w:rPr>
        <w:t>lapso</w:t>
      </w:r>
      <w:r>
        <w:rPr>
          <w:rFonts w:ascii="Times New Roman" w:hAnsi="Times New Roman" w:cs="Times New Roman"/>
          <w:sz w:val="24"/>
          <w:szCs w:val="24"/>
          <w:lang w:val="es-GT"/>
        </w:rPr>
        <w:t xml:space="preserve"> de reabastecimiento </w:t>
      </w:r>
      <w:sdt>
        <w:sdtPr>
          <w:rPr>
            <w:rFonts w:ascii="Times New Roman" w:hAnsi="Times New Roman" w:cs="Times New Roman"/>
            <w:sz w:val="24"/>
            <w:szCs w:val="24"/>
            <w:lang w:val="es-GT"/>
          </w:rPr>
          <w:id w:val="295269717"/>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2D6601BC" w14:textId="2D2B248B" w:rsidR="00F14BF2" w:rsidRDefault="00631D47" w:rsidP="002E0203">
      <w:pPr>
        <w:pStyle w:val="Ttulo5"/>
      </w:pPr>
      <w:bookmarkStart w:id="209" w:name="_Toc41638761"/>
      <w:r>
        <w:t xml:space="preserve">Cálculo de </w:t>
      </w:r>
      <w:r w:rsidR="00A0592F">
        <w:t>stock</w:t>
      </w:r>
      <w:r>
        <w:t xml:space="preserve"> de seguridad.</w:t>
      </w:r>
      <w:bookmarkEnd w:id="209"/>
    </w:p>
    <w:p w14:paraId="7C464074" w14:textId="14B05434" w:rsidR="00C5019D" w:rsidRDefault="00D32C82" w:rsidP="002E0203">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Previo a ello, </w:t>
      </w:r>
      <w:sdt>
        <w:sdtPr>
          <w:rPr>
            <w:rFonts w:ascii="Times New Roman" w:hAnsi="Times New Roman" w:cs="Times New Roman"/>
            <w:sz w:val="24"/>
            <w:szCs w:val="24"/>
            <w:lang w:val="es-GT"/>
          </w:rPr>
          <w:id w:val="550420347"/>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establece</w:t>
      </w:r>
      <w:r>
        <w:rPr>
          <w:rFonts w:ascii="Times New Roman" w:hAnsi="Times New Roman" w:cs="Times New Roman"/>
          <w:sz w:val="24"/>
          <w:szCs w:val="24"/>
          <w:lang w:val="es-GT"/>
        </w:rPr>
        <w:t xml:space="preserve"> una serie de acrónimos con su respectiva definición </w:t>
      </w:r>
      <w:r w:rsidR="004D2085">
        <w:rPr>
          <w:rFonts w:ascii="Times New Roman" w:hAnsi="Times New Roman" w:cs="Times New Roman"/>
          <w:sz w:val="24"/>
          <w:szCs w:val="24"/>
          <w:lang w:val="es-GT"/>
        </w:rPr>
        <w:t>a fin de</w:t>
      </w:r>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utilizar</w:t>
      </w:r>
      <w:r>
        <w:rPr>
          <w:rFonts w:ascii="Times New Roman" w:hAnsi="Times New Roman" w:cs="Times New Roman"/>
          <w:sz w:val="24"/>
          <w:szCs w:val="24"/>
          <w:lang w:val="es-GT"/>
        </w:rPr>
        <w:t xml:space="preserve"> un </w:t>
      </w:r>
      <w:r w:rsidR="004D2085">
        <w:rPr>
          <w:rFonts w:ascii="Times New Roman" w:hAnsi="Times New Roman" w:cs="Times New Roman"/>
          <w:sz w:val="24"/>
          <w:szCs w:val="24"/>
          <w:lang w:val="es-GT"/>
        </w:rPr>
        <w:t>procedimiento</w:t>
      </w:r>
      <w:r>
        <w:rPr>
          <w:rFonts w:ascii="Times New Roman" w:hAnsi="Times New Roman" w:cs="Times New Roman"/>
          <w:sz w:val="24"/>
          <w:szCs w:val="24"/>
          <w:lang w:val="es-GT"/>
        </w:rPr>
        <w:t xml:space="preserve"> aplicable:</w:t>
      </w:r>
    </w:p>
    <w:p w14:paraId="155E7101" w14:textId="758BBB7E" w:rsidR="00CA5D34" w:rsidDel="00F93464" w:rsidRDefault="00CA5D34" w:rsidP="002E0203">
      <w:pPr>
        <w:ind w:left="2835" w:firstLine="850"/>
        <w:rPr>
          <w:del w:id="210" w:author="RENOVATIO" w:date="2020-05-30T10:52:00Z"/>
          <w:rFonts w:ascii="Times New Roman" w:hAnsi="Times New Roman" w:cs="Times New Roman"/>
          <w:sz w:val="24"/>
          <w:szCs w:val="24"/>
          <w:lang w:val="es-GT"/>
        </w:rPr>
      </w:pPr>
    </w:p>
    <w:p w14:paraId="1E083742" w14:textId="29409C3B" w:rsidR="004D2085" w:rsidRDefault="00436C9B" w:rsidP="002E0203">
      <w:pPr>
        <w:pStyle w:val="Prrafodelista"/>
        <w:numPr>
          <w:ilvl w:val="0"/>
          <w:numId w:val="44"/>
        </w:numPr>
        <w:ind w:left="4536"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Plazo máximo de entrega (PME): </w:t>
      </w:r>
      <w:r w:rsidR="00CD3F0F">
        <w:rPr>
          <w:rFonts w:ascii="Times New Roman" w:hAnsi="Times New Roman" w:cs="Times New Roman"/>
          <w:sz w:val="24"/>
          <w:szCs w:val="24"/>
          <w:lang w:val="es-GT"/>
        </w:rPr>
        <w:t>Período en el cual el proveedor envía la mercadería bajo el supuesto que se sufrirán atrasos para la entrega.</w:t>
      </w:r>
    </w:p>
    <w:p w14:paraId="2EB6588E" w14:textId="16663C08" w:rsidR="004D2085" w:rsidRPr="004D2085" w:rsidDel="00F93464" w:rsidRDefault="004D2085" w:rsidP="004D2085">
      <w:pPr>
        <w:pStyle w:val="Prrafodelista"/>
        <w:ind w:left="3119" w:firstLine="0"/>
        <w:rPr>
          <w:del w:id="211" w:author="RENOVATIO" w:date="2020-05-30T10:52:00Z"/>
          <w:rFonts w:ascii="Times New Roman" w:hAnsi="Times New Roman" w:cs="Times New Roman"/>
          <w:sz w:val="24"/>
          <w:szCs w:val="24"/>
          <w:lang w:val="es-GT"/>
        </w:rPr>
      </w:pPr>
    </w:p>
    <w:p w14:paraId="068F39B4" w14:textId="6B139C86" w:rsidR="00CD3F0F" w:rsidRDefault="00CD3F0F" w:rsidP="002E0203">
      <w:pPr>
        <w:pStyle w:val="Prrafodelista"/>
        <w:numPr>
          <w:ilvl w:val="0"/>
          <w:numId w:val="44"/>
        </w:numPr>
        <w:ind w:left="4536"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Plazo de entrega normal (PE): El distribuidor hará llegar la mercancía en el intervalo de tiempo </w:t>
      </w:r>
      <w:r w:rsidR="000E24BA">
        <w:rPr>
          <w:rFonts w:ascii="Times New Roman" w:hAnsi="Times New Roman" w:cs="Times New Roman"/>
          <w:sz w:val="24"/>
          <w:szCs w:val="24"/>
          <w:lang w:val="es-GT"/>
        </w:rPr>
        <w:t>estándar</w:t>
      </w:r>
      <w:r>
        <w:rPr>
          <w:rFonts w:ascii="Times New Roman" w:hAnsi="Times New Roman" w:cs="Times New Roman"/>
          <w:sz w:val="24"/>
          <w:szCs w:val="24"/>
          <w:lang w:val="es-GT"/>
        </w:rPr>
        <w:t>.</w:t>
      </w:r>
    </w:p>
    <w:p w14:paraId="788F2F0E" w14:textId="615864EF" w:rsidR="00CD3F0F" w:rsidRPr="00CD3F0F" w:rsidDel="00F93464" w:rsidRDefault="00CD3F0F" w:rsidP="00CD3F0F">
      <w:pPr>
        <w:pStyle w:val="Prrafodelista"/>
        <w:ind w:left="3119" w:firstLine="0"/>
        <w:rPr>
          <w:del w:id="212" w:author="RENOVATIO" w:date="2020-05-30T10:52:00Z"/>
          <w:rFonts w:ascii="Times New Roman" w:hAnsi="Times New Roman" w:cs="Times New Roman"/>
          <w:sz w:val="24"/>
          <w:szCs w:val="24"/>
          <w:lang w:val="es-GT"/>
        </w:rPr>
      </w:pPr>
    </w:p>
    <w:p w14:paraId="3E30A88F" w14:textId="287DE779" w:rsidR="00CD3F0F" w:rsidRPr="00D32C82" w:rsidRDefault="00CD3F0F" w:rsidP="002E0203">
      <w:pPr>
        <w:pStyle w:val="Prrafodelista"/>
        <w:numPr>
          <w:ilvl w:val="0"/>
          <w:numId w:val="44"/>
        </w:numPr>
        <w:ind w:left="4536" w:hanging="851"/>
        <w:rPr>
          <w:rFonts w:ascii="Times New Roman" w:hAnsi="Times New Roman" w:cs="Times New Roman"/>
          <w:sz w:val="24"/>
          <w:szCs w:val="24"/>
          <w:lang w:val="es-GT"/>
        </w:rPr>
      </w:pPr>
      <w:r>
        <w:rPr>
          <w:rFonts w:ascii="Times New Roman" w:hAnsi="Times New Roman" w:cs="Times New Roman"/>
          <w:sz w:val="24"/>
          <w:szCs w:val="24"/>
          <w:lang w:val="es-GT"/>
        </w:rPr>
        <w:t>Demanda o consumo medio (DM): Como su nombre lo indica, expresa el promedio de consumo en cada uno de los productos bajo cierto lapso.</w:t>
      </w:r>
    </w:p>
    <w:p w14:paraId="28AD54FE" w14:textId="1F8700D7" w:rsidR="00C5019D" w:rsidRDefault="004D2085" w:rsidP="002E0203">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La fórmula para calcular el stock de seguridad (SS) de acuerdo con Montón (2017), es la siguiente:</w:t>
      </w:r>
    </w:p>
    <w:p w14:paraId="1C02DBC2" w14:textId="72286335" w:rsidR="00C5019D" w:rsidRDefault="004D2085" w:rsidP="00604A51">
      <w:pPr>
        <w:ind w:left="2690" w:firstLine="850"/>
        <w:jc w:val="center"/>
        <w:rPr>
          <w:rFonts w:ascii="Times New Roman" w:hAnsi="Times New Roman" w:cs="Times New Roman"/>
          <w:sz w:val="24"/>
          <w:szCs w:val="24"/>
        </w:rPr>
      </w:pPr>
      <w:r>
        <w:rPr>
          <w:noProof/>
          <w:lang w:val="es-GT" w:eastAsia="es-GT"/>
        </w:rPr>
        <w:lastRenderedPageBreak/>
        <w:drawing>
          <wp:inline distT="0" distB="0" distL="0" distR="0" wp14:anchorId="3DA8153F" wp14:editId="7443D8EA">
            <wp:extent cx="2390775" cy="1209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0775" cy="1209675"/>
                    </a:xfrm>
                    <a:prstGeom prst="rect">
                      <a:avLst/>
                    </a:prstGeom>
                  </pic:spPr>
                </pic:pic>
              </a:graphicData>
            </a:graphic>
          </wp:inline>
        </w:drawing>
      </w:r>
    </w:p>
    <w:p w14:paraId="1272D7D3" w14:textId="39051165" w:rsidR="004D2085" w:rsidRPr="00604A51" w:rsidRDefault="004D2085" w:rsidP="002E0203">
      <w:pPr>
        <w:ind w:left="2835" w:firstLine="850"/>
        <w:rPr>
          <w:rFonts w:ascii="Times New Roman" w:hAnsi="Times New Roman" w:cs="Times New Roman"/>
          <w:sz w:val="20"/>
          <w:szCs w:val="20"/>
        </w:rPr>
      </w:pPr>
      <w:commentRangeStart w:id="213"/>
      <w:r w:rsidRPr="00604A51">
        <w:rPr>
          <w:rFonts w:ascii="Times New Roman" w:hAnsi="Times New Roman" w:cs="Times New Roman"/>
          <w:sz w:val="20"/>
          <w:szCs w:val="20"/>
        </w:rPr>
        <w:t xml:space="preserve">Figura </w:t>
      </w:r>
      <w:proofErr w:type="spellStart"/>
      <w:r w:rsidRPr="00604A51">
        <w:rPr>
          <w:rFonts w:ascii="Times New Roman" w:hAnsi="Times New Roman" w:cs="Times New Roman"/>
          <w:sz w:val="20"/>
          <w:szCs w:val="20"/>
        </w:rPr>
        <w:t>xxx</w:t>
      </w:r>
      <w:proofErr w:type="spellEnd"/>
      <w:r w:rsidRPr="00604A51">
        <w:rPr>
          <w:rFonts w:ascii="Times New Roman" w:hAnsi="Times New Roman" w:cs="Times New Roman"/>
          <w:sz w:val="20"/>
          <w:szCs w:val="20"/>
        </w:rPr>
        <w:t>.</w:t>
      </w:r>
      <w:commentRangeEnd w:id="213"/>
      <w:r w:rsidR="00F93464">
        <w:rPr>
          <w:rStyle w:val="Refdecomentario"/>
        </w:rPr>
        <w:commentReference w:id="213"/>
      </w:r>
      <w:r w:rsidRPr="00604A51">
        <w:rPr>
          <w:rFonts w:ascii="Times New Roman" w:hAnsi="Times New Roman" w:cs="Times New Roman"/>
          <w:sz w:val="20"/>
          <w:szCs w:val="20"/>
        </w:rPr>
        <w:t xml:space="preserve"> </w:t>
      </w:r>
      <w:r w:rsidR="002E0203" w:rsidRPr="00604A51">
        <w:rPr>
          <w:rFonts w:ascii="Times New Roman" w:hAnsi="Times New Roman" w:cs="Times New Roman"/>
          <w:sz w:val="20"/>
          <w:szCs w:val="20"/>
          <w:lang w:val="es-GT"/>
        </w:rPr>
        <w:t>Fórmula</w:t>
      </w:r>
      <w:r w:rsidR="002E0203" w:rsidRPr="00604A51">
        <w:rPr>
          <w:rFonts w:ascii="Times New Roman" w:hAnsi="Times New Roman" w:cs="Times New Roman"/>
          <w:sz w:val="20"/>
          <w:szCs w:val="20"/>
        </w:rPr>
        <w:t xml:space="preserve"> para cálculo de stock de seguridad (SS)</w:t>
      </w:r>
      <w:r w:rsidR="00B71C16" w:rsidRPr="00604A51">
        <w:rPr>
          <w:rFonts w:ascii="Times New Roman" w:hAnsi="Times New Roman" w:cs="Times New Roman"/>
          <w:sz w:val="20"/>
          <w:szCs w:val="20"/>
        </w:rPr>
        <w:t>.</w:t>
      </w:r>
    </w:p>
    <w:p w14:paraId="13199F87" w14:textId="3252731E" w:rsidR="008B7211" w:rsidDel="00F93464" w:rsidRDefault="008B7211" w:rsidP="00920E50">
      <w:pPr>
        <w:ind w:left="851" w:firstLine="850"/>
        <w:rPr>
          <w:del w:id="214" w:author="RENOVATIO" w:date="2020-05-30T10:52:00Z"/>
          <w:rFonts w:ascii="Times New Roman" w:hAnsi="Times New Roman" w:cs="Times New Roman"/>
          <w:sz w:val="24"/>
          <w:szCs w:val="24"/>
          <w:lang w:val="es-GT"/>
        </w:rPr>
      </w:pPr>
    </w:p>
    <w:p w14:paraId="27ECA461" w14:textId="508E483D" w:rsidR="00604A51" w:rsidDel="00F93464" w:rsidRDefault="00604A51" w:rsidP="00920E50">
      <w:pPr>
        <w:ind w:left="851" w:firstLine="850"/>
        <w:rPr>
          <w:del w:id="215" w:author="RENOVATIO" w:date="2020-05-30T10:52:00Z"/>
          <w:rFonts w:ascii="Times New Roman" w:hAnsi="Times New Roman" w:cs="Times New Roman"/>
          <w:sz w:val="24"/>
          <w:szCs w:val="24"/>
          <w:lang w:val="es-GT"/>
        </w:rPr>
      </w:pPr>
    </w:p>
    <w:p w14:paraId="62FA97DA" w14:textId="641DF29A" w:rsidR="008B7211" w:rsidRDefault="00C13011" w:rsidP="00C13011">
      <w:pPr>
        <w:pStyle w:val="Ttulo4"/>
      </w:pPr>
      <w:bookmarkStart w:id="216" w:name="_Toc41638762"/>
      <w:r>
        <w:t>Stock máximo.</w:t>
      </w:r>
      <w:bookmarkEnd w:id="216"/>
    </w:p>
    <w:p w14:paraId="6BF0EF9C" w14:textId="70FF6C83" w:rsidR="00C13011" w:rsidRPr="00607980" w:rsidRDefault="000E24BA" w:rsidP="00607980">
      <w:pPr>
        <w:ind w:left="1418"/>
        <w:rPr>
          <w:rFonts w:ascii="Times New Roman" w:hAnsi="Times New Roman" w:cs="Times New Roman"/>
          <w:sz w:val="24"/>
          <w:szCs w:val="24"/>
          <w:lang w:val="es-GT"/>
        </w:rPr>
      </w:pPr>
      <w:r w:rsidRPr="00607980">
        <w:rPr>
          <w:rFonts w:ascii="Times New Roman" w:hAnsi="Times New Roman" w:cs="Times New Roman"/>
          <w:sz w:val="24"/>
          <w:szCs w:val="24"/>
          <w:lang w:val="es-GT"/>
        </w:rPr>
        <w:t>Se</w:t>
      </w:r>
      <w:r w:rsidR="00B156BD" w:rsidRPr="00607980">
        <w:rPr>
          <w:rFonts w:ascii="Times New Roman" w:hAnsi="Times New Roman" w:cs="Times New Roman"/>
          <w:sz w:val="24"/>
          <w:szCs w:val="24"/>
          <w:lang w:val="es-GT"/>
        </w:rPr>
        <w:t xml:space="preserve"> calcula con la siguiente fórmula, donde</w:t>
      </w:r>
      <w:r w:rsidRPr="00607980">
        <w:rPr>
          <w:rFonts w:ascii="Times New Roman" w:hAnsi="Times New Roman" w:cs="Times New Roman"/>
          <w:sz w:val="24"/>
          <w:szCs w:val="24"/>
          <w:lang w:val="es-GT"/>
        </w:rPr>
        <w:t xml:space="preserve"> se utilizarán las siguientes abreviaturas</w:t>
      </w:r>
      <w:r w:rsidR="0060798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203870109"/>
          <w:citation/>
        </w:sdtPr>
        <w:sdtContent>
          <w:r w:rsidR="00607980" w:rsidRPr="00607980">
            <w:rPr>
              <w:rFonts w:ascii="Times New Roman" w:hAnsi="Times New Roman" w:cs="Times New Roman"/>
              <w:sz w:val="24"/>
              <w:szCs w:val="24"/>
              <w:lang w:val="es-GT"/>
            </w:rPr>
            <w:fldChar w:fldCharType="begin"/>
          </w:r>
          <w:r w:rsidR="00607980" w:rsidRPr="00607980">
            <w:rPr>
              <w:rFonts w:ascii="Times New Roman" w:hAnsi="Times New Roman" w:cs="Times New Roman"/>
              <w:sz w:val="24"/>
              <w:szCs w:val="24"/>
              <w:lang w:val="es-GT"/>
            </w:rPr>
            <w:instrText xml:space="preserve"> CITATION Lóp19 \l 4106 </w:instrText>
          </w:r>
          <w:r w:rsidR="00607980" w:rsidRPr="0060798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(López, 2019)</w:t>
          </w:r>
          <w:r w:rsidR="00607980" w:rsidRPr="00607980">
            <w:rPr>
              <w:rFonts w:ascii="Times New Roman" w:hAnsi="Times New Roman" w:cs="Times New Roman"/>
              <w:sz w:val="24"/>
              <w:szCs w:val="24"/>
              <w:lang w:val="es-GT"/>
            </w:rPr>
            <w:fldChar w:fldCharType="end"/>
          </w:r>
        </w:sdtContent>
      </w:sdt>
      <w:r w:rsidR="00B156BD" w:rsidRPr="00607980">
        <w:rPr>
          <w:rFonts w:ascii="Times New Roman" w:hAnsi="Times New Roman" w:cs="Times New Roman"/>
          <w:sz w:val="24"/>
          <w:szCs w:val="24"/>
          <w:lang w:val="es-GT"/>
        </w:rPr>
        <w:t>:</w:t>
      </w:r>
    </w:p>
    <w:p w14:paraId="58ECFFA9" w14:textId="7C33B259" w:rsidR="00B156BD" w:rsidRPr="00607980" w:rsidRDefault="00B156BD" w:rsidP="00607980">
      <w:pPr>
        <w:pStyle w:val="Prrafodelista"/>
        <w:numPr>
          <w:ilvl w:val="0"/>
          <w:numId w:val="48"/>
        </w:numPr>
        <w:ind w:left="3119" w:hanging="851"/>
        <w:rPr>
          <w:rFonts w:ascii="Times New Roman" w:hAnsi="Times New Roman" w:cs="Times New Roman"/>
          <w:sz w:val="24"/>
          <w:szCs w:val="24"/>
          <w:lang w:val="es-GT"/>
        </w:rPr>
      </w:pPr>
      <w:proofErr w:type="spellStart"/>
      <w:r w:rsidRPr="00607980">
        <w:rPr>
          <w:rFonts w:ascii="Times New Roman" w:hAnsi="Times New Roman" w:cs="Times New Roman"/>
          <w:sz w:val="24"/>
          <w:szCs w:val="24"/>
          <w:lang w:val="es-GT"/>
        </w:rPr>
        <w:t>Emx</w:t>
      </w:r>
      <w:proofErr w:type="spellEnd"/>
      <w:r w:rsidRPr="00607980">
        <w:rPr>
          <w:rFonts w:ascii="Times New Roman" w:hAnsi="Times New Roman" w:cs="Times New Roman"/>
          <w:sz w:val="24"/>
          <w:szCs w:val="24"/>
          <w:lang w:val="es-GT"/>
        </w:rPr>
        <w:t xml:space="preserve">: </w:t>
      </w:r>
      <w:r w:rsidR="000E24BA" w:rsidRPr="00607980">
        <w:rPr>
          <w:rFonts w:ascii="Times New Roman" w:hAnsi="Times New Roman" w:cs="Times New Roman"/>
          <w:sz w:val="24"/>
          <w:szCs w:val="24"/>
          <w:lang w:val="es-GT"/>
        </w:rPr>
        <w:t>E</w:t>
      </w:r>
      <w:r w:rsidRPr="00607980">
        <w:rPr>
          <w:rFonts w:ascii="Times New Roman" w:hAnsi="Times New Roman" w:cs="Times New Roman"/>
          <w:sz w:val="24"/>
          <w:szCs w:val="24"/>
          <w:lang w:val="es-GT"/>
        </w:rPr>
        <w:t>xistencia máxima de un producto en el inventario.</w:t>
      </w:r>
    </w:p>
    <w:p w14:paraId="4E9B2901" w14:textId="0E27C0F6" w:rsidR="000E24BA" w:rsidRPr="00607980" w:rsidRDefault="000E24BA" w:rsidP="00607980">
      <w:pPr>
        <w:pStyle w:val="Prrafodelista"/>
        <w:numPr>
          <w:ilvl w:val="0"/>
          <w:numId w:val="48"/>
        </w:numPr>
        <w:ind w:left="3119" w:hanging="851"/>
        <w:rPr>
          <w:rFonts w:ascii="Times New Roman" w:hAnsi="Times New Roman" w:cs="Times New Roman"/>
          <w:sz w:val="24"/>
          <w:szCs w:val="24"/>
          <w:lang w:val="es-GT"/>
        </w:rPr>
      </w:pPr>
      <w:proofErr w:type="spellStart"/>
      <w:r w:rsidRPr="00607980">
        <w:rPr>
          <w:rFonts w:ascii="Times New Roman" w:hAnsi="Times New Roman" w:cs="Times New Roman"/>
          <w:sz w:val="24"/>
          <w:szCs w:val="24"/>
          <w:lang w:val="es-GT"/>
        </w:rPr>
        <w:t>Cmx</w:t>
      </w:r>
      <w:proofErr w:type="spellEnd"/>
      <w:r w:rsidRPr="00607980">
        <w:rPr>
          <w:rFonts w:ascii="Times New Roman" w:hAnsi="Times New Roman" w:cs="Times New Roman"/>
          <w:sz w:val="24"/>
          <w:szCs w:val="24"/>
          <w:lang w:val="es-GT"/>
        </w:rPr>
        <w:t>: Consumo máximo diario del artículo.</w:t>
      </w:r>
    </w:p>
    <w:p w14:paraId="262253D8" w14:textId="4EEAC380" w:rsidR="000E24BA" w:rsidRPr="00607980" w:rsidRDefault="000E24BA" w:rsidP="00607980">
      <w:pPr>
        <w:pStyle w:val="Prrafodelista"/>
        <w:numPr>
          <w:ilvl w:val="0"/>
          <w:numId w:val="48"/>
        </w:numPr>
        <w:ind w:left="3119" w:hanging="851"/>
        <w:rPr>
          <w:rFonts w:ascii="Times New Roman" w:hAnsi="Times New Roman" w:cs="Times New Roman"/>
          <w:sz w:val="24"/>
          <w:szCs w:val="24"/>
          <w:lang w:val="es-GT"/>
        </w:rPr>
      </w:pPr>
      <w:proofErr w:type="spellStart"/>
      <w:r w:rsidRPr="00607980">
        <w:rPr>
          <w:rFonts w:ascii="Times New Roman" w:hAnsi="Times New Roman" w:cs="Times New Roman"/>
          <w:sz w:val="24"/>
          <w:szCs w:val="24"/>
          <w:lang w:val="es-GT"/>
        </w:rPr>
        <w:t>Tr</w:t>
      </w:r>
      <w:proofErr w:type="spellEnd"/>
      <w:r w:rsidRPr="00607980">
        <w:rPr>
          <w:rFonts w:ascii="Times New Roman" w:hAnsi="Times New Roman" w:cs="Times New Roman"/>
          <w:sz w:val="24"/>
          <w:szCs w:val="24"/>
          <w:lang w:val="es-GT"/>
        </w:rPr>
        <w:t>: Tiempo para que la existencia en el stock de la mercancía se reabastezca; se expresa en días.</w:t>
      </w:r>
    </w:p>
    <w:p w14:paraId="624BD03D" w14:textId="4220B082" w:rsidR="00B156BD" w:rsidRPr="00607980" w:rsidRDefault="00B156BD" w:rsidP="00607980">
      <w:pPr>
        <w:ind w:left="1418"/>
        <w:jc w:val="center"/>
        <w:rPr>
          <w:rFonts w:ascii="Times New Roman" w:hAnsi="Times New Roman" w:cs="Times New Roman"/>
          <w:sz w:val="24"/>
          <w:szCs w:val="24"/>
          <w:lang w:val="es-GT"/>
        </w:rPr>
      </w:pPr>
      <w:r w:rsidRPr="00607980">
        <w:rPr>
          <w:rFonts w:ascii="Times New Roman" w:hAnsi="Times New Roman" w:cs="Times New Roman"/>
          <w:noProof/>
          <w:sz w:val="24"/>
          <w:szCs w:val="24"/>
          <w:lang w:val="es-GT" w:eastAsia="es-GT"/>
        </w:rPr>
        <w:drawing>
          <wp:inline distT="0" distB="0" distL="0" distR="0" wp14:anchorId="4CC30102" wp14:editId="700A81B1">
            <wp:extent cx="1866900" cy="590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6900" cy="590550"/>
                    </a:xfrm>
                    <a:prstGeom prst="rect">
                      <a:avLst/>
                    </a:prstGeom>
                  </pic:spPr>
                </pic:pic>
              </a:graphicData>
            </a:graphic>
          </wp:inline>
        </w:drawing>
      </w:r>
    </w:p>
    <w:p w14:paraId="1DA24A2B" w14:textId="17E34F26" w:rsidR="008B7211" w:rsidRPr="00CE105B" w:rsidRDefault="00B156BD" w:rsidP="00607980">
      <w:pPr>
        <w:ind w:left="1418"/>
        <w:jc w:val="center"/>
        <w:rPr>
          <w:rFonts w:ascii="Times New Roman" w:hAnsi="Times New Roman" w:cs="Times New Roman"/>
          <w:sz w:val="20"/>
          <w:szCs w:val="20"/>
          <w:lang w:val="es-GT"/>
        </w:rPr>
      </w:pPr>
      <w:r w:rsidRPr="00CE105B">
        <w:rPr>
          <w:rFonts w:ascii="Times New Roman" w:hAnsi="Times New Roman" w:cs="Times New Roman"/>
          <w:sz w:val="20"/>
          <w:szCs w:val="20"/>
          <w:lang w:val="es-GT"/>
        </w:rPr>
        <w:t xml:space="preserve">Figura </w:t>
      </w:r>
      <w:commentRangeStart w:id="217"/>
      <w:r w:rsidRPr="00CE105B">
        <w:rPr>
          <w:rFonts w:ascii="Times New Roman" w:hAnsi="Times New Roman" w:cs="Times New Roman"/>
          <w:sz w:val="20"/>
          <w:szCs w:val="20"/>
          <w:lang w:val="es-GT"/>
        </w:rPr>
        <w:t>XXX</w:t>
      </w:r>
      <w:commentRangeEnd w:id="217"/>
      <w:r w:rsidR="00F93464">
        <w:rPr>
          <w:rStyle w:val="Refdecomentario"/>
        </w:rPr>
        <w:commentReference w:id="217"/>
      </w:r>
      <w:r w:rsidRPr="00CE105B">
        <w:rPr>
          <w:rFonts w:ascii="Times New Roman" w:hAnsi="Times New Roman" w:cs="Times New Roman"/>
          <w:sz w:val="20"/>
          <w:szCs w:val="20"/>
          <w:lang w:val="es-GT"/>
        </w:rPr>
        <w:t>. Fórmula para el cálculo de stock.</w:t>
      </w:r>
    </w:p>
    <w:p w14:paraId="622FB1B3" w14:textId="0C878112" w:rsidR="00607980" w:rsidRPr="00521023" w:rsidRDefault="005B2C6F" w:rsidP="00521023">
      <w:pPr>
        <w:ind w:left="851"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Esta </w:t>
      </w:r>
      <w:r w:rsidR="002E0203">
        <w:rPr>
          <w:rFonts w:ascii="Times New Roman" w:hAnsi="Times New Roman" w:cs="Times New Roman"/>
          <w:sz w:val="24"/>
          <w:szCs w:val="24"/>
          <w:lang w:val="es-GT"/>
        </w:rPr>
        <w:t>metodología</w:t>
      </w:r>
      <w:r>
        <w:rPr>
          <w:rFonts w:ascii="Times New Roman" w:hAnsi="Times New Roman" w:cs="Times New Roman"/>
          <w:sz w:val="24"/>
          <w:szCs w:val="24"/>
          <w:lang w:val="es-GT"/>
        </w:rPr>
        <w:t xml:space="preserve"> sustenta su funcionamiento en garantizar una </w:t>
      </w:r>
      <w:r w:rsidR="00DC28A6">
        <w:rPr>
          <w:rFonts w:ascii="Times New Roman" w:hAnsi="Times New Roman" w:cs="Times New Roman"/>
          <w:sz w:val="24"/>
          <w:szCs w:val="24"/>
          <w:lang w:val="es-GT"/>
        </w:rPr>
        <w:t>cantidad de bienes</w:t>
      </w:r>
      <w:r>
        <w:rPr>
          <w:rFonts w:ascii="Times New Roman" w:hAnsi="Times New Roman" w:cs="Times New Roman"/>
          <w:sz w:val="24"/>
          <w:szCs w:val="24"/>
          <w:lang w:val="es-GT"/>
        </w:rPr>
        <w:t xml:space="preserve"> por encima de la media de consumo </w:t>
      </w:r>
      <w:r w:rsidR="00C349FE">
        <w:rPr>
          <w:rFonts w:ascii="Times New Roman" w:hAnsi="Times New Roman" w:cs="Times New Roman"/>
          <w:sz w:val="24"/>
          <w:szCs w:val="24"/>
          <w:lang w:val="es-GT"/>
        </w:rPr>
        <w:t>en cada producto a la que denomina stock de seguridad</w:t>
      </w:r>
      <w:r w:rsidR="00C5019D">
        <w:rPr>
          <w:rFonts w:ascii="Times New Roman" w:hAnsi="Times New Roman" w:cs="Times New Roman"/>
          <w:sz w:val="24"/>
          <w:szCs w:val="24"/>
          <w:lang w:val="es-GT"/>
        </w:rPr>
        <w:t xml:space="preserve">, y de llegar a ese punto se realizará la orden de compra para evitar la </w:t>
      </w:r>
      <w:r w:rsidR="000E24BA">
        <w:rPr>
          <w:rFonts w:ascii="Times New Roman" w:hAnsi="Times New Roman" w:cs="Times New Roman"/>
          <w:sz w:val="24"/>
          <w:szCs w:val="24"/>
          <w:lang w:val="es-GT"/>
        </w:rPr>
        <w:t>escasez</w:t>
      </w:r>
      <w:r w:rsidR="00C5019D">
        <w:rPr>
          <w:rFonts w:ascii="Times New Roman" w:hAnsi="Times New Roman" w:cs="Times New Roman"/>
          <w:sz w:val="24"/>
          <w:szCs w:val="24"/>
          <w:lang w:val="es-GT"/>
        </w:rPr>
        <w:t xml:space="preserve"> en la existencia</w:t>
      </w:r>
      <w:sdt>
        <w:sdtPr>
          <w:rPr>
            <w:rFonts w:ascii="Times New Roman" w:hAnsi="Times New Roman" w:cs="Times New Roman"/>
            <w:sz w:val="24"/>
            <w:szCs w:val="24"/>
            <w:lang w:val="es-GT"/>
          </w:rPr>
          <w:id w:val="1687174227"/>
          <w:citation/>
        </w:sdtPr>
        <w:sdtContent>
          <w:r w:rsidR="008F7FE8">
            <w:rPr>
              <w:rFonts w:ascii="Times New Roman" w:hAnsi="Times New Roman" w:cs="Times New Roman"/>
              <w:sz w:val="24"/>
              <w:szCs w:val="24"/>
              <w:lang w:val="es-GT"/>
            </w:rPr>
            <w:fldChar w:fldCharType="begin"/>
          </w:r>
          <w:r w:rsidR="008F7FE8">
            <w:rPr>
              <w:rFonts w:ascii="Times New Roman" w:hAnsi="Times New Roman" w:cs="Times New Roman"/>
              <w:sz w:val="24"/>
              <w:szCs w:val="24"/>
              <w:lang w:val="es-GT"/>
            </w:rPr>
            <w:instrText xml:space="preserve"> CITATION Bet17 \l 4106 </w:instrText>
          </w:r>
          <w:r w:rsidR="008F7FE8">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(Betancourt, 2017)</w:t>
          </w:r>
          <w:r w:rsidR="008F7FE8">
            <w:rPr>
              <w:rFonts w:ascii="Times New Roman" w:hAnsi="Times New Roman" w:cs="Times New Roman"/>
              <w:sz w:val="24"/>
              <w:szCs w:val="24"/>
              <w:lang w:val="es-GT"/>
            </w:rPr>
            <w:fldChar w:fldCharType="end"/>
          </w:r>
        </w:sdtContent>
      </w:sdt>
      <w:r w:rsidR="008F7FE8">
        <w:rPr>
          <w:rFonts w:ascii="Times New Roman" w:hAnsi="Times New Roman" w:cs="Times New Roman"/>
          <w:sz w:val="24"/>
          <w:szCs w:val="24"/>
          <w:lang w:val="es-GT"/>
        </w:rPr>
        <w:t>.</w:t>
      </w:r>
    </w:p>
    <w:p w14:paraId="2A1A966E" w14:textId="161C4A47" w:rsidR="00F232D6" w:rsidRPr="00A97F29" w:rsidRDefault="002E0203" w:rsidP="002E0203">
      <w:pPr>
        <w:pStyle w:val="Ttulo3"/>
      </w:pPr>
      <w:bookmarkStart w:id="218" w:name="_Toc41638763"/>
      <w:r>
        <w:t>Método de aprovisionamiento periódico o de revisión periódica.</w:t>
      </w:r>
      <w:bookmarkEnd w:id="218"/>
    </w:p>
    <w:p w14:paraId="61F2B71E" w14:textId="346F13A0" w:rsidR="00F232D6" w:rsidRDefault="00607980" w:rsidP="00B5531D">
      <w:pPr>
        <w:ind w:left="851" w:firstLine="850"/>
        <w:rPr>
          <w:rFonts w:ascii="Times New Roman" w:hAnsi="Times New Roman" w:cs="Times New Roman"/>
          <w:sz w:val="24"/>
          <w:szCs w:val="24"/>
        </w:rPr>
      </w:pPr>
      <w:r>
        <w:rPr>
          <w:rFonts w:ascii="Times New Roman" w:hAnsi="Times New Roman" w:cs="Times New Roman"/>
          <w:sz w:val="24"/>
          <w:szCs w:val="24"/>
        </w:rPr>
        <w:lastRenderedPageBreak/>
        <w:t>Contrario a</w:t>
      </w:r>
      <w:r w:rsidR="00B5531D">
        <w:rPr>
          <w:rFonts w:ascii="Times New Roman" w:hAnsi="Times New Roman" w:cs="Times New Roman"/>
          <w:sz w:val="24"/>
          <w:szCs w:val="24"/>
        </w:rPr>
        <w:t>l método</w:t>
      </w:r>
      <w:r>
        <w:rPr>
          <w:rFonts w:ascii="Times New Roman" w:hAnsi="Times New Roman" w:cs="Times New Roman"/>
          <w:sz w:val="24"/>
          <w:szCs w:val="24"/>
        </w:rPr>
        <w:t xml:space="preserve"> </w:t>
      </w:r>
      <w:r w:rsidRPr="00607980">
        <w:rPr>
          <w:rFonts w:ascii="Times New Roman" w:hAnsi="Times New Roman" w:cs="Times New Roman"/>
          <w:sz w:val="24"/>
          <w:szCs w:val="24"/>
          <w:lang w:val="es-GT"/>
        </w:rPr>
        <w:t>anterior</w:t>
      </w:r>
      <w:r>
        <w:rPr>
          <w:rFonts w:ascii="Times New Roman" w:hAnsi="Times New Roman" w:cs="Times New Roman"/>
          <w:sz w:val="24"/>
          <w:szCs w:val="24"/>
        </w:rPr>
        <w:t xml:space="preserve">, </w:t>
      </w:r>
      <w:r w:rsidR="0035024E">
        <w:rPr>
          <w:rFonts w:ascii="Times New Roman" w:hAnsi="Times New Roman" w:cs="Times New Roman"/>
          <w:sz w:val="24"/>
          <w:szCs w:val="24"/>
        </w:rPr>
        <w:t xml:space="preserve">en este plan </w:t>
      </w:r>
      <w:r w:rsidR="00B5531D">
        <w:rPr>
          <w:rFonts w:ascii="Times New Roman" w:hAnsi="Times New Roman" w:cs="Times New Roman"/>
          <w:sz w:val="24"/>
          <w:szCs w:val="24"/>
        </w:rPr>
        <w:t xml:space="preserve">la revisión de existencias y emisión de órdenes de compra de los productos se realiza en un período preciso </w:t>
      </w:r>
      <w:sdt>
        <w:sdtPr>
          <w:rPr>
            <w:rFonts w:ascii="Times New Roman" w:hAnsi="Times New Roman" w:cs="Times New Roman"/>
            <w:sz w:val="24"/>
            <w:szCs w:val="24"/>
          </w:rPr>
          <w:id w:val="426393220"/>
          <w:citation/>
        </w:sdtPr>
        <w:sdtContent>
          <w:r w:rsidR="0035024E">
            <w:rPr>
              <w:rFonts w:ascii="Times New Roman" w:hAnsi="Times New Roman" w:cs="Times New Roman"/>
              <w:sz w:val="24"/>
              <w:szCs w:val="24"/>
            </w:rPr>
            <w:fldChar w:fldCharType="begin"/>
          </w:r>
          <w:r w:rsidR="0035024E">
            <w:rPr>
              <w:rFonts w:ascii="Times New Roman" w:hAnsi="Times New Roman" w:cs="Times New Roman"/>
              <w:sz w:val="24"/>
              <w:szCs w:val="24"/>
              <w:lang w:val="es-GT"/>
            </w:rPr>
            <w:instrText xml:space="preserve"> CITATION Pas99 \l 4106 </w:instrText>
          </w:r>
          <w:r w:rsidR="0035024E">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(Pascual, 1999)</w:t>
          </w:r>
          <w:r w:rsidR="0035024E">
            <w:rPr>
              <w:rFonts w:ascii="Times New Roman" w:hAnsi="Times New Roman" w:cs="Times New Roman"/>
              <w:sz w:val="24"/>
              <w:szCs w:val="24"/>
            </w:rPr>
            <w:fldChar w:fldCharType="end"/>
          </w:r>
        </w:sdtContent>
      </w:sdt>
      <w:r w:rsidR="0035024E">
        <w:rPr>
          <w:rFonts w:ascii="Times New Roman" w:hAnsi="Times New Roman" w:cs="Times New Roman"/>
          <w:sz w:val="24"/>
          <w:szCs w:val="24"/>
        </w:rPr>
        <w:t>.</w:t>
      </w:r>
    </w:p>
    <w:p w14:paraId="087EB09B" w14:textId="13AF3B6D" w:rsidR="0035024E" w:rsidRDefault="0035024E" w:rsidP="00B5531D">
      <w:pPr>
        <w:ind w:left="851" w:firstLine="850"/>
        <w:rPr>
          <w:rFonts w:ascii="Times New Roman" w:hAnsi="Times New Roman" w:cs="Times New Roman"/>
          <w:sz w:val="24"/>
          <w:szCs w:val="24"/>
        </w:rPr>
      </w:pPr>
      <w:r>
        <w:rPr>
          <w:rFonts w:ascii="Times New Roman" w:hAnsi="Times New Roman" w:cs="Times New Roman"/>
          <w:sz w:val="24"/>
          <w:szCs w:val="24"/>
        </w:rPr>
        <w:t xml:space="preserve">Su particularidad, consiste en que el stock de seguridad es mayor en comparación con el método de aprovisionamiento continuo </w:t>
      </w:r>
      <w:sdt>
        <w:sdtPr>
          <w:rPr>
            <w:rFonts w:ascii="Times New Roman" w:hAnsi="Times New Roman" w:cs="Times New Roman"/>
            <w:sz w:val="24"/>
            <w:szCs w:val="24"/>
          </w:rPr>
          <w:id w:val="-149549066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GT"/>
            </w:rPr>
            <w:instrText xml:space="preserve"> CITATION Pas99 \l 4106 </w:instrText>
          </w:r>
          <w:r>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(Pascual, 1999)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A5EC503" w14:textId="77777777" w:rsidR="00E94FD3" w:rsidRDefault="00E94FD3" w:rsidP="00B5531D">
      <w:pPr>
        <w:ind w:left="851" w:firstLine="850"/>
        <w:rPr>
          <w:rFonts w:ascii="Times New Roman" w:hAnsi="Times New Roman" w:cs="Times New Roman"/>
          <w:sz w:val="24"/>
          <w:szCs w:val="24"/>
        </w:rPr>
      </w:pPr>
    </w:p>
    <w:p w14:paraId="28AA6167" w14:textId="37935D69" w:rsidR="00B12DE9" w:rsidRPr="00A97F29" w:rsidRDefault="00B12DE9" w:rsidP="00B55293">
      <w:pPr>
        <w:pStyle w:val="Ttulo2"/>
      </w:pPr>
      <w:bookmarkStart w:id="219" w:name="_Toc41638764"/>
      <w:r>
        <w:t xml:space="preserve">MRP </w:t>
      </w:r>
      <w:r w:rsidR="003E6DA7">
        <w:t>I</w:t>
      </w:r>
      <w:bookmarkEnd w:id="219"/>
    </w:p>
    <w:p w14:paraId="1318DC76" w14:textId="4B646CBD" w:rsidR="00974509" w:rsidRDefault="003E6DA7" w:rsidP="00B55293">
      <w:pPr>
        <w:autoSpaceDE w:val="0"/>
        <w:autoSpaceDN w:val="0"/>
        <w:adjustRightInd w:val="0"/>
        <w:spacing w:after="0"/>
        <w:ind w:left="426"/>
        <w:rPr>
          <w:rFonts w:ascii="Times New Roman" w:hAnsi="Times New Roman" w:cs="Times New Roman"/>
          <w:sz w:val="24"/>
          <w:szCs w:val="24"/>
        </w:rPr>
      </w:pPr>
      <w:r w:rsidRPr="003E6DA7">
        <w:rPr>
          <w:rFonts w:ascii="Times New Roman" w:hAnsi="Times New Roman" w:cs="Times New Roman"/>
          <w:sz w:val="24"/>
          <w:szCs w:val="24"/>
        </w:rPr>
        <w:t xml:space="preserve">Siglas que derivan </w:t>
      </w:r>
      <w:r>
        <w:rPr>
          <w:rFonts w:ascii="Times New Roman" w:hAnsi="Times New Roman" w:cs="Times New Roman"/>
          <w:sz w:val="24"/>
          <w:szCs w:val="24"/>
        </w:rPr>
        <w:t xml:space="preserve">de las palabras inglesas </w:t>
      </w:r>
      <w:r w:rsidRPr="003E6DA7">
        <w:rPr>
          <w:rFonts w:ascii="Times New Roman" w:hAnsi="Times New Roman" w:cs="Times New Roman"/>
          <w:sz w:val="24"/>
          <w:szCs w:val="24"/>
        </w:rPr>
        <w:t xml:space="preserve">Material </w:t>
      </w:r>
      <w:proofErr w:type="spellStart"/>
      <w:r w:rsidRPr="003E6DA7">
        <w:rPr>
          <w:rFonts w:ascii="Times New Roman" w:hAnsi="Times New Roman" w:cs="Times New Roman"/>
          <w:sz w:val="24"/>
          <w:szCs w:val="24"/>
        </w:rPr>
        <w:t>Requirements</w:t>
      </w:r>
      <w:proofErr w:type="spellEnd"/>
      <w:r w:rsidRPr="003E6DA7">
        <w:rPr>
          <w:rFonts w:ascii="Times New Roman" w:hAnsi="Times New Roman" w:cs="Times New Roman"/>
          <w:sz w:val="24"/>
          <w:szCs w:val="24"/>
        </w:rPr>
        <w:t xml:space="preserve"> </w:t>
      </w:r>
      <w:proofErr w:type="spellStart"/>
      <w:r w:rsidRPr="003E6DA7">
        <w:rPr>
          <w:rFonts w:ascii="Times New Roman" w:hAnsi="Times New Roman" w:cs="Times New Roman"/>
          <w:sz w:val="24"/>
          <w:szCs w:val="24"/>
        </w:rPr>
        <w:t>planning</w:t>
      </w:r>
      <w:proofErr w:type="spellEnd"/>
      <w:r w:rsidRPr="003E6DA7">
        <w:rPr>
          <w:rFonts w:ascii="Times New Roman" w:hAnsi="Times New Roman" w:cs="Times New Roman"/>
          <w:sz w:val="24"/>
          <w:szCs w:val="24"/>
        </w:rPr>
        <w:t xml:space="preserve"> </w:t>
      </w:r>
      <w:r>
        <w:rPr>
          <w:rFonts w:ascii="Times New Roman" w:hAnsi="Times New Roman" w:cs="Times New Roman"/>
          <w:sz w:val="24"/>
          <w:szCs w:val="24"/>
        </w:rPr>
        <w:t xml:space="preserve">cuya traducción al </w:t>
      </w:r>
      <w:r w:rsidR="00974509">
        <w:rPr>
          <w:rFonts w:ascii="Times New Roman" w:hAnsi="Times New Roman" w:cs="Times New Roman"/>
          <w:sz w:val="24"/>
          <w:szCs w:val="24"/>
        </w:rPr>
        <w:t>español es</w:t>
      </w:r>
      <w:r>
        <w:rPr>
          <w:rFonts w:ascii="Times New Roman" w:hAnsi="Times New Roman" w:cs="Times New Roman"/>
          <w:sz w:val="24"/>
          <w:szCs w:val="24"/>
        </w:rPr>
        <w:t xml:space="preserve"> Planificación de necesidades de materiales,</w:t>
      </w:r>
      <w:r w:rsidR="00974509">
        <w:rPr>
          <w:rFonts w:ascii="Times New Roman" w:hAnsi="Times New Roman" w:cs="Times New Roman"/>
          <w:sz w:val="24"/>
          <w:szCs w:val="24"/>
        </w:rPr>
        <w:t xml:space="preserve"> se acostumbra el diferenciarle al agregarle una nomenclatura particular (I) posteriormente del acrónimo en mención.</w:t>
      </w:r>
      <w:sdt>
        <w:sdtPr>
          <w:rPr>
            <w:rFonts w:ascii="Times New Roman" w:hAnsi="Times New Roman" w:cs="Times New Roman"/>
            <w:sz w:val="24"/>
            <w:szCs w:val="24"/>
          </w:rPr>
          <w:id w:val="-1736316709"/>
          <w:citation/>
        </w:sdtPr>
        <w:sdtContent>
          <w:r w:rsidR="00974509">
            <w:rPr>
              <w:rFonts w:ascii="Times New Roman" w:hAnsi="Times New Roman" w:cs="Times New Roman"/>
              <w:sz w:val="24"/>
              <w:szCs w:val="24"/>
            </w:rPr>
            <w:fldChar w:fldCharType="begin"/>
          </w:r>
          <w:r w:rsidR="00974509">
            <w:rPr>
              <w:rFonts w:ascii="Times New Roman" w:hAnsi="Times New Roman" w:cs="Times New Roman"/>
              <w:sz w:val="24"/>
              <w:szCs w:val="24"/>
              <w:lang w:val="es-GT"/>
            </w:rPr>
            <w:instrText xml:space="preserve"> CITATION Pas99 \l 4106 </w:instrText>
          </w:r>
          <w:r w:rsidR="00974509">
            <w:rPr>
              <w:rFonts w:ascii="Times New Roman" w:hAnsi="Times New Roman" w:cs="Times New Roman"/>
              <w:sz w:val="24"/>
              <w:szCs w:val="24"/>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(Pascual, 1999)</w:t>
          </w:r>
          <w:r w:rsidR="00974509">
            <w:rPr>
              <w:rFonts w:ascii="Times New Roman" w:hAnsi="Times New Roman" w:cs="Times New Roman"/>
              <w:sz w:val="24"/>
              <w:szCs w:val="24"/>
            </w:rPr>
            <w:fldChar w:fldCharType="end"/>
          </w:r>
        </w:sdtContent>
      </w:sdt>
      <w:r w:rsidR="00974509">
        <w:rPr>
          <w:rFonts w:ascii="Times New Roman" w:hAnsi="Times New Roman" w:cs="Times New Roman"/>
          <w:sz w:val="24"/>
          <w:szCs w:val="24"/>
        </w:rPr>
        <w:t>.</w:t>
      </w:r>
    </w:p>
    <w:p w14:paraId="07074EFB" w14:textId="518392BA" w:rsidR="000F7836" w:rsidDel="00F93464" w:rsidRDefault="000F7836" w:rsidP="00C370F8">
      <w:pPr>
        <w:autoSpaceDE w:val="0"/>
        <w:autoSpaceDN w:val="0"/>
        <w:adjustRightInd w:val="0"/>
        <w:spacing w:after="0"/>
        <w:ind w:left="851" w:firstLine="709"/>
        <w:rPr>
          <w:del w:id="220" w:author="RENOVATIO" w:date="2020-05-30T10:53:00Z"/>
          <w:rFonts w:ascii="Times New Roman" w:hAnsi="Times New Roman" w:cs="Times New Roman"/>
          <w:sz w:val="24"/>
          <w:szCs w:val="24"/>
        </w:rPr>
      </w:pPr>
    </w:p>
    <w:p w14:paraId="4566DBD5" w14:textId="0A3F0EA4" w:rsidR="000F7836" w:rsidRDefault="000F7836" w:rsidP="00B55293">
      <w:pPr>
        <w:autoSpaceDE w:val="0"/>
        <w:autoSpaceDN w:val="0"/>
        <w:adjustRightInd w:val="0"/>
        <w:spacing w:after="0"/>
        <w:ind w:left="426"/>
        <w:rPr>
          <w:rFonts w:ascii="Times New Roman" w:hAnsi="Times New Roman" w:cs="Times New Roman"/>
          <w:sz w:val="24"/>
          <w:szCs w:val="24"/>
        </w:rPr>
      </w:pPr>
      <w:r>
        <w:rPr>
          <w:rFonts w:ascii="Times New Roman" w:hAnsi="Times New Roman" w:cs="Times New Roman"/>
          <w:sz w:val="24"/>
          <w:szCs w:val="24"/>
        </w:rPr>
        <w:t xml:space="preserve">MRP I Administra el sistema de Inventario a fin de conocer que debe aprovisionar, en que cantidad y tiempo ideal para cumplir con la demanda del cliente </w:t>
      </w:r>
      <w:r w:rsidR="00501800">
        <w:rPr>
          <w:rFonts w:ascii="Times New Roman" w:hAnsi="Times New Roman" w:cs="Times New Roman"/>
          <w:sz w:val="24"/>
          <w:szCs w:val="24"/>
        </w:rPr>
        <w:t>para</w:t>
      </w:r>
      <w:r>
        <w:rPr>
          <w:rFonts w:ascii="Times New Roman" w:hAnsi="Times New Roman" w:cs="Times New Roman"/>
          <w:sz w:val="24"/>
          <w:szCs w:val="24"/>
        </w:rPr>
        <w:t xml:space="preserve"> evitar roturas de stock</w:t>
      </w:r>
      <w:r w:rsidR="00501800">
        <w:rPr>
          <w:rFonts w:ascii="Times New Roman" w:hAnsi="Times New Roman" w:cs="Times New Roman"/>
          <w:sz w:val="24"/>
          <w:szCs w:val="24"/>
        </w:rPr>
        <w:t xml:space="preserve"> y sobreabastecimiento</w:t>
      </w:r>
      <w:r>
        <w:rPr>
          <w:rFonts w:ascii="Times New Roman" w:hAnsi="Times New Roman" w:cs="Times New Roman"/>
          <w:sz w:val="24"/>
          <w:szCs w:val="24"/>
        </w:rPr>
        <w:t>.</w:t>
      </w:r>
    </w:p>
    <w:p w14:paraId="77EB944A" w14:textId="56CE1DF8" w:rsidR="000F7836" w:rsidDel="00F93464" w:rsidRDefault="000F7836" w:rsidP="00C370F8">
      <w:pPr>
        <w:autoSpaceDE w:val="0"/>
        <w:autoSpaceDN w:val="0"/>
        <w:adjustRightInd w:val="0"/>
        <w:spacing w:after="0"/>
        <w:ind w:left="851" w:firstLine="709"/>
        <w:rPr>
          <w:del w:id="221" w:author="RENOVATIO" w:date="2020-05-30T10:53:00Z"/>
          <w:rFonts w:ascii="Times New Roman" w:hAnsi="Times New Roman" w:cs="Times New Roman"/>
          <w:sz w:val="24"/>
          <w:szCs w:val="24"/>
        </w:rPr>
      </w:pPr>
    </w:p>
    <w:p w14:paraId="32B86DF5" w14:textId="1CAB35DC" w:rsidR="000F7836" w:rsidRDefault="00C370F8" w:rsidP="00B55293">
      <w:pPr>
        <w:autoSpaceDE w:val="0"/>
        <w:autoSpaceDN w:val="0"/>
        <w:adjustRightInd w:val="0"/>
        <w:spacing w:after="0"/>
        <w:ind w:left="426"/>
        <w:rPr>
          <w:rFonts w:ascii="Times New Roman" w:hAnsi="Times New Roman" w:cs="Times New Roman"/>
          <w:sz w:val="24"/>
          <w:szCs w:val="24"/>
        </w:rPr>
      </w:pPr>
      <w:r>
        <w:rPr>
          <w:rFonts w:ascii="Times New Roman" w:hAnsi="Times New Roman" w:cs="Times New Roman"/>
          <w:sz w:val="24"/>
          <w:szCs w:val="24"/>
        </w:rPr>
        <w:t>El funcionamiento de esta planeación de abastecimiento consiste en prever las cantidades de productos necesarias a través de la deducción de pronósticos de demanda futura</w:t>
      </w:r>
      <w:sdt>
        <w:sdtPr>
          <w:rPr>
            <w:rFonts w:ascii="Times New Roman" w:hAnsi="Times New Roman" w:cs="Times New Roman"/>
            <w:sz w:val="24"/>
            <w:szCs w:val="24"/>
          </w:rPr>
          <w:id w:val="16144848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GT"/>
            </w:rPr>
            <w:instrText xml:space="preserve"> CITATION Nah07 \l 4106 </w:instrText>
          </w:r>
          <w:r>
            <w:rPr>
              <w:rFonts w:ascii="Times New Roman" w:hAnsi="Times New Roman" w:cs="Times New Roman"/>
              <w:sz w:val="24"/>
              <w:szCs w:val="24"/>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(Nahmias, 2007)</w:t>
          </w:r>
          <w:r>
            <w:rPr>
              <w:rFonts w:ascii="Times New Roman" w:hAnsi="Times New Roman" w:cs="Times New Roman"/>
              <w:sz w:val="24"/>
              <w:szCs w:val="24"/>
            </w:rPr>
            <w:fldChar w:fldCharType="end"/>
          </w:r>
        </w:sdtContent>
      </w:sdt>
      <w:r w:rsidR="000F7836">
        <w:rPr>
          <w:rFonts w:ascii="Times New Roman" w:hAnsi="Times New Roman" w:cs="Times New Roman"/>
          <w:sz w:val="24"/>
          <w:szCs w:val="24"/>
        </w:rPr>
        <w:t>.</w:t>
      </w:r>
      <w:r w:rsidR="007B333F">
        <w:rPr>
          <w:rFonts w:ascii="Times New Roman" w:hAnsi="Times New Roman" w:cs="Times New Roman"/>
          <w:sz w:val="24"/>
          <w:szCs w:val="24"/>
        </w:rPr>
        <w:tab/>
      </w:r>
    </w:p>
    <w:p w14:paraId="691CF5CD" w14:textId="685F1F0D" w:rsidR="00C370F8" w:rsidRPr="003E6DA7" w:rsidRDefault="007B333F" w:rsidP="00521023">
      <w:pPr>
        <w:autoSpaceDE w:val="0"/>
        <w:autoSpaceDN w:val="0"/>
        <w:adjustRightInd w:val="0"/>
        <w:spacing w:after="0"/>
        <w:ind w:left="0" w:firstLine="0"/>
        <w:rPr>
          <w:rFonts w:ascii="Times New Roman" w:hAnsi="Times New Roman" w:cs="Times New Roman"/>
          <w:sz w:val="24"/>
          <w:szCs w:val="24"/>
        </w:rPr>
      </w:pPr>
      <w:r>
        <w:rPr>
          <w:rFonts w:ascii="Times New Roman" w:hAnsi="Times New Roman" w:cs="Times New Roman"/>
          <w:sz w:val="24"/>
          <w:szCs w:val="24"/>
        </w:rPr>
        <w:tab/>
      </w:r>
    </w:p>
    <w:p w14:paraId="28EBBC81" w14:textId="00045FCC" w:rsidR="00F232D6" w:rsidRDefault="00B703B4" w:rsidP="00B55293">
      <w:pPr>
        <w:pStyle w:val="Ttulo3"/>
      </w:pPr>
      <w:bookmarkStart w:id="222" w:name="_Toc41638765"/>
      <w:r>
        <w:t>¿En qué difiere MRP</w:t>
      </w:r>
      <w:r w:rsidR="00FF7F24">
        <w:t xml:space="preserve"> I</w:t>
      </w:r>
      <w:r>
        <w:t xml:space="preserve"> con los métodos </w:t>
      </w:r>
      <w:r w:rsidR="008F7FE8">
        <w:t>anteriores?</w:t>
      </w:r>
      <w:bookmarkEnd w:id="222"/>
    </w:p>
    <w:p w14:paraId="358C6AEF" w14:textId="72FD4F36" w:rsidR="000F7836" w:rsidRPr="000F7836" w:rsidRDefault="00B703B4" w:rsidP="00B55293">
      <w:pPr>
        <w:ind w:left="851"/>
        <w:rPr>
          <w:rFonts w:ascii="Times New Roman" w:hAnsi="Times New Roman" w:cs="Times New Roman"/>
          <w:sz w:val="24"/>
          <w:szCs w:val="24"/>
          <w:lang w:val="es-GT"/>
        </w:rPr>
      </w:pPr>
      <w:r w:rsidRPr="000F7836">
        <w:rPr>
          <w:rFonts w:ascii="Times New Roman" w:hAnsi="Times New Roman" w:cs="Times New Roman"/>
          <w:sz w:val="24"/>
          <w:szCs w:val="24"/>
          <w:lang w:val="es-GT"/>
        </w:rPr>
        <w:t>Pascual (1999) sintetiza en dos razonamientos l</w:t>
      </w:r>
      <w:r w:rsidR="00ED71ED" w:rsidRPr="000F7836">
        <w:rPr>
          <w:rFonts w:ascii="Times New Roman" w:hAnsi="Times New Roman" w:cs="Times New Roman"/>
          <w:sz w:val="24"/>
          <w:szCs w:val="24"/>
          <w:lang w:val="es-GT"/>
        </w:rPr>
        <w:t>a singularidad de MRP.</w:t>
      </w:r>
    </w:p>
    <w:p w14:paraId="7B9B48F6" w14:textId="1F32E15A" w:rsidR="00ED71ED" w:rsidRPr="000F7836" w:rsidRDefault="00ED71ED" w:rsidP="00B55293">
      <w:pPr>
        <w:pStyle w:val="Prrafodelista"/>
        <w:numPr>
          <w:ilvl w:val="0"/>
          <w:numId w:val="49"/>
        </w:numPr>
        <w:ind w:left="2552" w:hanging="851"/>
        <w:rPr>
          <w:rFonts w:ascii="Times New Roman" w:hAnsi="Times New Roman" w:cs="Times New Roman"/>
          <w:sz w:val="24"/>
          <w:szCs w:val="24"/>
          <w:lang w:val="es-GT"/>
        </w:rPr>
      </w:pPr>
      <w:r w:rsidRPr="000F7836">
        <w:rPr>
          <w:rFonts w:ascii="Times New Roman" w:hAnsi="Times New Roman" w:cs="Times New Roman"/>
          <w:sz w:val="24"/>
          <w:szCs w:val="24"/>
          <w:lang w:val="es-GT"/>
        </w:rPr>
        <w:t xml:space="preserve">La demanda en la mayoría de los productos no es independiente; a excepción de los productos </w:t>
      </w:r>
      <w:r w:rsidR="00394A14">
        <w:rPr>
          <w:rFonts w:ascii="Times New Roman" w:hAnsi="Times New Roman" w:cs="Times New Roman"/>
          <w:sz w:val="24"/>
          <w:szCs w:val="24"/>
          <w:lang w:val="es-GT"/>
        </w:rPr>
        <w:t>completos</w:t>
      </w:r>
      <w:r w:rsidRPr="000F7836">
        <w:rPr>
          <w:rFonts w:ascii="Times New Roman" w:hAnsi="Times New Roman" w:cs="Times New Roman"/>
          <w:sz w:val="24"/>
          <w:szCs w:val="24"/>
          <w:lang w:val="es-GT"/>
        </w:rPr>
        <w:t xml:space="preserve"> al ser regularmente para </w:t>
      </w:r>
      <w:r w:rsidRPr="000F7836">
        <w:rPr>
          <w:rFonts w:ascii="Times New Roman" w:hAnsi="Times New Roman" w:cs="Times New Roman"/>
          <w:sz w:val="24"/>
          <w:szCs w:val="24"/>
          <w:lang w:val="es-GT"/>
        </w:rPr>
        <w:lastRenderedPageBreak/>
        <w:t>venta, pues la solicitud de otros artículos (materia prima) depende de estos</w:t>
      </w:r>
      <w:r w:rsidR="00415C8A" w:rsidRPr="000F7836">
        <w:rPr>
          <w:rFonts w:ascii="Times New Roman" w:hAnsi="Times New Roman" w:cs="Times New Roman"/>
          <w:sz w:val="24"/>
          <w:szCs w:val="24"/>
          <w:lang w:val="es-GT"/>
        </w:rPr>
        <w:t xml:space="preserve"> </w:t>
      </w:r>
      <w:sdt>
        <w:sdtPr>
          <w:rPr>
            <w:rFonts w:ascii="Times New Roman" w:hAnsi="Times New Roman" w:cs="Times New Roman"/>
            <w:sz w:val="24"/>
            <w:szCs w:val="24"/>
          </w:rPr>
          <w:id w:val="-828673371"/>
          <w:citation/>
        </w:sdtPr>
        <w:sdtContent>
          <w:r w:rsidR="00415C8A" w:rsidRPr="000F7836">
            <w:rPr>
              <w:rFonts w:ascii="Times New Roman" w:hAnsi="Times New Roman" w:cs="Times New Roman"/>
              <w:sz w:val="24"/>
              <w:szCs w:val="24"/>
            </w:rPr>
            <w:fldChar w:fldCharType="begin"/>
          </w:r>
          <w:r w:rsidR="00415C8A" w:rsidRPr="000F7836">
            <w:rPr>
              <w:rFonts w:ascii="Times New Roman" w:hAnsi="Times New Roman" w:cs="Times New Roman"/>
              <w:sz w:val="24"/>
              <w:szCs w:val="24"/>
              <w:lang w:val="es-GT"/>
            </w:rPr>
            <w:instrText xml:space="preserve"> CITATION Pas99 \l 4106 </w:instrText>
          </w:r>
          <w:r w:rsidR="00415C8A" w:rsidRPr="000F7836">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(Pascual, 1999)</w:t>
          </w:r>
          <w:r w:rsidR="00415C8A" w:rsidRPr="000F7836">
            <w:rPr>
              <w:rFonts w:ascii="Times New Roman" w:hAnsi="Times New Roman" w:cs="Times New Roman"/>
              <w:sz w:val="24"/>
              <w:szCs w:val="24"/>
            </w:rPr>
            <w:fldChar w:fldCharType="end"/>
          </w:r>
        </w:sdtContent>
      </w:sdt>
      <w:r w:rsidR="00415C8A" w:rsidRPr="000F7836">
        <w:rPr>
          <w:rFonts w:ascii="Times New Roman" w:hAnsi="Times New Roman" w:cs="Times New Roman"/>
          <w:sz w:val="24"/>
          <w:szCs w:val="24"/>
        </w:rPr>
        <w:t>.</w:t>
      </w:r>
    </w:p>
    <w:p w14:paraId="003836E8" w14:textId="01AB9A0E" w:rsidR="000F7836" w:rsidDel="00F93464" w:rsidRDefault="000F7836" w:rsidP="000F7836">
      <w:pPr>
        <w:pStyle w:val="Prrafodelista"/>
        <w:ind w:left="3119" w:firstLine="0"/>
        <w:rPr>
          <w:del w:id="223" w:author="RENOVATIO" w:date="2020-05-30T10:53:00Z"/>
          <w:rFonts w:ascii="Times New Roman" w:hAnsi="Times New Roman" w:cs="Times New Roman"/>
          <w:sz w:val="24"/>
          <w:szCs w:val="24"/>
          <w:lang w:val="es-GT"/>
        </w:rPr>
      </w:pPr>
    </w:p>
    <w:p w14:paraId="347305F0" w14:textId="1C8DCA34" w:rsidR="00CE105B" w:rsidRPr="000F7836" w:rsidDel="00F93464" w:rsidRDefault="00CE105B" w:rsidP="000F7836">
      <w:pPr>
        <w:pStyle w:val="Prrafodelista"/>
        <w:ind w:left="3119" w:firstLine="0"/>
        <w:rPr>
          <w:del w:id="224" w:author="RENOVATIO" w:date="2020-05-30T10:53:00Z"/>
          <w:rFonts w:ascii="Times New Roman" w:hAnsi="Times New Roman" w:cs="Times New Roman"/>
          <w:sz w:val="24"/>
          <w:szCs w:val="24"/>
          <w:lang w:val="es-GT"/>
        </w:rPr>
      </w:pPr>
    </w:p>
    <w:p w14:paraId="69AC7462" w14:textId="576C4399" w:rsidR="0009114E" w:rsidRPr="001B1D10" w:rsidRDefault="00415C8A" w:rsidP="001B1D10">
      <w:pPr>
        <w:pStyle w:val="Prrafodelista"/>
        <w:numPr>
          <w:ilvl w:val="0"/>
          <w:numId w:val="49"/>
        </w:numPr>
        <w:ind w:left="2552" w:hanging="851"/>
        <w:rPr>
          <w:rFonts w:ascii="Times New Roman" w:hAnsi="Times New Roman" w:cs="Times New Roman"/>
          <w:sz w:val="24"/>
          <w:szCs w:val="24"/>
          <w:lang w:val="es-GT"/>
        </w:rPr>
      </w:pPr>
      <w:r w:rsidRPr="000F7836">
        <w:rPr>
          <w:rFonts w:ascii="Times New Roman" w:hAnsi="Times New Roman" w:cs="Times New Roman"/>
          <w:sz w:val="24"/>
          <w:szCs w:val="24"/>
          <w:lang w:val="es-GT"/>
        </w:rPr>
        <w:t xml:space="preserve">La necesidad de abastecimiento de cada artículo y el momento idóneo para suplir la insuficiencia de existencia se calculan a partir de la demanda independiente y la estructura del producto (plazo para su elaboración y aprovisionamiento) </w:t>
      </w:r>
      <w:sdt>
        <w:sdtPr>
          <w:rPr>
            <w:rFonts w:ascii="Times New Roman" w:hAnsi="Times New Roman" w:cs="Times New Roman"/>
            <w:sz w:val="24"/>
            <w:szCs w:val="24"/>
          </w:rPr>
          <w:id w:val="731205689"/>
          <w:citation/>
        </w:sdtPr>
        <w:sdtContent>
          <w:r w:rsidRPr="000F7836">
            <w:rPr>
              <w:rFonts w:ascii="Times New Roman" w:hAnsi="Times New Roman" w:cs="Times New Roman"/>
              <w:sz w:val="24"/>
              <w:szCs w:val="24"/>
            </w:rPr>
            <w:fldChar w:fldCharType="begin"/>
          </w:r>
          <w:r w:rsidRPr="000F7836">
            <w:rPr>
              <w:rFonts w:ascii="Times New Roman" w:hAnsi="Times New Roman" w:cs="Times New Roman"/>
              <w:sz w:val="24"/>
              <w:szCs w:val="24"/>
              <w:lang w:val="es-GT"/>
            </w:rPr>
            <w:instrText xml:space="preserve"> CITATION Pas99 \l 4106 </w:instrText>
          </w:r>
          <w:r w:rsidRPr="000F7836">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(Pascual, 1999)</w:t>
          </w:r>
          <w:r w:rsidRPr="000F7836">
            <w:rPr>
              <w:rFonts w:ascii="Times New Roman" w:hAnsi="Times New Roman" w:cs="Times New Roman"/>
              <w:sz w:val="24"/>
              <w:szCs w:val="24"/>
            </w:rPr>
            <w:fldChar w:fldCharType="end"/>
          </w:r>
        </w:sdtContent>
      </w:sdt>
      <w:r w:rsidRPr="000F7836">
        <w:rPr>
          <w:rFonts w:ascii="Times New Roman" w:hAnsi="Times New Roman" w:cs="Times New Roman"/>
          <w:sz w:val="24"/>
          <w:szCs w:val="24"/>
        </w:rPr>
        <w:t>.</w:t>
      </w:r>
    </w:p>
    <w:p w14:paraId="4C623AE8" w14:textId="50257F87" w:rsidR="000F7836" w:rsidRDefault="000F7836" w:rsidP="00B55293">
      <w:pPr>
        <w:pStyle w:val="Ttulo3"/>
      </w:pPr>
      <w:bookmarkStart w:id="225" w:name="_Toc41638766"/>
      <w:r>
        <w:t xml:space="preserve">Viabilidad </w:t>
      </w:r>
      <w:r w:rsidR="007365C5">
        <w:t>en el</w:t>
      </w:r>
      <w:r>
        <w:t xml:space="preserve"> uso de MRP</w:t>
      </w:r>
      <w:r w:rsidR="00FF7F24">
        <w:t xml:space="preserve"> I</w:t>
      </w:r>
      <w:r>
        <w:t xml:space="preserve"> </w:t>
      </w:r>
      <w:r w:rsidR="00FF7F24">
        <w:t>a través de la informática</w:t>
      </w:r>
      <w:r>
        <w:t>.</w:t>
      </w:r>
      <w:bookmarkEnd w:id="225"/>
    </w:p>
    <w:p w14:paraId="3F9B0816" w14:textId="3992078A" w:rsidR="00B55293" w:rsidRDefault="00FF7F24" w:rsidP="00B55293">
      <w:pPr>
        <w:ind w:left="851"/>
        <w:rPr>
          <w:rFonts w:ascii="Times New Roman" w:hAnsi="Times New Roman" w:cs="Times New Roman"/>
          <w:sz w:val="24"/>
          <w:szCs w:val="24"/>
          <w:lang w:val="es-GT"/>
        </w:rPr>
      </w:pPr>
      <w:r>
        <w:rPr>
          <w:rFonts w:ascii="Times New Roman" w:hAnsi="Times New Roman" w:cs="Times New Roman"/>
          <w:sz w:val="24"/>
          <w:szCs w:val="24"/>
          <w:lang w:val="es-GT"/>
        </w:rPr>
        <w:t>Naturalmente, un sistema MRP I, aunque es sencillo desde un punto de vista conceptual, no lo es tanto desde el punto de vista de su realización práctica; en particular, la gran cantidad de datos a manejar simultáneamente y el volumen de cálculo en ellos implicados, obligan al uso de ordenadores para su manipulación eficiente. De hecho, aunque las ideas básicas y el diseño conceptual del MRP I datan, como se ha indicado, de la década de los 50, han debido esperar</w:t>
      </w:r>
      <w:r w:rsidR="00450978">
        <w:rPr>
          <w:rFonts w:ascii="Times New Roman" w:hAnsi="Times New Roman" w:cs="Times New Roman"/>
          <w:sz w:val="24"/>
          <w:szCs w:val="24"/>
          <w:lang w:val="es-GT"/>
        </w:rPr>
        <w:t xml:space="preserve"> veinte años a su realización práctica por falta de ordenadores de capacidad y precio adecuados, de paquetes (software) suficientemente flexibles, y de la mentalización y cultura empresarial necesarias (Pascual, 1999, p. 22).</w:t>
      </w:r>
    </w:p>
    <w:p w14:paraId="4E656397" w14:textId="29B9AAC0" w:rsidR="00B55293" w:rsidRDefault="006D7988" w:rsidP="001B1D10">
      <w:pPr>
        <w:ind w:left="851"/>
        <w:rPr>
          <w:rFonts w:ascii="Times New Roman" w:hAnsi="Times New Roman" w:cs="Times New Roman"/>
          <w:sz w:val="24"/>
          <w:szCs w:val="24"/>
          <w:lang w:val="es-GT"/>
        </w:rPr>
      </w:pPr>
      <w:r>
        <w:rPr>
          <w:rFonts w:ascii="Times New Roman" w:hAnsi="Times New Roman" w:cs="Times New Roman"/>
          <w:sz w:val="24"/>
          <w:szCs w:val="24"/>
          <w:lang w:val="es-GT"/>
        </w:rPr>
        <w:t>Con el argumento anterior, MRP</w:t>
      </w:r>
      <w:r w:rsidR="00816DC8">
        <w:rPr>
          <w:rFonts w:ascii="Times New Roman" w:hAnsi="Times New Roman" w:cs="Times New Roman"/>
          <w:sz w:val="24"/>
          <w:szCs w:val="24"/>
          <w:lang w:val="es-GT"/>
        </w:rPr>
        <w:t xml:space="preserve"> I</w:t>
      </w:r>
      <w:r>
        <w:rPr>
          <w:rFonts w:ascii="Times New Roman" w:hAnsi="Times New Roman" w:cs="Times New Roman"/>
          <w:sz w:val="24"/>
          <w:szCs w:val="24"/>
          <w:lang w:val="es-GT"/>
        </w:rPr>
        <w:t xml:space="preserve"> al </w:t>
      </w:r>
      <w:r w:rsidR="00E94FD3">
        <w:rPr>
          <w:rFonts w:ascii="Times New Roman" w:hAnsi="Times New Roman" w:cs="Times New Roman"/>
          <w:sz w:val="24"/>
          <w:szCs w:val="24"/>
          <w:lang w:val="es-GT"/>
        </w:rPr>
        <w:t>utilizar recursos informáticos para su funcionamiento debe responder a las interrogantes de; ¿Qué?</w:t>
      </w:r>
      <w:r w:rsidR="00E94FD3" w:rsidRPr="00E94FD3">
        <w:rPr>
          <w:rFonts w:ascii="Times New Roman" w:hAnsi="Times New Roman" w:cs="Times New Roman"/>
          <w:sz w:val="24"/>
          <w:szCs w:val="24"/>
          <w:lang w:val="es-GT"/>
        </w:rPr>
        <w:t>,</w:t>
      </w:r>
      <w:r w:rsidR="00E94FD3">
        <w:rPr>
          <w:rFonts w:ascii="Times New Roman" w:hAnsi="Times New Roman" w:cs="Times New Roman"/>
          <w:sz w:val="24"/>
          <w:szCs w:val="24"/>
          <w:lang w:val="es-GT"/>
        </w:rPr>
        <w:t xml:space="preserve"> ¿Cuánto? y ¿Cuándo aprovisionar o elaborar </w:t>
      </w:r>
      <w:r w:rsidR="00816DC8">
        <w:rPr>
          <w:rFonts w:ascii="Times New Roman" w:hAnsi="Times New Roman" w:cs="Times New Roman"/>
          <w:sz w:val="24"/>
          <w:szCs w:val="24"/>
          <w:lang w:val="es-GT"/>
        </w:rPr>
        <w:t>productos</w:t>
      </w:r>
      <w:r w:rsidR="00E94FD3">
        <w:rPr>
          <w:rFonts w:ascii="Times New Roman" w:hAnsi="Times New Roman" w:cs="Times New Roman"/>
          <w:sz w:val="24"/>
          <w:szCs w:val="24"/>
          <w:lang w:val="es-GT"/>
        </w:rPr>
        <w:t>?</w:t>
      </w:r>
      <w:sdt>
        <w:sdtPr>
          <w:rPr>
            <w:rFonts w:ascii="Times New Roman" w:hAnsi="Times New Roman" w:cs="Times New Roman"/>
            <w:sz w:val="24"/>
            <w:szCs w:val="24"/>
            <w:lang w:val="es-GT"/>
          </w:rPr>
          <w:id w:val="-795064017"/>
          <w:citation/>
        </w:sdtPr>
        <w:sdtContent>
          <w:r w:rsidR="00E94FD3">
            <w:rPr>
              <w:rFonts w:ascii="Times New Roman" w:hAnsi="Times New Roman" w:cs="Times New Roman"/>
              <w:sz w:val="24"/>
              <w:szCs w:val="24"/>
              <w:lang w:val="es-GT"/>
            </w:rPr>
            <w:fldChar w:fldCharType="begin"/>
          </w:r>
          <w:r w:rsidR="00E94FD3">
            <w:rPr>
              <w:rFonts w:ascii="Times New Roman" w:hAnsi="Times New Roman" w:cs="Times New Roman"/>
              <w:sz w:val="24"/>
              <w:szCs w:val="24"/>
              <w:lang w:val="es-GT"/>
            </w:rPr>
            <w:instrText xml:space="preserve"> CITATION Pas99 \l 4106 </w:instrText>
          </w:r>
          <w:r w:rsidR="00E94FD3">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(Pascual, 1999)</w:t>
          </w:r>
          <w:r w:rsidR="00E94FD3">
            <w:rPr>
              <w:rFonts w:ascii="Times New Roman" w:hAnsi="Times New Roman" w:cs="Times New Roman"/>
              <w:sz w:val="24"/>
              <w:szCs w:val="24"/>
              <w:lang w:val="es-GT"/>
            </w:rPr>
            <w:fldChar w:fldCharType="end"/>
          </w:r>
        </w:sdtContent>
      </w:sdt>
      <w:r w:rsidR="00E94FD3">
        <w:rPr>
          <w:rFonts w:ascii="Times New Roman" w:hAnsi="Times New Roman" w:cs="Times New Roman"/>
          <w:sz w:val="24"/>
          <w:szCs w:val="24"/>
          <w:lang w:val="es-GT"/>
        </w:rPr>
        <w:t>.</w:t>
      </w:r>
    </w:p>
    <w:p w14:paraId="0A6BCAC9" w14:textId="4934643F" w:rsidR="00CE105B" w:rsidDel="00F93464" w:rsidRDefault="00CE105B" w:rsidP="001B1D10">
      <w:pPr>
        <w:ind w:left="851"/>
        <w:rPr>
          <w:del w:id="226" w:author="RENOVATIO" w:date="2020-05-30T10:53:00Z"/>
          <w:rFonts w:ascii="Times New Roman" w:hAnsi="Times New Roman" w:cs="Times New Roman"/>
          <w:sz w:val="24"/>
          <w:szCs w:val="24"/>
          <w:lang w:val="es-GT"/>
        </w:rPr>
      </w:pPr>
    </w:p>
    <w:p w14:paraId="54EBE911" w14:textId="7B0F18FD" w:rsidR="00CE105B" w:rsidDel="00F93464" w:rsidRDefault="00CE105B" w:rsidP="001B1D10">
      <w:pPr>
        <w:ind w:left="851"/>
        <w:rPr>
          <w:del w:id="227" w:author="RENOVATIO" w:date="2020-05-30T10:53:00Z"/>
          <w:rFonts w:ascii="Times New Roman" w:hAnsi="Times New Roman" w:cs="Times New Roman"/>
          <w:sz w:val="24"/>
          <w:szCs w:val="24"/>
          <w:lang w:val="es-GT"/>
        </w:rPr>
      </w:pPr>
    </w:p>
    <w:p w14:paraId="688F840B" w14:textId="4A0325CA" w:rsidR="00CE105B" w:rsidDel="00F93464" w:rsidRDefault="00CE105B" w:rsidP="001B1D10">
      <w:pPr>
        <w:ind w:left="851"/>
        <w:rPr>
          <w:del w:id="228" w:author="RENOVATIO" w:date="2020-05-30T10:53:00Z"/>
          <w:rFonts w:ascii="Times New Roman" w:hAnsi="Times New Roman" w:cs="Times New Roman"/>
          <w:sz w:val="24"/>
          <w:szCs w:val="24"/>
          <w:lang w:val="es-GT"/>
        </w:rPr>
      </w:pPr>
    </w:p>
    <w:p w14:paraId="24D72C15" w14:textId="77777777" w:rsidR="00CE105B" w:rsidRPr="00FF7F24" w:rsidRDefault="00CE105B" w:rsidP="001B1D10">
      <w:pPr>
        <w:ind w:left="851"/>
        <w:rPr>
          <w:rFonts w:ascii="Times New Roman" w:hAnsi="Times New Roman" w:cs="Times New Roman"/>
          <w:sz w:val="24"/>
          <w:szCs w:val="24"/>
          <w:lang w:val="es-GT"/>
        </w:rPr>
      </w:pPr>
    </w:p>
    <w:p w14:paraId="684285EE" w14:textId="534C2633" w:rsidR="000F7836" w:rsidRDefault="00075DB8" w:rsidP="00B55293">
      <w:pPr>
        <w:pStyle w:val="Ttulo3"/>
      </w:pPr>
      <w:bookmarkStart w:id="229" w:name="_Toc41638767"/>
      <w:r>
        <w:t xml:space="preserve">Partes de </w:t>
      </w:r>
      <w:commentRangeStart w:id="230"/>
      <w:r>
        <w:t>un MRP I</w:t>
      </w:r>
      <w:bookmarkEnd w:id="229"/>
      <w:commentRangeEnd w:id="230"/>
      <w:r w:rsidR="00F93464">
        <w:rPr>
          <w:rStyle w:val="Refdecomentario"/>
          <w:rFonts w:asciiTheme="minorHAnsi" w:hAnsiTheme="minorHAnsi" w:cstheme="minorBidi"/>
          <w:b w:val="0"/>
          <w:bCs w:val="0"/>
          <w:lang w:val="es-ES"/>
        </w:rPr>
        <w:commentReference w:id="230"/>
      </w:r>
    </w:p>
    <w:p w14:paraId="255D34D7" w14:textId="254F8FFB" w:rsidR="00816DC8" w:rsidRPr="0009114E" w:rsidRDefault="00816DC8" w:rsidP="00B55293">
      <w:pPr>
        <w:ind w:left="851"/>
        <w:rPr>
          <w:rFonts w:ascii="Times New Roman" w:hAnsi="Times New Roman" w:cs="Times New Roman"/>
          <w:sz w:val="24"/>
          <w:szCs w:val="24"/>
          <w:lang w:val="es-GT"/>
        </w:rPr>
      </w:pPr>
      <w:r w:rsidRPr="00816DC8">
        <w:rPr>
          <w:rFonts w:ascii="Times New Roman" w:hAnsi="Times New Roman" w:cs="Times New Roman"/>
          <w:sz w:val="24"/>
          <w:szCs w:val="24"/>
          <w:lang w:val="es-GT"/>
        </w:rPr>
        <w:t>Se integra de tres elementos principales acorde lo expresa Pascual (1999):</w:t>
      </w:r>
    </w:p>
    <w:p w14:paraId="6B9BBD93" w14:textId="0452A053" w:rsidR="00EE09AD" w:rsidRDefault="0009114E" w:rsidP="0009114E">
      <w:pPr>
        <w:ind w:left="567"/>
        <w:jc w:val="center"/>
        <w:rPr>
          <w:lang w:val="es-GT"/>
        </w:rPr>
      </w:pPr>
      <w:r>
        <w:rPr>
          <w:noProof/>
          <w:lang w:val="es-GT" w:eastAsia="es-GT"/>
        </w:rPr>
        <w:lastRenderedPageBreak/>
        <w:drawing>
          <wp:inline distT="0" distB="0" distL="0" distR="0" wp14:anchorId="70DD3DC8" wp14:editId="34B55A0F">
            <wp:extent cx="3280864" cy="1959163"/>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4246" cy="2002983"/>
                    </a:xfrm>
                    <a:prstGeom prst="rect">
                      <a:avLst/>
                    </a:prstGeom>
                  </pic:spPr>
                </pic:pic>
              </a:graphicData>
            </a:graphic>
          </wp:inline>
        </w:drawing>
      </w:r>
    </w:p>
    <w:p w14:paraId="6DE23F32" w14:textId="7DA8AC5D" w:rsidR="0009114E" w:rsidRPr="0009114E" w:rsidRDefault="0009114E" w:rsidP="0009114E">
      <w:pPr>
        <w:ind w:left="1418"/>
        <w:rPr>
          <w:rFonts w:ascii="Times New Roman" w:hAnsi="Times New Roman" w:cs="Times New Roman"/>
          <w:sz w:val="20"/>
          <w:szCs w:val="20"/>
          <w:lang w:val="es-GT"/>
        </w:rPr>
      </w:pPr>
      <w:commentRangeStart w:id="231"/>
      <w:r w:rsidRPr="0009114E">
        <w:rPr>
          <w:rFonts w:ascii="Times New Roman" w:hAnsi="Times New Roman" w:cs="Times New Roman"/>
          <w:sz w:val="20"/>
          <w:szCs w:val="20"/>
          <w:lang w:val="es-GT"/>
        </w:rPr>
        <w:t xml:space="preserve">Figura </w:t>
      </w:r>
      <w:proofErr w:type="spellStart"/>
      <w:r w:rsidRPr="0009114E">
        <w:rPr>
          <w:rFonts w:ascii="Times New Roman" w:hAnsi="Times New Roman" w:cs="Times New Roman"/>
          <w:sz w:val="20"/>
          <w:szCs w:val="20"/>
          <w:lang w:val="es-GT"/>
        </w:rPr>
        <w:t>xxxx</w:t>
      </w:r>
      <w:commentRangeEnd w:id="231"/>
      <w:proofErr w:type="spellEnd"/>
      <w:r w:rsidR="00F93464">
        <w:rPr>
          <w:rStyle w:val="Refdecomentario"/>
        </w:rPr>
        <w:commentReference w:id="231"/>
      </w:r>
      <w:r w:rsidRPr="0009114E">
        <w:rPr>
          <w:rFonts w:ascii="Times New Roman" w:hAnsi="Times New Roman" w:cs="Times New Roman"/>
          <w:sz w:val="20"/>
          <w:szCs w:val="20"/>
          <w:lang w:val="es-GT"/>
        </w:rPr>
        <w:t>. Fuentes de información necesarias para la elaboración de un MRP.</w:t>
      </w:r>
    </w:p>
    <w:p w14:paraId="4A02E084" w14:textId="533D8AD3" w:rsidR="0009114E" w:rsidRDefault="0009114E" w:rsidP="00B55293">
      <w:pPr>
        <w:pStyle w:val="Ttulo4"/>
      </w:pPr>
      <w:bookmarkStart w:id="232" w:name="_Toc41638768"/>
      <w:r>
        <w:t>MPS.</w:t>
      </w:r>
      <w:bookmarkEnd w:id="232"/>
    </w:p>
    <w:p w14:paraId="138F5C8F" w14:textId="04CC3FC5" w:rsidR="0009114E" w:rsidRDefault="0009114E" w:rsidP="00241A0C">
      <w:pPr>
        <w:ind w:left="1418"/>
        <w:rPr>
          <w:rFonts w:ascii="Times New Roman" w:hAnsi="Times New Roman" w:cs="Times New Roman"/>
          <w:sz w:val="24"/>
          <w:szCs w:val="24"/>
          <w:lang w:val="es-GT"/>
        </w:rPr>
      </w:pPr>
      <w:r w:rsidRPr="00B55293">
        <w:rPr>
          <w:rFonts w:ascii="Times New Roman" w:hAnsi="Times New Roman" w:cs="Times New Roman"/>
          <w:sz w:val="24"/>
          <w:szCs w:val="24"/>
          <w:lang w:val="es-GT"/>
        </w:rPr>
        <w:t xml:space="preserve">Este acrónimo proviene de las siglas de las palabras inglesas </w:t>
      </w:r>
      <w:proofErr w:type="gramStart"/>
      <w:r w:rsidR="00574D76" w:rsidRPr="00B55293">
        <w:rPr>
          <w:rFonts w:ascii="Times New Roman" w:hAnsi="Times New Roman" w:cs="Times New Roman"/>
          <w:sz w:val="24"/>
          <w:szCs w:val="24"/>
          <w:lang w:val="es-GT"/>
        </w:rPr>
        <w:t>M</w:t>
      </w:r>
      <w:r w:rsidR="00213AA5">
        <w:rPr>
          <w:rFonts w:ascii="Times New Roman" w:hAnsi="Times New Roman" w:cs="Times New Roman"/>
          <w:sz w:val="24"/>
          <w:szCs w:val="24"/>
          <w:lang w:val="es-GT"/>
        </w:rPr>
        <w:t>a</w:t>
      </w:r>
      <w:r w:rsidR="00574D76" w:rsidRPr="00B55293">
        <w:rPr>
          <w:rFonts w:ascii="Times New Roman" w:hAnsi="Times New Roman" w:cs="Times New Roman"/>
          <w:sz w:val="24"/>
          <w:szCs w:val="24"/>
          <w:lang w:val="es-GT"/>
        </w:rPr>
        <w:t>ster</w:t>
      </w:r>
      <w:proofErr w:type="gramEnd"/>
      <w:r w:rsidRPr="00B55293">
        <w:rPr>
          <w:rFonts w:ascii="Times New Roman" w:hAnsi="Times New Roman" w:cs="Times New Roman"/>
          <w:sz w:val="24"/>
          <w:szCs w:val="24"/>
          <w:lang w:val="es-GT"/>
        </w:rPr>
        <w:t xml:space="preserve"> </w:t>
      </w:r>
      <w:proofErr w:type="spellStart"/>
      <w:r w:rsidRPr="00B55293">
        <w:rPr>
          <w:rFonts w:ascii="Times New Roman" w:hAnsi="Times New Roman" w:cs="Times New Roman"/>
          <w:sz w:val="24"/>
          <w:szCs w:val="24"/>
          <w:lang w:val="es-GT"/>
        </w:rPr>
        <w:t>Production</w:t>
      </w:r>
      <w:proofErr w:type="spellEnd"/>
      <w:r w:rsidR="009C789E">
        <w:rPr>
          <w:rFonts w:ascii="Times New Roman" w:hAnsi="Times New Roman" w:cs="Times New Roman"/>
          <w:sz w:val="24"/>
          <w:szCs w:val="24"/>
          <w:lang w:val="es-GT"/>
        </w:rPr>
        <w:t xml:space="preserve"> </w:t>
      </w:r>
      <w:r w:rsidR="00213AA5">
        <w:rPr>
          <w:rFonts w:ascii="Times New Roman" w:hAnsi="Times New Roman" w:cs="Times New Roman"/>
          <w:sz w:val="24"/>
          <w:szCs w:val="24"/>
          <w:lang w:val="es-GT"/>
        </w:rPr>
        <w:t xml:space="preserve">Schedule </w:t>
      </w:r>
      <w:r w:rsidR="009C789E">
        <w:rPr>
          <w:rFonts w:ascii="Times New Roman" w:hAnsi="Times New Roman" w:cs="Times New Roman"/>
          <w:sz w:val="24"/>
          <w:szCs w:val="24"/>
          <w:lang w:val="es-GT"/>
        </w:rPr>
        <w:t>(</w:t>
      </w:r>
      <w:r w:rsidR="00213AA5">
        <w:rPr>
          <w:rFonts w:ascii="Times New Roman" w:hAnsi="Times New Roman" w:cs="Times New Roman"/>
          <w:sz w:val="24"/>
          <w:szCs w:val="24"/>
          <w:lang w:val="es-GT"/>
        </w:rPr>
        <w:t>Programa Maestro de Producción), establece la cantidad necesaria de productos a fabricar o abastecer en el inventario y en que lapso hacerlo.</w:t>
      </w:r>
      <w:sdt>
        <w:sdtPr>
          <w:rPr>
            <w:rFonts w:ascii="Times New Roman" w:hAnsi="Times New Roman" w:cs="Times New Roman"/>
            <w:sz w:val="24"/>
            <w:szCs w:val="24"/>
            <w:lang w:val="es-GT"/>
          </w:rPr>
          <w:id w:val="1420060763"/>
          <w:citation/>
        </w:sdtPr>
        <w:sdtContent>
          <w:r w:rsidR="00241A0C">
            <w:rPr>
              <w:rFonts w:ascii="Times New Roman" w:hAnsi="Times New Roman" w:cs="Times New Roman"/>
              <w:sz w:val="24"/>
              <w:szCs w:val="24"/>
              <w:lang w:val="es-GT"/>
            </w:rPr>
            <w:fldChar w:fldCharType="begin"/>
          </w:r>
          <w:r w:rsidR="00241A0C">
            <w:rPr>
              <w:rFonts w:ascii="Times New Roman" w:hAnsi="Times New Roman" w:cs="Times New Roman"/>
              <w:sz w:val="24"/>
              <w:szCs w:val="24"/>
              <w:lang w:val="es-GT"/>
            </w:rPr>
            <w:instrText xml:space="preserve"> CITATION Bet17 \l 4106 </w:instrText>
          </w:r>
          <w:r w:rsidR="00241A0C">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(Betancourt, 2017)</w:t>
          </w:r>
          <w:r w:rsidR="00241A0C">
            <w:rPr>
              <w:rFonts w:ascii="Times New Roman" w:hAnsi="Times New Roman" w:cs="Times New Roman"/>
              <w:sz w:val="24"/>
              <w:szCs w:val="24"/>
              <w:lang w:val="es-GT"/>
            </w:rPr>
            <w:fldChar w:fldCharType="end"/>
          </w:r>
        </w:sdtContent>
      </w:sdt>
    </w:p>
    <w:p w14:paraId="513C9DD6" w14:textId="2692BB05" w:rsidR="00241A0C" w:rsidRDefault="00241A0C" w:rsidP="00241A0C">
      <w:pPr>
        <w:pStyle w:val="Ttulo4"/>
      </w:pPr>
      <w:bookmarkStart w:id="233" w:name="_Toc41638769"/>
      <w:r>
        <w:t>BOM.</w:t>
      </w:r>
      <w:bookmarkEnd w:id="233"/>
    </w:p>
    <w:p w14:paraId="1FFD08CD" w14:textId="24C8DAB0" w:rsidR="002C1503" w:rsidRDefault="00241A0C" w:rsidP="002C1503">
      <w:pPr>
        <w:ind w:left="1418"/>
        <w:rPr>
          <w:rFonts w:ascii="Times New Roman" w:hAnsi="Times New Roman" w:cs="Times New Roman"/>
          <w:sz w:val="24"/>
          <w:szCs w:val="24"/>
          <w:lang w:val="es-GT"/>
        </w:rPr>
      </w:pPr>
      <w:r w:rsidRPr="00241A0C">
        <w:rPr>
          <w:rFonts w:ascii="Times New Roman" w:hAnsi="Times New Roman" w:cs="Times New Roman"/>
          <w:sz w:val="24"/>
          <w:szCs w:val="24"/>
          <w:lang w:val="es-GT"/>
        </w:rPr>
        <w:t>Representa la lista de materiales necesarios para la fabricación de un producto.</w:t>
      </w:r>
      <w:sdt>
        <w:sdtPr>
          <w:rPr>
            <w:rFonts w:ascii="Times New Roman" w:hAnsi="Times New Roman" w:cs="Times New Roman"/>
            <w:sz w:val="24"/>
            <w:szCs w:val="24"/>
            <w:lang w:val="es-GT"/>
          </w:rPr>
          <w:id w:val="205220986"/>
          <w:citation/>
        </w:sdtPr>
        <w:sdtContent>
          <w:r w:rsidRPr="00241A0C">
            <w:rPr>
              <w:rFonts w:ascii="Times New Roman" w:hAnsi="Times New Roman" w:cs="Times New Roman"/>
              <w:sz w:val="24"/>
              <w:szCs w:val="24"/>
              <w:lang w:val="es-GT"/>
            </w:rPr>
            <w:fldChar w:fldCharType="begin"/>
          </w:r>
          <w:r w:rsidRPr="00241A0C">
            <w:rPr>
              <w:rFonts w:ascii="Times New Roman" w:hAnsi="Times New Roman" w:cs="Times New Roman"/>
              <w:sz w:val="24"/>
              <w:szCs w:val="24"/>
              <w:lang w:val="es-GT"/>
            </w:rPr>
            <w:instrText xml:space="preserve"> CITATION Bet17 \l 4106 </w:instrText>
          </w:r>
          <w:r w:rsidRPr="00241A0C">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(Betancourt, 2017)</w:t>
          </w:r>
          <w:r w:rsidRPr="00241A0C">
            <w:rPr>
              <w:rFonts w:ascii="Times New Roman" w:hAnsi="Times New Roman" w:cs="Times New Roman"/>
              <w:sz w:val="24"/>
              <w:szCs w:val="24"/>
              <w:lang w:val="es-GT"/>
            </w:rPr>
            <w:fldChar w:fldCharType="end"/>
          </w:r>
        </w:sdtContent>
      </w:sdt>
    </w:p>
    <w:p w14:paraId="3626E679" w14:textId="40384832" w:rsidR="00241A0C" w:rsidRDefault="006B25E8" w:rsidP="00241A0C">
      <w:pPr>
        <w:pStyle w:val="Ttulo4"/>
      </w:pPr>
      <w:bookmarkStart w:id="234" w:name="_Toc41638770"/>
      <w:r>
        <w:t>Registro de Inventario</w:t>
      </w:r>
      <w:r w:rsidR="00241A0C">
        <w:t>.</w:t>
      </w:r>
      <w:bookmarkEnd w:id="234"/>
    </w:p>
    <w:p w14:paraId="36061318" w14:textId="7E968C8D" w:rsidR="00241A0C" w:rsidRPr="00241A0C" w:rsidRDefault="00241A0C" w:rsidP="006B25E8">
      <w:pPr>
        <w:ind w:left="1418" w:firstLine="708"/>
        <w:rPr>
          <w:rFonts w:ascii="Times New Roman" w:hAnsi="Times New Roman" w:cs="Times New Roman"/>
          <w:sz w:val="24"/>
          <w:szCs w:val="24"/>
          <w:lang w:val="es-GT"/>
        </w:rPr>
      </w:pPr>
      <w:r w:rsidRPr="006B25E8">
        <w:rPr>
          <w:rFonts w:ascii="Times New Roman" w:hAnsi="Times New Roman" w:cs="Times New Roman"/>
          <w:sz w:val="24"/>
          <w:szCs w:val="24"/>
          <w:lang w:val="es-GT"/>
        </w:rPr>
        <w:t>Dará a conocer las cantidades de artículos disponibles</w:t>
      </w:r>
      <w:r w:rsidR="006B25E8">
        <w:rPr>
          <w:rFonts w:ascii="Times New Roman" w:hAnsi="Times New Roman" w:cs="Times New Roman"/>
          <w:sz w:val="24"/>
          <w:szCs w:val="24"/>
          <w:lang w:val="es-GT"/>
        </w:rPr>
        <w:t xml:space="preserve"> y pendientes de llegar para el abasto</w:t>
      </w:r>
      <w:r w:rsidRPr="006B25E8">
        <w:rPr>
          <w:rFonts w:ascii="Times New Roman" w:hAnsi="Times New Roman" w:cs="Times New Roman"/>
          <w:sz w:val="24"/>
          <w:szCs w:val="24"/>
          <w:lang w:val="es-GT"/>
        </w:rPr>
        <w:t xml:space="preserve"> </w:t>
      </w:r>
      <w:r w:rsidR="006B25E8">
        <w:rPr>
          <w:rFonts w:ascii="Times New Roman" w:hAnsi="Times New Roman" w:cs="Times New Roman"/>
          <w:sz w:val="24"/>
          <w:szCs w:val="24"/>
          <w:lang w:val="es-GT"/>
        </w:rPr>
        <w:t>del</w:t>
      </w:r>
      <w:r w:rsidRPr="006B25E8">
        <w:rPr>
          <w:rFonts w:ascii="Times New Roman" w:hAnsi="Times New Roman" w:cs="Times New Roman"/>
          <w:sz w:val="24"/>
          <w:szCs w:val="24"/>
          <w:lang w:val="es-GT"/>
        </w:rPr>
        <w:t xml:space="preserve"> inventario</w:t>
      </w:r>
      <w:r w:rsidR="006B25E8" w:rsidRPr="006B25E8">
        <w:rPr>
          <w:rFonts w:ascii="Times New Roman" w:hAnsi="Times New Roman" w:cs="Times New Roman"/>
          <w:sz w:val="24"/>
          <w:szCs w:val="24"/>
          <w:lang w:val="es-GT"/>
        </w:rPr>
        <w:t xml:space="preserve"> en los distintos períodos de tiempo</w:t>
      </w:r>
      <w:sdt>
        <w:sdtPr>
          <w:rPr>
            <w:rFonts w:ascii="Times New Roman" w:hAnsi="Times New Roman" w:cs="Times New Roman"/>
            <w:sz w:val="24"/>
            <w:szCs w:val="24"/>
            <w:lang w:val="es-GT"/>
          </w:rPr>
          <w:id w:val="315073492"/>
          <w:citation/>
        </w:sdtPr>
        <w:sdtContent>
          <w:r w:rsidR="006B25E8">
            <w:rPr>
              <w:rFonts w:ascii="Times New Roman" w:hAnsi="Times New Roman" w:cs="Times New Roman"/>
              <w:sz w:val="24"/>
              <w:szCs w:val="24"/>
              <w:lang w:val="es-GT"/>
            </w:rPr>
            <w:fldChar w:fldCharType="begin"/>
          </w:r>
          <w:r w:rsidR="006B25E8">
            <w:rPr>
              <w:rFonts w:ascii="Times New Roman" w:hAnsi="Times New Roman" w:cs="Times New Roman"/>
              <w:sz w:val="24"/>
              <w:szCs w:val="24"/>
              <w:lang w:val="es-GT"/>
            </w:rPr>
            <w:instrText xml:space="preserve"> CITATION Bet17 \l 4106 </w:instrText>
          </w:r>
          <w:r w:rsidR="006B25E8">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(Betancourt, 2017)</w:t>
          </w:r>
          <w:r w:rsidR="006B25E8">
            <w:rPr>
              <w:rFonts w:ascii="Times New Roman" w:hAnsi="Times New Roman" w:cs="Times New Roman"/>
              <w:sz w:val="24"/>
              <w:szCs w:val="24"/>
              <w:lang w:val="es-GT"/>
            </w:rPr>
            <w:fldChar w:fldCharType="end"/>
          </w:r>
        </w:sdtContent>
      </w:sdt>
      <w:r w:rsidR="006B25E8">
        <w:rPr>
          <w:rFonts w:ascii="Times New Roman" w:hAnsi="Times New Roman" w:cs="Times New Roman"/>
          <w:sz w:val="24"/>
          <w:szCs w:val="24"/>
          <w:lang w:val="es-GT"/>
        </w:rPr>
        <w:t>.</w:t>
      </w:r>
    </w:p>
    <w:p w14:paraId="5F4BEC02" w14:textId="266BC897" w:rsidR="002C1503" w:rsidRPr="002C1503" w:rsidRDefault="00075DB8" w:rsidP="002C1503">
      <w:pPr>
        <w:ind w:left="426"/>
        <w:rPr>
          <w:rFonts w:ascii="Times New Roman" w:hAnsi="Times New Roman" w:cs="Times New Roman"/>
          <w:sz w:val="24"/>
          <w:szCs w:val="24"/>
          <w:lang w:val="es-GT"/>
        </w:rPr>
      </w:pPr>
      <w:r w:rsidRPr="00075DB8">
        <w:rPr>
          <w:rFonts w:ascii="Times New Roman" w:hAnsi="Times New Roman" w:cs="Times New Roman"/>
          <w:sz w:val="24"/>
          <w:szCs w:val="24"/>
          <w:lang w:val="es-GT"/>
        </w:rPr>
        <w:t xml:space="preserve">En esencia, MRP I se considera un plan </w:t>
      </w:r>
      <w:r w:rsidR="00EE09AD">
        <w:rPr>
          <w:rFonts w:ascii="Times New Roman" w:hAnsi="Times New Roman" w:cs="Times New Roman"/>
          <w:sz w:val="24"/>
          <w:szCs w:val="24"/>
          <w:lang w:val="es-GT"/>
        </w:rPr>
        <w:t>de</w:t>
      </w:r>
      <w:r w:rsidRPr="00075DB8">
        <w:rPr>
          <w:rFonts w:ascii="Times New Roman" w:hAnsi="Times New Roman" w:cs="Times New Roman"/>
          <w:sz w:val="24"/>
          <w:szCs w:val="24"/>
          <w:lang w:val="es-GT"/>
        </w:rPr>
        <w:t xml:space="preserve"> control </w:t>
      </w:r>
      <w:r>
        <w:rPr>
          <w:rFonts w:ascii="Times New Roman" w:hAnsi="Times New Roman" w:cs="Times New Roman"/>
          <w:sz w:val="24"/>
          <w:szCs w:val="24"/>
          <w:lang w:val="es-GT"/>
        </w:rPr>
        <w:t>en la</w:t>
      </w:r>
      <w:r w:rsidRPr="00075DB8">
        <w:rPr>
          <w:rFonts w:ascii="Times New Roman" w:hAnsi="Times New Roman" w:cs="Times New Roman"/>
          <w:sz w:val="24"/>
          <w:szCs w:val="24"/>
          <w:lang w:val="es-GT"/>
        </w:rPr>
        <w:t xml:space="preserve"> producción</w:t>
      </w:r>
      <w:r w:rsidR="008D2CE6">
        <w:rPr>
          <w:rFonts w:ascii="Times New Roman" w:hAnsi="Times New Roman" w:cs="Times New Roman"/>
          <w:sz w:val="24"/>
          <w:szCs w:val="24"/>
          <w:lang w:val="es-GT"/>
        </w:rPr>
        <w:t xml:space="preserve"> y abastecimiento</w:t>
      </w:r>
      <w:r>
        <w:rPr>
          <w:rFonts w:ascii="Times New Roman" w:hAnsi="Times New Roman" w:cs="Times New Roman"/>
          <w:sz w:val="24"/>
          <w:szCs w:val="24"/>
          <w:lang w:val="es-GT"/>
        </w:rPr>
        <w:t xml:space="preserve"> de productos</w:t>
      </w:r>
      <w:r w:rsidRPr="00075DB8">
        <w:rPr>
          <w:rFonts w:ascii="Times New Roman" w:hAnsi="Times New Roman" w:cs="Times New Roman"/>
          <w:sz w:val="24"/>
          <w:szCs w:val="24"/>
          <w:lang w:val="es-GT"/>
        </w:rPr>
        <w:t xml:space="preserve"> de una empresa </w:t>
      </w:r>
      <w:r w:rsidR="008D2CE6">
        <w:rPr>
          <w:rFonts w:ascii="Times New Roman" w:hAnsi="Times New Roman" w:cs="Times New Roman"/>
          <w:sz w:val="24"/>
          <w:szCs w:val="24"/>
          <w:lang w:val="es-GT"/>
        </w:rPr>
        <w:t>en</w:t>
      </w:r>
      <w:r w:rsidRPr="00075DB8">
        <w:rPr>
          <w:rFonts w:ascii="Times New Roman" w:hAnsi="Times New Roman" w:cs="Times New Roman"/>
          <w:sz w:val="24"/>
          <w:szCs w:val="24"/>
          <w:lang w:val="es-GT"/>
        </w:rPr>
        <w:t xml:space="preserve"> su inventario, pero </w:t>
      </w:r>
      <w:r w:rsidR="008D2CE6">
        <w:rPr>
          <w:rFonts w:ascii="Times New Roman" w:hAnsi="Times New Roman" w:cs="Times New Roman"/>
          <w:sz w:val="24"/>
          <w:szCs w:val="24"/>
          <w:lang w:val="es-GT"/>
        </w:rPr>
        <w:t>su uso</w:t>
      </w:r>
      <w:r w:rsidRPr="00075DB8">
        <w:rPr>
          <w:rFonts w:ascii="Times New Roman" w:hAnsi="Times New Roman" w:cs="Times New Roman"/>
          <w:sz w:val="24"/>
          <w:szCs w:val="24"/>
          <w:lang w:val="es-GT"/>
        </w:rPr>
        <w:t xml:space="preserve"> es aplicable </w:t>
      </w:r>
      <w:r w:rsidR="00D25E37">
        <w:rPr>
          <w:rFonts w:ascii="Times New Roman" w:hAnsi="Times New Roman" w:cs="Times New Roman"/>
          <w:sz w:val="24"/>
          <w:szCs w:val="24"/>
          <w:lang w:val="es-GT"/>
        </w:rPr>
        <w:lastRenderedPageBreak/>
        <w:t xml:space="preserve">tanto </w:t>
      </w:r>
      <w:r w:rsidRPr="00075DB8">
        <w:rPr>
          <w:rFonts w:ascii="Times New Roman" w:hAnsi="Times New Roman" w:cs="Times New Roman"/>
          <w:sz w:val="24"/>
          <w:szCs w:val="24"/>
          <w:lang w:val="es-GT"/>
        </w:rPr>
        <w:t>a la materia prima necesaria para la elaboración de un</w:t>
      </w:r>
      <w:r>
        <w:rPr>
          <w:rFonts w:ascii="Times New Roman" w:hAnsi="Times New Roman" w:cs="Times New Roman"/>
          <w:sz w:val="24"/>
          <w:szCs w:val="24"/>
          <w:lang w:val="es-GT"/>
        </w:rPr>
        <w:t xml:space="preserve"> artículo</w:t>
      </w:r>
      <w:r w:rsidR="00EE09AD">
        <w:rPr>
          <w:rFonts w:ascii="Times New Roman" w:hAnsi="Times New Roman" w:cs="Times New Roman"/>
          <w:sz w:val="24"/>
          <w:szCs w:val="24"/>
          <w:lang w:val="es-GT"/>
        </w:rPr>
        <w:t>,</w:t>
      </w:r>
      <w:r w:rsidR="008D2CE6">
        <w:rPr>
          <w:rFonts w:ascii="Times New Roman" w:hAnsi="Times New Roman" w:cs="Times New Roman"/>
          <w:sz w:val="24"/>
          <w:szCs w:val="24"/>
          <w:lang w:val="es-GT"/>
        </w:rPr>
        <w:t xml:space="preserve"> como para la mercancía resultante de ese proceso</w:t>
      </w:r>
      <w:r w:rsidR="00D25E37">
        <w:rPr>
          <w:rFonts w:ascii="Times New Roman" w:hAnsi="Times New Roman" w:cs="Times New Roman"/>
          <w:sz w:val="24"/>
          <w:szCs w:val="24"/>
          <w:lang w:val="es-GT"/>
        </w:rPr>
        <w:t xml:space="preserve">; o bien </w:t>
      </w:r>
      <w:r w:rsidR="00574D76">
        <w:rPr>
          <w:rFonts w:ascii="Times New Roman" w:hAnsi="Times New Roman" w:cs="Times New Roman"/>
          <w:sz w:val="24"/>
          <w:szCs w:val="24"/>
          <w:lang w:val="es-GT"/>
        </w:rPr>
        <w:t>adaptable a la</w:t>
      </w:r>
      <w:r w:rsidR="00D25E37">
        <w:rPr>
          <w:rFonts w:ascii="Times New Roman" w:hAnsi="Times New Roman" w:cs="Times New Roman"/>
          <w:sz w:val="24"/>
          <w:szCs w:val="24"/>
          <w:lang w:val="es-GT"/>
        </w:rPr>
        <w:t xml:space="preserve"> </w:t>
      </w:r>
      <w:r w:rsidR="008D2CE6">
        <w:rPr>
          <w:rFonts w:ascii="Times New Roman" w:hAnsi="Times New Roman" w:cs="Times New Roman"/>
          <w:sz w:val="24"/>
          <w:szCs w:val="24"/>
          <w:lang w:val="es-GT"/>
        </w:rPr>
        <w:t>obtención</w:t>
      </w:r>
      <w:r w:rsidR="00D25E37">
        <w:rPr>
          <w:rFonts w:ascii="Times New Roman" w:hAnsi="Times New Roman" w:cs="Times New Roman"/>
          <w:sz w:val="24"/>
          <w:szCs w:val="24"/>
          <w:lang w:val="es-GT"/>
        </w:rPr>
        <w:t xml:space="preserve"> de mercadería que </w:t>
      </w:r>
      <w:r w:rsidR="00394A14">
        <w:rPr>
          <w:rFonts w:ascii="Times New Roman" w:hAnsi="Times New Roman" w:cs="Times New Roman"/>
          <w:sz w:val="24"/>
          <w:szCs w:val="24"/>
          <w:lang w:val="es-GT"/>
        </w:rPr>
        <w:t xml:space="preserve">finalizó </w:t>
      </w:r>
      <w:r w:rsidR="00D25E37">
        <w:rPr>
          <w:rFonts w:ascii="Times New Roman" w:hAnsi="Times New Roman" w:cs="Times New Roman"/>
          <w:sz w:val="24"/>
          <w:szCs w:val="24"/>
          <w:lang w:val="es-GT"/>
        </w:rPr>
        <w:t>el proceso de manufacturación y se adquiera a través de otra compañía</w:t>
      </w:r>
      <w:r w:rsidR="00EE09AD">
        <w:rPr>
          <w:rFonts w:ascii="Times New Roman" w:hAnsi="Times New Roman" w:cs="Times New Roman"/>
          <w:sz w:val="24"/>
          <w:szCs w:val="24"/>
          <w:lang w:val="es-GT"/>
        </w:rPr>
        <w:t>, a fin de ser útiles en el consumo interno de esta o su venta a terceros</w:t>
      </w:r>
      <w:sdt>
        <w:sdtPr>
          <w:rPr>
            <w:rFonts w:ascii="Times New Roman" w:hAnsi="Times New Roman" w:cs="Times New Roman"/>
            <w:sz w:val="24"/>
            <w:szCs w:val="24"/>
            <w:lang w:val="es-GT"/>
          </w:rPr>
          <w:id w:val="19977044"/>
          <w:citation/>
        </w:sdtPr>
        <w:sdtContent>
          <w:r w:rsidR="00FE7098">
            <w:rPr>
              <w:rFonts w:ascii="Times New Roman" w:hAnsi="Times New Roman" w:cs="Times New Roman"/>
              <w:sz w:val="24"/>
              <w:szCs w:val="24"/>
              <w:lang w:val="es-GT"/>
            </w:rPr>
            <w:fldChar w:fldCharType="begin"/>
          </w:r>
          <w:r w:rsidR="00FE7098">
            <w:rPr>
              <w:rFonts w:ascii="Times New Roman" w:hAnsi="Times New Roman" w:cs="Times New Roman"/>
              <w:sz w:val="24"/>
              <w:szCs w:val="24"/>
              <w:lang w:val="es-GT"/>
            </w:rPr>
            <w:instrText xml:space="preserve"> CITATION Bet17 \l 4106 </w:instrText>
          </w:r>
          <w:r w:rsidR="00FE7098">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(Betancourt, 2017)</w:t>
          </w:r>
          <w:r w:rsidR="00FE7098">
            <w:rPr>
              <w:rFonts w:ascii="Times New Roman" w:hAnsi="Times New Roman" w:cs="Times New Roman"/>
              <w:sz w:val="24"/>
              <w:szCs w:val="24"/>
              <w:lang w:val="es-GT"/>
            </w:rPr>
            <w:fldChar w:fldCharType="end"/>
          </w:r>
        </w:sdtContent>
      </w:sdt>
      <w:r w:rsidR="00FE7098">
        <w:rPr>
          <w:rFonts w:ascii="Times New Roman" w:hAnsi="Times New Roman" w:cs="Times New Roman"/>
          <w:sz w:val="24"/>
          <w:szCs w:val="24"/>
          <w:lang w:val="es-GT"/>
        </w:rPr>
        <w:t>.</w:t>
      </w:r>
    </w:p>
    <w:p w14:paraId="45F101D0" w14:textId="29AD7467" w:rsidR="00DC0622" w:rsidRDefault="0074055B" w:rsidP="00A80BBB">
      <w:pPr>
        <w:pStyle w:val="Ttulo2"/>
      </w:pPr>
      <w:bookmarkStart w:id="235" w:name="_Toc41638771"/>
      <w:r>
        <w:t>Indicadores Clave de Desempeño</w:t>
      </w:r>
      <w:bookmarkEnd w:id="235"/>
      <w:r w:rsidR="00BE0700">
        <w:t xml:space="preserve"> </w:t>
      </w:r>
    </w:p>
    <w:p w14:paraId="71F2E95F" w14:textId="0BC7CD81" w:rsidR="007B72B1" w:rsidRPr="00101838" w:rsidRDefault="00BC7EA1" w:rsidP="00101838">
      <w:pPr>
        <w:ind w:firstLine="708"/>
        <w:rPr>
          <w:rFonts w:ascii="Times New Roman" w:hAnsi="Times New Roman" w:cs="Times New Roman"/>
          <w:b/>
          <w:bCs/>
          <w:sz w:val="24"/>
          <w:szCs w:val="24"/>
          <w:lang w:val="es-GT"/>
        </w:rPr>
      </w:pPr>
      <w:r>
        <w:rPr>
          <w:rFonts w:ascii="Times New Roman" w:hAnsi="Times New Roman" w:cs="Times New Roman"/>
          <w:sz w:val="24"/>
          <w:szCs w:val="24"/>
        </w:rPr>
        <w:t>“</w:t>
      </w:r>
      <w:r w:rsidRPr="00BC7EA1">
        <w:rPr>
          <w:rFonts w:ascii="Times New Roman" w:hAnsi="Times New Roman" w:cs="Times New Roman"/>
          <w:sz w:val="24"/>
          <w:szCs w:val="24"/>
        </w:rPr>
        <w:t xml:space="preserve">Los </w:t>
      </w:r>
      <w:proofErr w:type="spellStart"/>
      <w:r w:rsidRPr="00BC7EA1">
        <w:rPr>
          <w:rStyle w:val="Textoennegrita"/>
          <w:rFonts w:ascii="Times New Roman" w:hAnsi="Times New Roman" w:cs="Times New Roman"/>
          <w:sz w:val="24"/>
          <w:szCs w:val="24"/>
        </w:rPr>
        <w:t>KPIs</w:t>
      </w:r>
      <w:proofErr w:type="spellEnd"/>
      <w:r w:rsidRPr="00BC7EA1">
        <w:rPr>
          <w:rFonts w:ascii="Times New Roman" w:hAnsi="Times New Roman" w:cs="Times New Roman"/>
          <w:sz w:val="24"/>
          <w:szCs w:val="24"/>
        </w:rPr>
        <w:t xml:space="preserve"> son métricas financieras o no financieras, utilizadas para cuantificar objetivos que reflejan el rendimiento de una organización, y que generalmente se recogen en su plan estratégico.</w:t>
      </w:r>
      <w:r>
        <w:rPr>
          <w:rFonts w:ascii="Times New Roman" w:hAnsi="Times New Roman" w:cs="Times New Roman"/>
          <w:sz w:val="24"/>
          <w:szCs w:val="24"/>
        </w:rPr>
        <w:t>”</w:t>
      </w:r>
      <w:r w:rsidRPr="00BC7EA1">
        <w:rPr>
          <w:rFonts w:ascii="Times New Roman" w:hAnsi="Times New Roman" w:cs="Times New Roman"/>
          <w:sz w:val="24"/>
          <w:szCs w:val="24"/>
        </w:rPr>
        <w:t xml:space="preserve"> </w:t>
      </w:r>
      <w:sdt>
        <w:sdtPr>
          <w:rPr>
            <w:rFonts w:ascii="Times New Roman" w:hAnsi="Times New Roman" w:cs="Times New Roman"/>
            <w:b/>
            <w:bCs/>
            <w:sz w:val="24"/>
            <w:szCs w:val="24"/>
            <w:lang w:val="es-GT"/>
          </w:rPr>
          <w:id w:val="-652521251"/>
          <w:citation/>
        </w:sdtPr>
        <w:sdtContent>
          <w:r w:rsidRPr="00BC7EA1">
            <w:rPr>
              <w:rFonts w:ascii="Times New Roman" w:hAnsi="Times New Roman" w:cs="Times New Roman"/>
              <w:b/>
              <w:bCs/>
              <w:sz w:val="24"/>
              <w:szCs w:val="24"/>
              <w:lang w:val="es-GT"/>
            </w:rPr>
            <w:fldChar w:fldCharType="begin"/>
          </w:r>
          <w:r w:rsidRPr="00BC7EA1">
            <w:rPr>
              <w:rFonts w:ascii="Times New Roman" w:hAnsi="Times New Roman" w:cs="Times New Roman"/>
              <w:b/>
              <w:bCs/>
              <w:sz w:val="24"/>
              <w:szCs w:val="24"/>
              <w:lang w:val="es-GT"/>
            </w:rPr>
            <w:instrText xml:space="preserve"> CITATION ISO20 \l 4106 </w:instrText>
          </w:r>
          <w:r w:rsidRPr="00BC7EA1">
            <w:rPr>
              <w:rFonts w:ascii="Times New Roman" w:hAnsi="Times New Roman" w:cs="Times New Roman"/>
              <w:b/>
              <w:bCs/>
              <w:sz w:val="24"/>
              <w:szCs w:val="24"/>
              <w:lang w:val="es-GT"/>
            </w:rPr>
            <w:fldChar w:fldCharType="separate"/>
          </w:r>
          <w:r w:rsidR="00E04C64" w:rsidRPr="00E04C64">
            <w:rPr>
              <w:rFonts w:ascii="Times New Roman" w:hAnsi="Times New Roman" w:cs="Times New Roman"/>
              <w:noProof/>
              <w:sz w:val="24"/>
              <w:szCs w:val="24"/>
              <w:lang w:val="es-GT"/>
            </w:rPr>
            <w:t>(ISOTools, 2020)</w:t>
          </w:r>
          <w:r w:rsidRPr="00BC7EA1">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w:t>
      </w:r>
    </w:p>
    <w:p w14:paraId="3102A227" w14:textId="63C13342" w:rsidR="000C2642" w:rsidRDefault="00A80BBB" w:rsidP="0060005F">
      <w:pPr>
        <w:ind w:firstLine="708"/>
      </w:pPr>
      <w:r w:rsidRPr="005F1F30">
        <w:rPr>
          <w:rFonts w:ascii="Times New Roman" w:hAnsi="Times New Roman" w:cs="Times New Roman"/>
          <w:sz w:val="24"/>
          <w:szCs w:val="24"/>
        </w:rPr>
        <w:t>Luis Aníbal Mora García, Ingeniero Industrial de la Universidad Nacional de Colombia en su libro “Indicadores de la gestión logística” segunda edición, señala la importancia de</w:t>
      </w:r>
      <w:r w:rsidR="002D5552">
        <w:rPr>
          <w:rFonts w:ascii="Times New Roman" w:hAnsi="Times New Roman" w:cs="Times New Roman"/>
          <w:sz w:val="24"/>
          <w:szCs w:val="24"/>
        </w:rPr>
        <w:t xml:space="preserve"> utilizar</w:t>
      </w:r>
      <w:r w:rsidRPr="005F1F30">
        <w:rPr>
          <w:rFonts w:ascii="Times New Roman" w:hAnsi="Times New Roman" w:cs="Times New Roman"/>
          <w:sz w:val="24"/>
          <w:szCs w:val="24"/>
        </w:rPr>
        <w:t xml:space="preserve"> Indicadores de desempeño</w:t>
      </w:r>
      <w:r w:rsidR="002D5552">
        <w:rPr>
          <w:rFonts w:ascii="Times New Roman" w:hAnsi="Times New Roman" w:cs="Times New Roman"/>
          <w:sz w:val="24"/>
          <w:szCs w:val="24"/>
        </w:rPr>
        <w:t xml:space="preserve"> dentro de una organización</w:t>
      </w:r>
      <w:r w:rsidRPr="005F1F30">
        <w:rPr>
          <w:rFonts w:ascii="Times New Roman" w:hAnsi="Times New Roman" w:cs="Times New Roman"/>
          <w:sz w:val="24"/>
          <w:szCs w:val="24"/>
        </w:rPr>
        <w:t xml:space="preserve"> </w:t>
      </w:r>
      <w:r w:rsidR="000C2642">
        <w:rPr>
          <w:rFonts w:ascii="Times New Roman" w:hAnsi="Times New Roman" w:cs="Times New Roman"/>
          <w:sz w:val="24"/>
          <w:szCs w:val="24"/>
        </w:rPr>
        <w:t>al</w:t>
      </w:r>
      <w:r w:rsidRPr="005F1F30">
        <w:rPr>
          <w:rFonts w:ascii="Times New Roman" w:hAnsi="Times New Roman" w:cs="Times New Roman"/>
          <w:sz w:val="24"/>
          <w:szCs w:val="24"/>
        </w:rPr>
        <w:t xml:space="preserve"> menciona</w:t>
      </w:r>
      <w:r w:rsidR="000C2642">
        <w:rPr>
          <w:rFonts w:ascii="Times New Roman" w:hAnsi="Times New Roman" w:cs="Times New Roman"/>
          <w:sz w:val="24"/>
          <w:szCs w:val="24"/>
        </w:rPr>
        <w:t>r</w:t>
      </w:r>
      <w:r w:rsidRPr="005F1F30">
        <w:rPr>
          <w:rFonts w:ascii="Times New Roman" w:hAnsi="Times New Roman" w:cs="Times New Roman"/>
          <w:sz w:val="24"/>
          <w:szCs w:val="24"/>
        </w:rPr>
        <w:t xml:space="preserve">: “Lo que no se mide no se puede controlar, </w:t>
      </w:r>
      <w:r w:rsidR="000C2642">
        <w:rPr>
          <w:rFonts w:ascii="Times New Roman" w:hAnsi="Times New Roman" w:cs="Times New Roman"/>
          <w:sz w:val="24"/>
          <w:szCs w:val="24"/>
        </w:rPr>
        <w:t xml:space="preserve">y </w:t>
      </w:r>
      <w:r w:rsidRPr="005F1F30">
        <w:rPr>
          <w:rFonts w:ascii="Times New Roman" w:hAnsi="Times New Roman" w:cs="Times New Roman"/>
          <w:sz w:val="24"/>
          <w:szCs w:val="24"/>
        </w:rPr>
        <w:t>lo que no se controla no se puede gestionar</w:t>
      </w:r>
      <w:r>
        <w:t xml:space="preserve">” </w:t>
      </w:r>
      <w:sdt>
        <w:sdtPr>
          <w:id w:val="1822849382"/>
          <w:citation/>
        </w:sdtPr>
        <w:sdtContent>
          <w:r>
            <w:fldChar w:fldCharType="begin"/>
          </w:r>
          <w:r>
            <w:rPr>
              <w:lang w:val="es-GT"/>
            </w:rPr>
            <w:instrText xml:space="preserve"> CITATION Gar08 \l 4106 </w:instrText>
          </w:r>
          <w:r>
            <w:fldChar w:fldCharType="separate"/>
          </w:r>
          <w:r w:rsidR="00E04C64">
            <w:rPr>
              <w:noProof/>
              <w:lang w:val="es-GT"/>
            </w:rPr>
            <w:t>(García L. A., 2008)</w:t>
          </w:r>
          <w:r>
            <w:fldChar w:fldCharType="end"/>
          </w:r>
        </w:sdtContent>
      </w:sdt>
      <w:r w:rsidR="005F1F30">
        <w:t>.</w:t>
      </w:r>
    </w:p>
    <w:p w14:paraId="71AAE0C9" w14:textId="405A63C3" w:rsidR="00CB230D" w:rsidRDefault="005F1F30" w:rsidP="0060005F">
      <w:pPr>
        <w:ind w:firstLine="708"/>
        <w:rPr>
          <w:rFonts w:ascii="Times New Roman" w:hAnsi="Times New Roman" w:cs="Times New Roman"/>
          <w:sz w:val="24"/>
          <w:szCs w:val="24"/>
          <w:lang w:val="es-GT"/>
        </w:rPr>
      </w:pPr>
      <w:r>
        <w:rPr>
          <w:rFonts w:ascii="Times New Roman" w:hAnsi="Times New Roman" w:cs="Times New Roman"/>
          <w:sz w:val="24"/>
          <w:szCs w:val="24"/>
          <w:lang w:val="es-GT"/>
        </w:rPr>
        <w:t>Además, el anterior autor destaca que las tareas y objetivos de una empresa deben ser concreto</w:t>
      </w:r>
      <w:r w:rsidR="00A714BC">
        <w:rPr>
          <w:rFonts w:ascii="Times New Roman" w:hAnsi="Times New Roman" w:cs="Times New Roman"/>
          <w:sz w:val="24"/>
          <w:szCs w:val="24"/>
          <w:lang w:val="es-GT"/>
        </w:rPr>
        <w:t>(a)</w:t>
      </w:r>
      <w:r>
        <w:rPr>
          <w:rFonts w:ascii="Times New Roman" w:hAnsi="Times New Roman" w:cs="Times New Roman"/>
          <w:sz w:val="24"/>
          <w:szCs w:val="24"/>
          <w:lang w:val="es-GT"/>
        </w:rPr>
        <w:t>s y además medibles, es decir, representarse de una forma cuantitativa a fin de buscar su cumplimento</w:t>
      </w:r>
      <w:r w:rsidR="00C12FB9">
        <w:rPr>
          <w:rFonts w:ascii="Times New Roman" w:hAnsi="Times New Roman" w:cs="Times New Roman"/>
          <w:sz w:val="24"/>
          <w:szCs w:val="24"/>
          <w:lang w:val="es-GT"/>
        </w:rPr>
        <w:t>.</w:t>
      </w:r>
      <w:r>
        <w:rPr>
          <w:rFonts w:ascii="Times New Roman" w:hAnsi="Times New Roman" w:cs="Times New Roman"/>
          <w:sz w:val="24"/>
          <w:szCs w:val="24"/>
          <w:lang w:val="es-GT"/>
        </w:rPr>
        <w:t xml:space="preserve"> Por tal motivo, se necesita de un indicador para trazar dichas metas, en consecuencia, Luis Aníbal Mora García</w:t>
      </w:r>
      <w:r w:rsidR="00ED5611">
        <w:rPr>
          <w:rFonts w:ascii="Times New Roman" w:hAnsi="Times New Roman" w:cs="Times New Roman"/>
          <w:sz w:val="24"/>
          <w:szCs w:val="24"/>
          <w:lang w:val="es-GT"/>
        </w:rPr>
        <w:t xml:space="preserve"> (2008),</w:t>
      </w:r>
      <w:r>
        <w:rPr>
          <w:rFonts w:ascii="Times New Roman" w:hAnsi="Times New Roman" w:cs="Times New Roman"/>
          <w:sz w:val="24"/>
          <w:szCs w:val="24"/>
          <w:lang w:val="es-GT"/>
        </w:rPr>
        <w:t xml:space="preserve"> </w:t>
      </w:r>
      <w:r w:rsidR="00CB230D">
        <w:rPr>
          <w:rFonts w:ascii="Times New Roman" w:hAnsi="Times New Roman" w:cs="Times New Roman"/>
          <w:sz w:val="24"/>
          <w:szCs w:val="24"/>
          <w:lang w:val="es-GT"/>
        </w:rPr>
        <w:t>lo</w:t>
      </w:r>
      <w:r>
        <w:rPr>
          <w:rFonts w:ascii="Times New Roman" w:hAnsi="Times New Roman" w:cs="Times New Roman"/>
          <w:sz w:val="24"/>
          <w:szCs w:val="24"/>
          <w:lang w:val="es-GT"/>
        </w:rPr>
        <w:t xml:space="preserve"> define de la siguiente forma: </w:t>
      </w:r>
    </w:p>
    <w:p w14:paraId="498D9C2D" w14:textId="2219F944" w:rsidR="00D8404F" w:rsidRDefault="00755E06" w:rsidP="002C1503">
      <w:pPr>
        <w:ind w:firstLine="708"/>
        <w:rPr>
          <w:rFonts w:ascii="Times New Roman" w:hAnsi="Times New Roman" w:cs="Times New Roman"/>
        </w:rPr>
      </w:pPr>
      <w:r w:rsidRPr="00904A50">
        <w:rPr>
          <w:rFonts w:ascii="Times New Roman" w:hAnsi="Times New Roman" w:cs="Times New Roman"/>
          <w:sz w:val="24"/>
          <w:szCs w:val="24"/>
        </w:rPr>
        <w:t>“</w:t>
      </w:r>
      <w:r w:rsidR="005F1F30" w:rsidRPr="00904A50">
        <w:rPr>
          <w:rFonts w:ascii="Times New Roman" w:hAnsi="Times New Roman" w:cs="Times New Roman"/>
          <w:sz w:val="24"/>
          <w:szCs w:val="24"/>
        </w:rPr>
        <w:t>se refiere a datos</w:t>
      </w:r>
      <w:r w:rsidR="005F1F30" w:rsidRPr="00904A50">
        <w:rPr>
          <w:rFonts w:ascii="Times New Roman" w:hAnsi="Times New Roman" w:cs="Times New Roman"/>
          <w:sz w:val="32"/>
          <w:szCs w:val="32"/>
          <w:lang w:val="es-GT"/>
        </w:rPr>
        <w:t xml:space="preserve"> </w:t>
      </w:r>
      <w:r w:rsidR="005F1F30" w:rsidRPr="00904A50">
        <w:rPr>
          <w:rFonts w:ascii="Times New Roman" w:hAnsi="Times New Roman" w:cs="Times New Roman"/>
          <w:sz w:val="24"/>
          <w:szCs w:val="24"/>
        </w:rPr>
        <w:t>esencialmente cuantitativos, que nos permiten darnos cuenta de</w:t>
      </w:r>
      <w:r w:rsidR="005F1F30" w:rsidRPr="00904A50">
        <w:rPr>
          <w:rFonts w:ascii="Times New Roman" w:hAnsi="Times New Roman" w:cs="Times New Roman"/>
          <w:sz w:val="32"/>
          <w:szCs w:val="32"/>
          <w:lang w:val="es-GT"/>
        </w:rPr>
        <w:t xml:space="preserve"> </w:t>
      </w:r>
      <w:r w:rsidR="005F1F30" w:rsidRPr="00904A50">
        <w:rPr>
          <w:rFonts w:ascii="Times New Roman" w:hAnsi="Times New Roman" w:cs="Times New Roman"/>
          <w:sz w:val="24"/>
          <w:szCs w:val="24"/>
        </w:rPr>
        <w:t>cómo se encuentran las cosas en relación con algún aspecto de</w:t>
      </w:r>
      <w:r w:rsidR="005F1F30" w:rsidRPr="00904A50">
        <w:rPr>
          <w:rFonts w:ascii="Times New Roman" w:hAnsi="Times New Roman" w:cs="Times New Roman"/>
          <w:sz w:val="32"/>
          <w:szCs w:val="32"/>
          <w:lang w:val="es-GT"/>
        </w:rPr>
        <w:t xml:space="preserve"> </w:t>
      </w:r>
      <w:r w:rsidR="005F1F30" w:rsidRPr="00904A50">
        <w:rPr>
          <w:rFonts w:ascii="Times New Roman" w:hAnsi="Times New Roman" w:cs="Times New Roman"/>
          <w:sz w:val="24"/>
          <w:szCs w:val="24"/>
        </w:rPr>
        <w:t>la realidad que nos interesa conocer. Los indicadores pueden ser:</w:t>
      </w:r>
      <w:r w:rsidR="005F1F30" w:rsidRPr="00904A50">
        <w:rPr>
          <w:rFonts w:ascii="Times New Roman" w:hAnsi="Times New Roman" w:cs="Times New Roman"/>
          <w:sz w:val="32"/>
          <w:szCs w:val="32"/>
          <w:lang w:val="es-GT"/>
        </w:rPr>
        <w:t xml:space="preserve"> </w:t>
      </w:r>
      <w:r w:rsidR="005F1F30" w:rsidRPr="00904A50">
        <w:rPr>
          <w:rFonts w:ascii="Times New Roman" w:hAnsi="Times New Roman" w:cs="Times New Roman"/>
          <w:sz w:val="24"/>
          <w:szCs w:val="24"/>
        </w:rPr>
        <w:t>medidas, números, hechos, opiniones o percepciones que señalen</w:t>
      </w:r>
      <w:r w:rsidR="005F1F30" w:rsidRPr="00904A50">
        <w:rPr>
          <w:rFonts w:ascii="Times New Roman" w:hAnsi="Times New Roman" w:cs="Times New Roman"/>
          <w:sz w:val="32"/>
          <w:szCs w:val="32"/>
          <w:lang w:val="es-GT"/>
        </w:rPr>
        <w:t xml:space="preserve"> </w:t>
      </w:r>
      <w:r w:rsidR="005F1F30" w:rsidRPr="00904A50">
        <w:rPr>
          <w:rFonts w:ascii="Times New Roman" w:hAnsi="Times New Roman" w:cs="Times New Roman"/>
          <w:sz w:val="24"/>
          <w:szCs w:val="24"/>
        </w:rPr>
        <w:t>condiciones o situaciones específicas</w:t>
      </w:r>
      <w:r w:rsidRPr="00904A50">
        <w:rPr>
          <w:rFonts w:ascii="Times New Roman" w:hAnsi="Times New Roman" w:cs="Times New Roman"/>
          <w:sz w:val="24"/>
          <w:szCs w:val="24"/>
        </w:rPr>
        <w:t>”</w:t>
      </w:r>
      <w:r w:rsidR="005F1F30" w:rsidRPr="00904A50">
        <w:rPr>
          <w:rFonts w:ascii="Times New Roman" w:hAnsi="Times New Roman" w:cs="Times New Roman"/>
          <w:sz w:val="32"/>
          <w:szCs w:val="32"/>
          <w:lang w:val="es-GT"/>
        </w:rPr>
        <w:t xml:space="preserve"> </w:t>
      </w:r>
      <w:sdt>
        <w:sdtPr>
          <w:rPr>
            <w:rFonts w:ascii="Times New Roman" w:hAnsi="Times New Roman" w:cs="Times New Roman"/>
          </w:rPr>
          <w:id w:val="760412074"/>
          <w:citation/>
        </w:sdtPr>
        <w:sdtContent>
          <w:r w:rsidRPr="00904A50">
            <w:rPr>
              <w:rFonts w:ascii="Times New Roman" w:hAnsi="Times New Roman" w:cs="Times New Roman"/>
            </w:rPr>
            <w:fldChar w:fldCharType="begin"/>
          </w:r>
          <w:r w:rsidRPr="00904A50">
            <w:rPr>
              <w:rFonts w:ascii="Times New Roman" w:hAnsi="Times New Roman" w:cs="Times New Roman"/>
              <w:lang w:val="es-GT"/>
            </w:rPr>
            <w:instrText xml:space="preserve"> CITATION Gar08 \l 4106 </w:instrText>
          </w:r>
          <w:r w:rsidRPr="00904A50">
            <w:rPr>
              <w:rFonts w:ascii="Times New Roman" w:hAnsi="Times New Roman" w:cs="Times New Roman"/>
            </w:rPr>
            <w:fldChar w:fldCharType="separate"/>
          </w:r>
          <w:r w:rsidR="00E04C64" w:rsidRPr="00E04C64">
            <w:rPr>
              <w:rFonts w:ascii="Times New Roman" w:hAnsi="Times New Roman" w:cs="Times New Roman"/>
              <w:noProof/>
              <w:lang w:val="es-GT"/>
            </w:rPr>
            <w:t>(García L. A., 2008)</w:t>
          </w:r>
          <w:r w:rsidRPr="00904A50">
            <w:rPr>
              <w:rFonts w:ascii="Times New Roman" w:hAnsi="Times New Roman" w:cs="Times New Roman"/>
            </w:rPr>
            <w:fldChar w:fldCharType="end"/>
          </w:r>
        </w:sdtContent>
      </w:sdt>
      <w:r w:rsidRPr="00904A50">
        <w:rPr>
          <w:rFonts w:ascii="Times New Roman" w:hAnsi="Times New Roman" w:cs="Times New Roman"/>
        </w:rPr>
        <w:t>.</w:t>
      </w:r>
    </w:p>
    <w:p w14:paraId="5F650CCC" w14:textId="6191A352" w:rsidR="0060005F" w:rsidRDefault="003D1355" w:rsidP="0060005F">
      <w:pPr>
        <w:pStyle w:val="Ttulo3"/>
      </w:pPr>
      <w:bookmarkStart w:id="236" w:name="_Toc41638772"/>
      <w:r>
        <w:lastRenderedPageBreak/>
        <w:t xml:space="preserve">Características de </w:t>
      </w:r>
      <w:commentRangeStart w:id="237"/>
      <w:r>
        <w:t>un KPI</w:t>
      </w:r>
      <w:commentRangeEnd w:id="237"/>
      <w:r w:rsidR="00551FF0">
        <w:rPr>
          <w:rStyle w:val="Refdecomentario"/>
          <w:rFonts w:asciiTheme="minorHAnsi" w:hAnsiTheme="minorHAnsi" w:cstheme="minorBidi"/>
          <w:b w:val="0"/>
          <w:bCs w:val="0"/>
          <w:lang w:val="es-ES"/>
        </w:rPr>
        <w:commentReference w:id="237"/>
      </w:r>
      <w:r w:rsidR="0060005F">
        <w:t>.</w:t>
      </w:r>
      <w:bookmarkEnd w:id="236"/>
    </w:p>
    <w:p w14:paraId="4CE8385D" w14:textId="493B9537" w:rsidR="0060005F" w:rsidRPr="000722D5" w:rsidRDefault="00B7214D" w:rsidP="007B421A">
      <w:pPr>
        <w:ind w:left="851"/>
        <w:rPr>
          <w:rFonts w:ascii="Times New Roman" w:hAnsi="Times New Roman" w:cs="Times New Roman"/>
          <w:lang w:val="es-GT"/>
        </w:rPr>
      </w:pPr>
      <w:r>
        <w:rPr>
          <w:rFonts w:ascii="Times New Roman" w:hAnsi="Times New Roman" w:cs="Times New Roman"/>
          <w:sz w:val="24"/>
          <w:szCs w:val="24"/>
          <w:lang w:val="es-GT"/>
        </w:rPr>
        <w:t>Al</w:t>
      </w:r>
      <w:r w:rsidR="0060005F" w:rsidRPr="000722D5">
        <w:rPr>
          <w:rFonts w:ascii="Times New Roman" w:hAnsi="Times New Roman" w:cs="Times New Roman"/>
          <w:sz w:val="24"/>
          <w:szCs w:val="24"/>
          <w:lang w:val="es-GT"/>
        </w:rPr>
        <w:t xml:space="preserve"> utilizar Indicadores claves de desempeño dentro de una institución</w:t>
      </w:r>
      <w:r w:rsidR="000722D5" w:rsidRPr="000722D5">
        <w:rPr>
          <w:rFonts w:ascii="Times New Roman" w:hAnsi="Times New Roman" w:cs="Times New Roman"/>
          <w:sz w:val="24"/>
          <w:szCs w:val="24"/>
          <w:lang w:val="es-GT"/>
        </w:rPr>
        <w:t xml:space="preserve"> u organización García (2008)</w:t>
      </w:r>
      <w:r w:rsidR="0068247B">
        <w:rPr>
          <w:rFonts w:ascii="Times New Roman" w:hAnsi="Times New Roman" w:cs="Times New Roman"/>
          <w:sz w:val="24"/>
          <w:szCs w:val="24"/>
          <w:lang w:val="es-GT"/>
        </w:rPr>
        <w:t>, expresa que</w:t>
      </w:r>
      <w:r w:rsidR="000722D5" w:rsidRPr="000722D5">
        <w:rPr>
          <w:rFonts w:ascii="Times New Roman" w:hAnsi="Times New Roman" w:cs="Times New Roman"/>
          <w:sz w:val="24"/>
          <w:szCs w:val="24"/>
          <w:lang w:val="es-GT"/>
        </w:rPr>
        <w:t xml:space="preserve"> </w:t>
      </w:r>
      <w:r w:rsidR="003D1355">
        <w:rPr>
          <w:rFonts w:ascii="Times New Roman" w:hAnsi="Times New Roman" w:cs="Times New Roman"/>
          <w:sz w:val="24"/>
          <w:szCs w:val="24"/>
          <w:lang w:val="es-GT"/>
        </w:rPr>
        <w:t>deben de cumplir por lo menos con l</w:t>
      </w:r>
      <w:r>
        <w:rPr>
          <w:rFonts w:ascii="Times New Roman" w:hAnsi="Times New Roman" w:cs="Times New Roman"/>
          <w:sz w:val="24"/>
          <w:szCs w:val="24"/>
          <w:lang w:val="es-GT"/>
        </w:rPr>
        <w:t>as</w:t>
      </w:r>
      <w:r w:rsidR="003D1355">
        <w:rPr>
          <w:rFonts w:ascii="Times New Roman" w:hAnsi="Times New Roman" w:cs="Times New Roman"/>
          <w:sz w:val="24"/>
          <w:szCs w:val="24"/>
          <w:lang w:val="es-GT"/>
        </w:rPr>
        <w:t xml:space="preserve"> siguiente</w:t>
      </w:r>
      <w:r>
        <w:rPr>
          <w:rFonts w:ascii="Times New Roman" w:hAnsi="Times New Roman" w:cs="Times New Roman"/>
          <w:sz w:val="24"/>
          <w:szCs w:val="24"/>
          <w:lang w:val="es-GT"/>
        </w:rPr>
        <w:t>s características</w:t>
      </w:r>
      <w:r w:rsidR="008E3792">
        <w:rPr>
          <w:rFonts w:ascii="Times New Roman" w:hAnsi="Times New Roman" w:cs="Times New Roman"/>
          <w:sz w:val="24"/>
          <w:szCs w:val="24"/>
          <w:lang w:val="es-GT"/>
        </w:rPr>
        <w:t>:</w:t>
      </w:r>
      <w:r w:rsidR="000722D5" w:rsidRPr="000722D5">
        <w:rPr>
          <w:rFonts w:ascii="Times New Roman" w:hAnsi="Times New Roman" w:cs="Times New Roman"/>
          <w:lang w:val="es-GT"/>
        </w:rPr>
        <w:tab/>
      </w:r>
    </w:p>
    <w:p w14:paraId="64821ADE" w14:textId="04B5B932" w:rsidR="00CB230D" w:rsidRDefault="008E3792" w:rsidP="00CB28E8">
      <w:pPr>
        <w:pStyle w:val="Prrafodelista"/>
        <w:numPr>
          <w:ilvl w:val="0"/>
          <w:numId w:val="30"/>
        </w:numPr>
        <w:ind w:left="2552" w:hanging="851"/>
        <w:rPr>
          <w:rFonts w:ascii="Times New Roman" w:hAnsi="Times New Roman" w:cs="Times New Roman"/>
          <w:sz w:val="24"/>
          <w:szCs w:val="24"/>
        </w:rPr>
      </w:pPr>
      <w:r w:rsidRPr="008E3792">
        <w:rPr>
          <w:rFonts w:ascii="Times New Roman" w:hAnsi="Times New Roman" w:cs="Times New Roman"/>
          <w:sz w:val="24"/>
          <w:szCs w:val="24"/>
        </w:rPr>
        <w:t xml:space="preserve">Medir cambios </w:t>
      </w:r>
      <w:r>
        <w:rPr>
          <w:rFonts w:ascii="Times New Roman" w:hAnsi="Times New Roman" w:cs="Times New Roman"/>
          <w:sz w:val="24"/>
          <w:szCs w:val="24"/>
        </w:rPr>
        <w:t xml:space="preserve">en el comportamiento </w:t>
      </w:r>
      <w:r w:rsidRPr="008E3792">
        <w:rPr>
          <w:rFonts w:ascii="Times New Roman" w:hAnsi="Times New Roman" w:cs="Times New Roman"/>
          <w:sz w:val="24"/>
          <w:szCs w:val="24"/>
        </w:rPr>
        <w:t>una situación determinada en función del tiempo.</w:t>
      </w:r>
    </w:p>
    <w:p w14:paraId="19352266" w14:textId="25F3524A" w:rsidR="008E3792" w:rsidRDefault="008E3792" w:rsidP="00CB28E8">
      <w:pPr>
        <w:pStyle w:val="Prrafodelista"/>
        <w:numPr>
          <w:ilvl w:val="0"/>
          <w:numId w:val="30"/>
        </w:numPr>
        <w:ind w:left="2552" w:hanging="851"/>
        <w:rPr>
          <w:rFonts w:ascii="Times New Roman" w:hAnsi="Times New Roman" w:cs="Times New Roman"/>
          <w:sz w:val="24"/>
          <w:szCs w:val="24"/>
        </w:rPr>
      </w:pPr>
      <w:r>
        <w:rPr>
          <w:rFonts w:ascii="Times New Roman" w:hAnsi="Times New Roman" w:cs="Times New Roman"/>
          <w:sz w:val="24"/>
          <w:szCs w:val="24"/>
        </w:rPr>
        <w:t>Permit</w:t>
      </w:r>
      <w:r w:rsidR="003D1355">
        <w:rPr>
          <w:rFonts w:ascii="Times New Roman" w:hAnsi="Times New Roman" w:cs="Times New Roman"/>
          <w:sz w:val="24"/>
          <w:szCs w:val="24"/>
        </w:rPr>
        <w:t>ir</w:t>
      </w:r>
      <w:r>
        <w:rPr>
          <w:rFonts w:ascii="Times New Roman" w:hAnsi="Times New Roman" w:cs="Times New Roman"/>
          <w:sz w:val="24"/>
          <w:szCs w:val="24"/>
        </w:rPr>
        <w:t xml:space="preserve"> el evaluar y dar seguimiento a procesos existentes.</w:t>
      </w:r>
    </w:p>
    <w:p w14:paraId="63FAD202" w14:textId="1A36293E" w:rsidR="008E3792" w:rsidRDefault="008E3792" w:rsidP="00CB28E8">
      <w:pPr>
        <w:pStyle w:val="Prrafodelista"/>
        <w:numPr>
          <w:ilvl w:val="0"/>
          <w:numId w:val="30"/>
        </w:numPr>
        <w:ind w:left="2552" w:hanging="851"/>
        <w:rPr>
          <w:rFonts w:ascii="Times New Roman" w:hAnsi="Times New Roman" w:cs="Times New Roman"/>
          <w:sz w:val="24"/>
          <w:szCs w:val="24"/>
        </w:rPr>
      </w:pPr>
      <w:r>
        <w:rPr>
          <w:rFonts w:ascii="Times New Roman" w:hAnsi="Times New Roman" w:cs="Times New Roman"/>
          <w:sz w:val="24"/>
          <w:szCs w:val="24"/>
        </w:rPr>
        <w:t>Incrementa</w:t>
      </w:r>
      <w:r w:rsidR="003D1355">
        <w:rPr>
          <w:rFonts w:ascii="Times New Roman" w:hAnsi="Times New Roman" w:cs="Times New Roman"/>
          <w:sz w:val="24"/>
          <w:szCs w:val="24"/>
        </w:rPr>
        <w:t>r</w:t>
      </w:r>
      <w:r>
        <w:rPr>
          <w:rFonts w:ascii="Times New Roman" w:hAnsi="Times New Roman" w:cs="Times New Roman"/>
          <w:sz w:val="24"/>
          <w:szCs w:val="24"/>
        </w:rPr>
        <w:t xml:space="preserve"> significativamente las posibilidades que los objetivos trazados se cumplan.</w:t>
      </w:r>
    </w:p>
    <w:p w14:paraId="23809206" w14:textId="5CDC05CC" w:rsidR="008E3792" w:rsidRDefault="008E3792" w:rsidP="00CB28E8">
      <w:pPr>
        <w:pStyle w:val="Prrafodelista"/>
        <w:numPr>
          <w:ilvl w:val="0"/>
          <w:numId w:val="30"/>
        </w:numPr>
        <w:ind w:left="2552" w:hanging="851"/>
        <w:rPr>
          <w:rFonts w:ascii="Times New Roman" w:hAnsi="Times New Roman" w:cs="Times New Roman"/>
          <w:sz w:val="24"/>
          <w:szCs w:val="24"/>
        </w:rPr>
      </w:pPr>
      <w:r>
        <w:rPr>
          <w:rFonts w:ascii="Times New Roman" w:hAnsi="Times New Roman" w:cs="Times New Roman"/>
          <w:sz w:val="24"/>
          <w:szCs w:val="24"/>
        </w:rPr>
        <w:t>S</w:t>
      </w:r>
      <w:r w:rsidR="003D1355">
        <w:rPr>
          <w:rFonts w:ascii="Times New Roman" w:hAnsi="Times New Roman" w:cs="Times New Roman"/>
          <w:sz w:val="24"/>
          <w:szCs w:val="24"/>
        </w:rPr>
        <w:t>er</w:t>
      </w:r>
      <w:r>
        <w:rPr>
          <w:rFonts w:ascii="Times New Roman" w:hAnsi="Times New Roman" w:cs="Times New Roman"/>
          <w:sz w:val="24"/>
          <w:szCs w:val="24"/>
        </w:rPr>
        <w:t xml:space="preserve"> estrategas eficaces en el apoyo de toma de decisiones.</w:t>
      </w:r>
    </w:p>
    <w:p w14:paraId="2E60A01A" w14:textId="01C82B3E" w:rsidR="008E3792" w:rsidRDefault="008E3792" w:rsidP="00CB28E8">
      <w:pPr>
        <w:pStyle w:val="Prrafodelista"/>
        <w:numPr>
          <w:ilvl w:val="0"/>
          <w:numId w:val="30"/>
        </w:numPr>
        <w:ind w:left="2552" w:hanging="851"/>
        <w:rPr>
          <w:rFonts w:ascii="Times New Roman" w:hAnsi="Times New Roman" w:cs="Times New Roman"/>
          <w:sz w:val="24"/>
          <w:szCs w:val="24"/>
        </w:rPr>
      </w:pPr>
      <w:r>
        <w:rPr>
          <w:rFonts w:ascii="Times New Roman" w:hAnsi="Times New Roman" w:cs="Times New Roman"/>
          <w:sz w:val="24"/>
          <w:szCs w:val="24"/>
        </w:rPr>
        <w:t>Incrementa</w:t>
      </w:r>
      <w:r w:rsidR="003D1355">
        <w:rPr>
          <w:rFonts w:ascii="Times New Roman" w:hAnsi="Times New Roman" w:cs="Times New Roman"/>
          <w:sz w:val="24"/>
          <w:szCs w:val="24"/>
        </w:rPr>
        <w:t>r</w:t>
      </w:r>
      <w:r>
        <w:rPr>
          <w:rFonts w:ascii="Times New Roman" w:hAnsi="Times New Roman" w:cs="Times New Roman"/>
          <w:sz w:val="24"/>
          <w:szCs w:val="24"/>
        </w:rPr>
        <w:t xml:space="preserve"> el rendimiento en las áreas o productos que se apliquen.</w:t>
      </w:r>
    </w:p>
    <w:p w14:paraId="4F5323CE" w14:textId="4801C101" w:rsidR="00CB422B" w:rsidRPr="00A57B92" w:rsidRDefault="008E3792" w:rsidP="00CB28E8">
      <w:pPr>
        <w:pStyle w:val="Prrafodelista"/>
        <w:numPr>
          <w:ilvl w:val="0"/>
          <w:numId w:val="30"/>
        </w:numPr>
        <w:ind w:left="2552" w:hanging="851"/>
        <w:rPr>
          <w:rFonts w:ascii="Times New Roman" w:hAnsi="Times New Roman" w:cs="Times New Roman"/>
          <w:sz w:val="24"/>
          <w:szCs w:val="24"/>
        </w:rPr>
      </w:pPr>
      <w:r>
        <w:rPr>
          <w:rFonts w:ascii="Times New Roman" w:hAnsi="Times New Roman" w:cs="Times New Roman"/>
          <w:sz w:val="24"/>
          <w:szCs w:val="24"/>
        </w:rPr>
        <w:t>Eva</w:t>
      </w:r>
      <w:r w:rsidR="003D1355">
        <w:rPr>
          <w:rFonts w:ascii="Times New Roman" w:hAnsi="Times New Roman" w:cs="Times New Roman"/>
          <w:sz w:val="24"/>
          <w:szCs w:val="24"/>
        </w:rPr>
        <w:t>luar</w:t>
      </w:r>
      <w:r>
        <w:rPr>
          <w:rFonts w:ascii="Times New Roman" w:hAnsi="Times New Roman" w:cs="Times New Roman"/>
          <w:sz w:val="24"/>
          <w:szCs w:val="24"/>
        </w:rPr>
        <w:t xml:space="preserve"> y da</w:t>
      </w:r>
      <w:r w:rsidR="007C5ADE">
        <w:rPr>
          <w:rFonts w:ascii="Times New Roman" w:hAnsi="Times New Roman" w:cs="Times New Roman"/>
          <w:sz w:val="24"/>
          <w:szCs w:val="24"/>
        </w:rPr>
        <w:t>r</w:t>
      </w:r>
      <w:r>
        <w:rPr>
          <w:rFonts w:ascii="Times New Roman" w:hAnsi="Times New Roman" w:cs="Times New Roman"/>
          <w:sz w:val="24"/>
          <w:szCs w:val="24"/>
        </w:rPr>
        <w:t xml:space="preserve"> a conocer la situación actual </w:t>
      </w:r>
      <w:r w:rsidR="007C5ADE">
        <w:rPr>
          <w:rFonts w:ascii="Times New Roman" w:hAnsi="Times New Roman" w:cs="Times New Roman"/>
          <w:sz w:val="24"/>
          <w:szCs w:val="24"/>
        </w:rPr>
        <w:t>a través de</w:t>
      </w:r>
      <w:r>
        <w:rPr>
          <w:rFonts w:ascii="Times New Roman" w:hAnsi="Times New Roman" w:cs="Times New Roman"/>
          <w:sz w:val="24"/>
          <w:szCs w:val="24"/>
        </w:rPr>
        <w:t xml:space="preserve"> patrones </w:t>
      </w:r>
      <w:r w:rsidR="007C5ADE">
        <w:rPr>
          <w:rFonts w:ascii="Times New Roman" w:hAnsi="Times New Roman" w:cs="Times New Roman"/>
          <w:sz w:val="24"/>
          <w:szCs w:val="24"/>
        </w:rPr>
        <w:t>en el</w:t>
      </w:r>
      <w:r>
        <w:rPr>
          <w:rFonts w:ascii="Times New Roman" w:hAnsi="Times New Roman" w:cs="Times New Roman"/>
          <w:sz w:val="24"/>
          <w:szCs w:val="24"/>
        </w:rPr>
        <w:t xml:space="preserve"> comportamiento </w:t>
      </w:r>
      <w:r w:rsidR="007C5ADE">
        <w:rPr>
          <w:rFonts w:ascii="Times New Roman" w:hAnsi="Times New Roman" w:cs="Times New Roman"/>
          <w:sz w:val="24"/>
          <w:szCs w:val="24"/>
        </w:rPr>
        <w:t>de ingreso y egreso</w:t>
      </w:r>
      <w:r>
        <w:rPr>
          <w:rFonts w:ascii="Times New Roman" w:hAnsi="Times New Roman" w:cs="Times New Roman"/>
          <w:sz w:val="24"/>
          <w:szCs w:val="24"/>
        </w:rPr>
        <w:t xml:space="preserve"> un </w:t>
      </w:r>
      <w:r w:rsidR="00165CFD">
        <w:rPr>
          <w:rFonts w:ascii="Times New Roman" w:hAnsi="Times New Roman" w:cs="Times New Roman"/>
          <w:sz w:val="24"/>
          <w:szCs w:val="24"/>
        </w:rPr>
        <w:t>producto,</w:t>
      </w:r>
      <w:r>
        <w:rPr>
          <w:rFonts w:ascii="Times New Roman" w:hAnsi="Times New Roman" w:cs="Times New Roman"/>
          <w:sz w:val="24"/>
          <w:szCs w:val="24"/>
        </w:rPr>
        <w:t xml:space="preserve"> por </w:t>
      </w:r>
      <w:r w:rsidR="007B421A">
        <w:rPr>
          <w:rFonts w:ascii="Times New Roman" w:hAnsi="Times New Roman" w:cs="Times New Roman"/>
          <w:sz w:val="24"/>
          <w:szCs w:val="24"/>
        </w:rPr>
        <w:t>ejemplo,</w:t>
      </w:r>
      <w:r>
        <w:rPr>
          <w:rFonts w:ascii="Times New Roman" w:hAnsi="Times New Roman" w:cs="Times New Roman"/>
          <w:sz w:val="24"/>
          <w:szCs w:val="24"/>
        </w:rPr>
        <w:t xml:space="preserve"> determinar si su consumo por parte de clientes finales </w:t>
      </w:r>
      <w:r w:rsidR="007C5ADE">
        <w:rPr>
          <w:rFonts w:ascii="Times New Roman" w:hAnsi="Times New Roman" w:cs="Times New Roman"/>
          <w:sz w:val="24"/>
          <w:szCs w:val="24"/>
        </w:rPr>
        <w:t>tiende</w:t>
      </w:r>
      <w:r>
        <w:rPr>
          <w:rFonts w:ascii="Times New Roman" w:hAnsi="Times New Roman" w:cs="Times New Roman"/>
          <w:sz w:val="24"/>
          <w:szCs w:val="24"/>
        </w:rPr>
        <w:t xml:space="preserve"> al alza o descenso.</w:t>
      </w:r>
    </w:p>
    <w:p w14:paraId="569E08F7" w14:textId="1E92555A" w:rsidR="00101838" w:rsidRDefault="00844B0D" w:rsidP="00241A0C">
      <w:pPr>
        <w:ind w:firstLine="708"/>
        <w:rPr>
          <w:rFonts w:ascii="Times New Roman" w:hAnsi="Times New Roman" w:cs="Times New Roman"/>
          <w:sz w:val="24"/>
          <w:szCs w:val="24"/>
        </w:rPr>
      </w:pPr>
      <w:r w:rsidRPr="00844B0D">
        <w:rPr>
          <w:rFonts w:ascii="Times New Roman" w:hAnsi="Times New Roman" w:cs="Times New Roman"/>
          <w:sz w:val="24"/>
          <w:szCs w:val="24"/>
        </w:rPr>
        <w:t xml:space="preserve">Los KPI’S se constituyen como herramientas imprescindibles en una organización, </w:t>
      </w:r>
      <w:r w:rsidR="00A714BC">
        <w:rPr>
          <w:rFonts w:ascii="Times New Roman" w:hAnsi="Times New Roman" w:cs="Times New Roman"/>
          <w:sz w:val="24"/>
          <w:szCs w:val="24"/>
        </w:rPr>
        <w:t xml:space="preserve">al permitir </w:t>
      </w:r>
      <w:r w:rsidRPr="00844B0D">
        <w:rPr>
          <w:rFonts w:ascii="Times New Roman" w:hAnsi="Times New Roman" w:cs="Times New Roman"/>
          <w:sz w:val="24"/>
          <w:szCs w:val="24"/>
        </w:rPr>
        <w:t>la identificación de patrones que permiten brindar un mejor control en cuanto la utilización y optimización de recursos sin descuidar su calidad</w:t>
      </w:r>
      <w:r>
        <w:rPr>
          <w:rFonts w:ascii="Times New Roman" w:hAnsi="Times New Roman" w:cs="Times New Roman"/>
          <w:sz w:val="24"/>
          <w:szCs w:val="24"/>
        </w:rPr>
        <w:t>, asimismo la mejora de gestión de procesos</w:t>
      </w:r>
      <w:r w:rsidR="007B421A">
        <w:rPr>
          <w:rFonts w:ascii="Times New Roman" w:hAnsi="Times New Roman" w:cs="Times New Roman"/>
          <w:sz w:val="24"/>
          <w:szCs w:val="24"/>
        </w:rPr>
        <w:t>, además de un buen servicio al cliente</w:t>
      </w:r>
      <w:sdt>
        <w:sdtPr>
          <w:rPr>
            <w:rFonts w:ascii="Times New Roman" w:hAnsi="Times New Roman" w:cs="Times New Roman"/>
            <w:sz w:val="24"/>
            <w:szCs w:val="24"/>
          </w:rPr>
          <w:id w:val="-1324047158"/>
          <w:citation/>
        </w:sdtPr>
        <w:sdtContent>
          <w:r w:rsidR="00605750">
            <w:rPr>
              <w:rFonts w:ascii="Times New Roman" w:hAnsi="Times New Roman" w:cs="Times New Roman"/>
              <w:sz w:val="24"/>
              <w:szCs w:val="24"/>
            </w:rPr>
            <w:fldChar w:fldCharType="begin"/>
          </w:r>
          <w:r w:rsidR="00605750">
            <w:rPr>
              <w:rFonts w:ascii="Times New Roman" w:hAnsi="Times New Roman" w:cs="Times New Roman"/>
              <w:sz w:val="24"/>
              <w:szCs w:val="24"/>
              <w:lang w:val="es-GT"/>
            </w:rPr>
            <w:instrText xml:space="preserve"> CITATION Gar08 \l 4106 </w:instrText>
          </w:r>
          <w:r w:rsidR="00605750">
            <w:rPr>
              <w:rFonts w:ascii="Times New Roman" w:hAnsi="Times New Roman" w:cs="Times New Roman"/>
              <w:sz w:val="24"/>
              <w:szCs w:val="24"/>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(García L. A., 2008)</w:t>
          </w:r>
          <w:r w:rsidR="00605750">
            <w:rPr>
              <w:rFonts w:ascii="Times New Roman" w:hAnsi="Times New Roman" w:cs="Times New Roman"/>
              <w:sz w:val="24"/>
              <w:szCs w:val="24"/>
            </w:rPr>
            <w:fldChar w:fldCharType="end"/>
          </w:r>
        </w:sdtContent>
      </w:sdt>
      <w:r w:rsidR="00605750">
        <w:rPr>
          <w:rFonts w:ascii="Times New Roman" w:hAnsi="Times New Roman" w:cs="Times New Roman"/>
          <w:sz w:val="24"/>
          <w:szCs w:val="24"/>
        </w:rPr>
        <w:t>.</w:t>
      </w:r>
    </w:p>
    <w:p w14:paraId="5B6948D1" w14:textId="7D85A541" w:rsidR="00844B0D" w:rsidRPr="00CB422B" w:rsidRDefault="00844B0D" w:rsidP="00844B0D">
      <w:pPr>
        <w:pStyle w:val="Ttulo3"/>
      </w:pPr>
      <w:bookmarkStart w:id="238" w:name="_Toc41638773"/>
      <w:r w:rsidRPr="00CB422B">
        <w:t>Clasificación de KPI’S</w:t>
      </w:r>
      <w:bookmarkEnd w:id="238"/>
    </w:p>
    <w:p w14:paraId="7E587735" w14:textId="36D4E930" w:rsidR="00755E06" w:rsidRPr="00CB422B" w:rsidRDefault="00844B0D" w:rsidP="00CB422B">
      <w:pPr>
        <w:ind w:left="851" w:firstLine="850"/>
        <w:rPr>
          <w:rFonts w:ascii="Times New Roman" w:hAnsi="Times New Roman" w:cs="Times New Roman"/>
          <w:sz w:val="24"/>
          <w:szCs w:val="24"/>
          <w:lang w:val="es-GT"/>
        </w:rPr>
      </w:pPr>
      <w:r w:rsidRPr="00CB422B">
        <w:rPr>
          <w:rFonts w:ascii="Times New Roman" w:hAnsi="Times New Roman" w:cs="Times New Roman"/>
          <w:sz w:val="24"/>
          <w:szCs w:val="24"/>
          <w:lang w:val="es-GT"/>
        </w:rPr>
        <w:lastRenderedPageBreak/>
        <w:t xml:space="preserve">García (2008) divide estos indicadores en </w:t>
      </w:r>
      <w:r w:rsidR="00CB422B" w:rsidRPr="00CB422B">
        <w:rPr>
          <w:rFonts w:ascii="Times New Roman" w:hAnsi="Times New Roman" w:cs="Times New Roman"/>
          <w:sz w:val="24"/>
          <w:szCs w:val="24"/>
          <w:lang w:val="es-GT"/>
        </w:rPr>
        <w:t>cinco grupos:</w:t>
      </w:r>
    </w:p>
    <w:p w14:paraId="2102A5CA" w14:textId="0ACFF50C" w:rsidR="00CB422B" w:rsidRPr="00CB422B" w:rsidRDefault="00CB422B" w:rsidP="00CB28E8">
      <w:pPr>
        <w:pStyle w:val="Prrafodelista"/>
        <w:numPr>
          <w:ilvl w:val="0"/>
          <w:numId w:val="31"/>
        </w:numPr>
        <w:ind w:left="2552" w:hanging="851"/>
        <w:rPr>
          <w:rFonts w:ascii="Times New Roman" w:hAnsi="Times New Roman" w:cs="Times New Roman"/>
          <w:sz w:val="24"/>
          <w:szCs w:val="24"/>
          <w:lang w:val="es-GT"/>
        </w:rPr>
      </w:pPr>
      <w:r w:rsidRPr="00CB422B">
        <w:rPr>
          <w:rFonts w:ascii="Times New Roman" w:hAnsi="Times New Roman" w:cs="Times New Roman"/>
          <w:sz w:val="24"/>
          <w:szCs w:val="24"/>
          <w:lang w:val="es-GT"/>
        </w:rPr>
        <w:t>Indicadores Financieros y operativos.</w:t>
      </w:r>
    </w:p>
    <w:p w14:paraId="0C686AD3" w14:textId="6849E14A" w:rsidR="00CB422B" w:rsidRPr="00CB422B" w:rsidRDefault="00CB422B" w:rsidP="00CB28E8">
      <w:pPr>
        <w:pStyle w:val="Prrafodelista"/>
        <w:numPr>
          <w:ilvl w:val="0"/>
          <w:numId w:val="31"/>
        </w:numPr>
        <w:ind w:left="2552" w:hanging="851"/>
        <w:rPr>
          <w:rFonts w:ascii="Times New Roman" w:hAnsi="Times New Roman" w:cs="Times New Roman"/>
          <w:sz w:val="24"/>
          <w:szCs w:val="24"/>
          <w:lang w:val="es-GT"/>
        </w:rPr>
      </w:pPr>
      <w:r w:rsidRPr="00CB422B">
        <w:rPr>
          <w:rFonts w:ascii="Times New Roman" w:hAnsi="Times New Roman" w:cs="Times New Roman"/>
          <w:sz w:val="24"/>
          <w:szCs w:val="24"/>
          <w:lang w:val="es-GT"/>
        </w:rPr>
        <w:t>Indicadores de tiempo.</w:t>
      </w:r>
    </w:p>
    <w:p w14:paraId="7554C10D" w14:textId="53FCA552" w:rsidR="00CB422B" w:rsidRPr="00CB422B" w:rsidRDefault="00CB422B" w:rsidP="00CB28E8">
      <w:pPr>
        <w:pStyle w:val="Prrafodelista"/>
        <w:numPr>
          <w:ilvl w:val="0"/>
          <w:numId w:val="31"/>
        </w:numPr>
        <w:ind w:left="2552" w:hanging="851"/>
        <w:rPr>
          <w:rFonts w:ascii="Times New Roman" w:hAnsi="Times New Roman" w:cs="Times New Roman"/>
          <w:sz w:val="24"/>
          <w:szCs w:val="24"/>
          <w:lang w:val="es-GT"/>
        </w:rPr>
      </w:pPr>
      <w:r w:rsidRPr="00CB422B">
        <w:rPr>
          <w:rFonts w:ascii="Times New Roman" w:hAnsi="Times New Roman" w:cs="Times New Roman"/>
          <w:sz w:val="24"/>
          <w:szCs w:val="24"/>
          <w:lang w:val="es-GT"/>
        </w:rPr>
        <w:t>Indicadores de calidad.</w:t>
      </w:r>
    </w:p>
    <w:p w14:paraId="1E5F2AA9" w14:textId="493FF275" w:rsidR="00CB422B" w:rsidRPr="00CB422B" w:rsidRDefault="00CB422B" w:rsidP="00CB28E8">
      <w:pPr>
        <w:pStyle w:val="Prrafodelista"/>
        <w:numPr>
          <w:ilvl w:val="0"/>
          <w:numId w:val="31"/>
        </w:numPr>
        <w:ind w:left="2552" w:hanging="851"/>
        <w:rPr>
          <w:rFonts w:ascii="Times New Roman" w:hAnsi="Times New Roman" w:cs="Times New Roman"/>
          <w:sz w:val="24"/>
          <w:szCs w:val="24"/>
          <w:lang w:val="es-GT"/>
        </w:rPr>
      </w:pPr>
      <w:r w:rsidRPr="00CB422B">
        <w:rPr>
          <w:rFonts w:ascii="Times New Roman" w:hAnsi="Times New Roman" w:cs="Times New Roman"/>
          <w:sz w:val="24"/>
          <w:szCs w:val="24"/>
          <w:lang w:val="es-GT"/>
        </w:rPr>
        <w:t>Indicadores de productividad.</w:t>
      </w:r>
    </w:p>
    <w:p w14:paraId="354552F0" w14:textId="723D49DA" w:rsidR="00CB422B" w:rsidRPr="00CB422B" w:rsidRDefault="00CB422B" w:rsidP="00CB28E8">
      <w:pPr>
        <w:pStyle w:val="Prrafodelista"/>
        <w:numPr>
          <w:ilvl w:val="0"/>
          <w:numId w:val="31"/>
        </w:numPr>
        <w:ind w:left="2552" w:hanging="850"/>
        <w:rPr>
          <w:rFonts w:ascii="Times New Roman" w:hAnsi="Times New Roman" w:cs="Times New Roman"/>
          <w:sz w:val="24"/>
          <w:szCs w:val="24"/>
          <w:lang w:val="es-GT"/>
        </w:rPr>
      </w:pPr>
      <w:r w:rsidRPr="00CB422B">
        <w:rPr>
          <w:rFonts w:ascii="Times New Roman" w:hAnsi="Times New Roman" w:cs="Times New Roman"/>
          <w:sz w:val="24"/>
          <w:szCs w:val="24"/>
          <w:lang w:val="es-GT"/>
        </w:rPr>
        <w:t>Indicadores de la entrega perfecta.</w:t>
      </w:r>
    </w:p>
    <w:p w14:paraId="344726A8" w14:textId="1ACAE3DB" w:rsidR="00CB422B" w:rsidRDefault="007B421A" w:rsidP="007B421A">
      <w:pPr>
        <w:ind w:left="851" w:firstLine="850"/>
        <w:rPr>
          <w:rFonts w:ascii="Times New Roman" w:hAnsi="Times New Roman" w:cs="Times New Roman"/>
          <w:sz w:val="24"/>
          <w:szCs w:val="24"/>
          <w:lang w:val="es-GT"/>
        </w:rPr>
      </w:pPr>
      <w:r>
        <w:rPr>
          <w:rFonts w:ascii="Times New Roman" w:hAnsi="Times New Roman" w:cs="Times New Roman"/>
          <w:sz w:val="24"/>
          <w:szCs w:val="24"/>
          <w:lang w:val="es-GT"/>
        </w:rPr>
        <w:t>Por consiguiente, se centrará la atención</w:t>
      </w:r>
      <w:r w:rsidR="00F15949">
        <w:rPr>
          <w:rFonts w:ascii="Times New Roman" w:hAnsi="Times New Roman" w:cs="Times New Roman"/>
          <w:sz w:val="24"/>
          <w:szCs w:val="24"/>
          <w:lang w:val="es-GT"/>
        </w:rPr>
        <w:t xml:space="preserve"> únicamente</w:t>
      </w:r>
      <w:r>
        <w:rPr>
          <w:rFonts w:ascii="Times New Roman" w:hAnsi="Times New Roman" w:cs="Times New Roman"/>
          <w:sz w:val="24"/>
          <w:szCs w:val="24"/>
          <w:lang w:val="es-GT"/>
        </w:rPr>
        <w:t xml:space="preserve"> en los indicadores de tiempo, calidad y productividad</w:t>
      </w:r>
      <w:r w:rsidR="00CC6F6C">
        <w:rPr>
          <w:rFonts w:ascii="Times New Roman" w:hAnsi="Times New Roman" w:cs="Times New Roman"/>
          <w:sz w:val="24"/>
          <w:szCs w:val="24"/>
          <w:lang w:val="es-GT"/>
        </w:rPr>
        <w:t>;</w:t>
      </w:r>
      <w:r>
        <w:rPr>
          <w:rFonts w:ascii="Times New Roman" w:hAnsi="Times New Roman" w:cs="Times New Roman"/>
          <w:sz w:val="24"/>
          <w:szCs w:val="24"/>
          <w:lang w:val="es-GT"/>
        </w:rPr>
        <w:t xml:space="preserve"> a causa de</w:t>
      </w:r>
      <w:r w:rsidR="00F15949">
        <w:rPr>
          <w:rFonts w:ascii="Times New Roman" w:hAnsi="Times New Roman" w:cs="Times New Roman"/>
          <w:sz w:val="24"/>
          <w:szCs w:val="24"/>
          <w:lang w:val="es-GT"/>
        </w:rPr>
        <w:t>l planteamiento de problema</w:t>
      </w:r>
      <w:r w:rsidR="00CC6F6C">
        <w:rPr>
          <w:rFonts w:ascii="Times New Roman" w:hAnsi="Times New Roman" w:cs="Times New Roman"/>
          <w:sz w:val="24"/>
          <w:szCs w:val="24"/>
          <w:lang w:val="es-GT"/>
        </w:rPr>
        <w:t>, justificación y alcance de la investigación</w:t>
      </w:r>
      <w:r w:rsidR="00F15949">
        <w:rPr>
          <w:rFonts w:ascii="Times New Roman" w:hAnsi="Times New Roman" w:cs="Times New Roman"/>
          <w:sz w:val="24"/>
          <w:szCs w:val="24"/>
          <w:lang w:val="es-GT"/>
        </w:rPr>
        <w:t xml:space="preserve"> (</w:t>
      </w:r>
      <w:r w:rsidR="00AA7EB4">
        <w:rPr>
          <w:rFonts w:ascii="Times New Roman" w:hAnsi="Times New Roman" w:cs="Times New Roman"/>
          <w:sz w:val="24"/>
          <w:szCs w:val="24"/>
          <w:lang w:val="es-GT"/>
        </w:rPr>
        <w:t>numerales</w:t>
      </w:r>
      <w:r w:rsidR="00F15949">
        <w:rPr>
          <w:rFonts w:ascii="Times New Roman" w:hAnsi="Times New Roman" w:cs="Times New Roman"/>
          <w:sz w:val="24"/>
          <w:szCs w:val="24"/>
          <w:lang w:val="es-GT"/>
        </w:rPr>
        <w:t xml:space="preserve"> dos (2)</w:t>
      </w:r>
      <w:r w:rsidR="00CC6F6C">
        <w:rPr>
          <w:rFonts w:ascii="Times New Roman" w:hAnsi="Times New Roman" w:cs="Times New Roman"/>
          <w:sz w:val="24"/>
          <w:szCs w:val="24"/>
          <w:lang w:val="es-GT"/>
        </w:rPr>
        <w:t xml:space="preserve">, </w:t>
      </w:r>
      <w:r w:rsidR="002D2265">
        <w:rPr>
          <w:rFonts w:ascii="Times New Roman" w:hAnsi="Times New Roman" w:cs="Times New Roman"/>
          <w:sz w:val="24"/>
          <w:szCs w:val="24"/>
          <w:lang w:val="es-GT"/>
        </w:rPr>
        <w:t>tres (</w:t>
      </w:r>
      <w:r w:rsidR="00CC6F6C">
        <w:rPr>
          <w:rFonts w:ascii="Times New Roman" w:hAnsi="Times New Roman" w:cs="Times New Roman"/>
          <w:sz w:val="24"/>
          <w:szCs w:val="24"/>
          <w:lang w:val="es-GT"/>
        </w:rPr>
        <w:t xml:space="preserve">3) y </w:t>
      </w:r>
      <w:proofErr w:type="gramStart"/>
      <w:r w:rsidR="00CC6F6C">
        <w:rPr>
          <w:rFonts w:ascii="Times New Roman" w:hAnsi="Times New Roman" w:cs="Times New Roman"/>
          <w:sz w:val="24"/>
          <w:szCs w:val="24"/>
          <w:lang w:val="es-GT"/>
        </w:rPr>
        <w:t>cuatro punto</w:t>
      </w:r>
      <w:proofErr w:type="gramEnd"/>
      <w:r w:rsidR="00CC6F6C">
        <w:rPr>
          <w:rFonts w:ascii="Times New Roman" w:hAnsi="Times New Roman" w:cs="Times New Roman"/>
          <w:sz w:val="24"/>
          <w:szCs w:val="24"/>
          <w:lang w:val="es-GT"/>
        </w:rPr>
        <w:t xml:space="preserve"> </w:t>
      </w:r>
      <w:r w:rsidR="002D2265">
        <w:rPr>
          <w:rFonts w:ascii="Times New Roman" w:hAnsi="Times New Roman" w:cs="Times New Roman"/>
          <w:sz w:val="24"/>
          <w:szCs w:val="24"/>
          <w:lang w:val="es-GT"/>
        </w:rPr>
        <w:t>tres (</w:t>
      </w:r>
      <w:r w:rsidR="00CC6F6C">
        <w:rPr>
          <w:rFonts w:ascii="Times New Roman" w:hAnsi="Times New Roman" w:cs="Times New Roman"/>
          <w:sz w:val="24"/>
          <w:szCs w:val="24"/>
          <w:lang w:val="es-GT"/>
        </w:rPr>
        <w:t>4.3) respectivamente</w:t>
      </w:r>
      <w:r w:rsidR="00F15949">
        <w:rPr>
          <w:rFonts w:ascii="Times New Roman" w:hAnsi="Times New Roman" w:cs="Times New Roman"/>
          <w:sz w:val="24"/>
          <w:szCs w:val="24"/>
          <w:lang w:val="es-GT"/>
        </w:rPr>
        <w:t xml:space="preserve"> del Marco Conceptual)</w:t>
      </w:r>
      <w:r w:rsidR="00CC6F6C">
        <w:rPr>
          <w:rFonts w:ascii="Times New Roman" w:hAnsi="Times New Roman" w:cs="Times New Roman"/>
          <w:sz w:val="24"/>
          <w:szCs w:val="24"/>
          <w:lang w:val="es-GT"/>
        </w:rPr>
        <w:t>.</w:t>
      </w:r>
    </w:p>
    <w:p w14:paraId="616B7A23" w14:textId="1C367EF8" w:rsidR="00F15949" w:rsidRDefault="00F15949" w:rsidP="00F15949">
      <w:pPr>
        <w:pStyle w:val="Ttulo4"/>
      </w:pPr>
      <w:bookmarkStart w:id="239" w:name="_Toc41638774"/>
      <w:r>
        <w:t>Indicadores de tiempo.</w:t>
      </w:r>
      <w:bookmarkEnd w:id="239"/>
    </w:p>
    <w:p w14:paraId="71B1ADC2" w14:textId="303D9027" w:rsidR="00F15949" w:rsidRDefault="003D1355" w:rsidP="00F15949">
      <w:pPr>
        <w:ind w:left="1418"/>
        <w:rPr>
          <w:rFonts w:ascii="Times New Roman" w:hAnsi="Times New Roman" w:cs="Times New Roman"/>
          <w:sz w:val="24"/>
          <w:szCs w:val="24"/>
          <w:lang w:val="es-GT"/>
        </w:rPr>
      </w:pPr>
      <w:r>
        <w:rPr>
          <w:rFonts w:ascii="Times New Roman" w:hAnsi="Times New Roman" w:cs="Times New Roman"/>
          <w:sz w:val="24"/>
          <w:szCs w:val="24"/>
          <w:lang w:val="es-GT"/>
        </w:rPr>
        <w:t>Convergen</w:t>
      </w:r>
      <w:r w:rsidR="00CC6F6C" w:rsidRPr="002D2265">
        <w:rPr>
          <w:rFonts w:ascii="Times New Roman" w:hAnsi="Times New Roman" w:cs="Times New Roman"/>
          <w:sz w:val="24"/>
          <w:szCs w:val="24"/>
          <w:lang w:val="es-GT"/>
        </w:rPr>
        <w:t xml:space="preserve"> </w:t>
      </w:r>
      <w:r w:rsidR="002D2265" w:rsidRPr="002D2265">
        <w:rPr>
          <w:rFonts w:ascii="Times New Roman" w:hAnsi="Times New Roman" w:cs="Times New Roman"/>
          <w:sz w:val="24"/>
          <w:szCs w:val="24"/>
          <w:lang w:val="es-GT"/>
        </w:rPr>
        <w:t xml:space="preserve">en su funcionamiento al gestionar y controlar la ejecución de los procesos logísticos dentro de una organización, </w:t>
      </w:r>
      <w:r w:rsidR="00A25BF1">
        <w:rPr>
          <w:rFonts w:ascii="Times New Roman" w:hAnsi="Times New Roman" w:cs="Times New Roman"/>
          <w:sz w:val="24"/>
          <w:szCs w:val="24"/>
          <w:lang w:val="es-GT"/>
        </w:rPr>
        <w:t>por medio</w:t>
      </w:r>
      <w:r w:rsidR="002D2265" w:rsidRPr="002D2265">
        <w:rPr>
          <w:rFonts w:ascii="Times New Roman" w:hAnsi="Times New Roman" w:cs="Times New Roman"/>
          <w:sz w:val="24"/>
          <w:szCs w:val="24"/>
          <w:lang w:val="es-GT"/>
        </w:rPr>
        <w:t xml:space="preserve"> </w:t>
      </w:r>
      <w:r w:rsidR="00FD0D55">
        <w:rPr>
          <w:rFonts w:ascii="Times New Roman" w:hAnsi="Times New Roman" w:cs="Times New Roman"/>
          <w:sz w:val="24"/>
          <w:szCs w:val="24"/>
          <w:lang w:val="es-GT"/>
        </w:rPr>
        <w:t>de</w:t>
      </w:r>
      <w:r w:rsidR="002D2265" w:rsidRPr="002D2265">
        <w:rPr>
          <w:rFonts w:ascii="Times New Roman" w:hAnsi="Times New Roman" w:cs="Times New Roman"/>
          <w:sz w:val="24"/>
          <w:szCs w:val="24"/>
          <w:lang w:val="es-GT"/>
        </w:rPr>
        <w:t xml:space="preserve"> análisis de</w:t>
      </w:r>
      <w:r w:rsidR="00FD0D55">
        <w:rPr>
          <w:rFonts w:ascii="Times New Roman" w:hAnsi="Times New Roman" w:cs="Times New Roman"/>
          <w:sz w:val="24"/>
          <w:szCs w:val="24"/>
          <w:lang w:val="es-GT"/>
        </w:rPr>
        <w:t>l</w:t>
      </w:r>
      <w:r w:rsidR="002D2265" w:rsidRPr="002D2265">
        <w:rPr>
          <w:rFonts w:ascii="Times New Roman" w:hAnsi="Times New Roman" w:cs="Times New Roman"/>
          <w:sz w:val="24"/>
          <w:szCs w:val="24"/>
          <w:lang w:val="es-GT"/>
        </w:rPr>
        <w:t xml:space="preserve"> periodo qu</w:t>
      </w:r>
      <w:r w:rsidR="00FD0D55">
        <w:rPr>
          <w:rFonts w:ascii="Times New Roman" w:hAnsi="Times New Roman" w:cs="Times New Roman"/>
          <w:sz w:val="24"/>
          <w:szCs w:val="24"/>
          <w:lang w:val="es-GT"/>
        </w:rPr>
        <w:t>e conlleva realizar una tarea, esto permite conocer las fluctuaciones a lo largo del ciclo de vida de una operación.</w:t>
      </w:r>
    </w:p>
    <w:p w14:paraId="4B45E4A6" w14:textId="1FF9F97C" w:rsidR="006B2EF4" w:rsidRDefault="006C202D" w:rsidP="002C1503">
      <w:pPr>
        <w:ind w:left="1418"/>
        <w:rPr>
          <w:rFonts w:ascii="Times New Roman" w:hAnsi="Times New Roman" w:cs="Times New Roman"/>
          <w:sz w:val="24"/>
          <w:szCs w:val="24"/>
          <w:lang w:val="es-GT"/>
        </w:rPr>
      </w:pPr>
      <w:r>
        <w:rPr>
          <w:rFonts w:ascii="Times New Roman" w:hAnsi="Times New Roman" w:cs="Times New Roman"/>
          <w:sz w:val="24"/>
          <w:szCs w:val="24"/>
          <w:lang w:val="es-GT"/>
        </w:rPr>
        <w:t>En consenso</w:t>
      </w:r>
      <w:r w:rsidR="00FD0D55">
        <w:rPr>
          <w:rFonts w:ascii="Times New Roman" w:hAnsi="Times New Roman" w:cs="Times New Roman"/>
          <w:sz w:val="24"/>
          <w:szCs w:val="24"/>
          <w:lang w:val="es-GT"/>
        </w:rPr>
        <w:t xml:space="preserve"> con García (2008), consecuente a lo anterior, </w:t>
      </w:r>
      <w:r w:rsidR="0093427D">
        <w:rPr>
          <w:rFonts w:ascii="Times New Roman" w:hAnsi="Times New Roman" w:cs="Times New Roman"/>
          <w:sz w:val="24"/>
          <w:szCs w:val="24"/>
          <w:lang w:val="es-GT"/>
        </w:rPr>
        <w:t>menciona algunos indicadores de este tipo:</w:t>
      </w:r>
    </w:p>
    <w:p w14:paraId="53E4D68C" w14:textId="0FAA0F38" w:rsidR="002C1503" w:rsidDel="00F93464" w:rsidRDefault="002C1503" w:rsidP="002C1503">
      <w:pPr>
        <w:ind w:left="1418"/>
        <w:rPr>
          <w:del w:id="240" w:author="RENOVATIO" w:date="2020-05-30T10:54:00Z"/>
          <w:rFonts w:ascii="Times New Roman" w:hAnsi="Times New Roman" w:cs="Times New Roman"/>
          <w:sz w:val="24"/>
          <w:szCs w:val="24"/>
          <w:lang w:val="es-GT"/>
        </w:rPr>
      </w:pPr>
    </w:p>
    <w:p w14:paraId="27C9279C" w14:textId="6B014B22" w:rsidR="0093427D" w:rsidRPr="003D1355" w:rsidRDefault="0093427D" w:rsidP="0093427D">
      <w:pPr>
        <w:pStyle w:val="Ttulo5"/>
      </w:pPr>
      <w:bookmarkStart w:id="241" w:name="_Toc41638775"/>
      <w:r w:rsidRPr="003D1355">
        <w:t>Ciclo total de un pedido.</w:t>
      </w:r>
      <w:bookmarkEnd w:id="241"/>
    </w:p>
    <w:p w14:paraId="2BAC51C9" w14:textId="37C2C148" w:rsidR="0093427D" w:rsidRPr="006F7BFD" w:rsidRDefault="003D1355" w:rsidP="00E75049">
      <w:pPr>
        <w:ind w:left="2835" w:firstLine="850"/>
        <w:rPr>
          <w:rFonts w:ascii="Times New Roman" w:hAnsi="Times New Roman" w:cs="Times New Roman"/>
          <w:sz w:val="24"/>
          <w:szCs w:val="24"/>
          <w:lang w:val="es-GT"/>
        </w:rPr>
      </w:pPr>
      <w:r w:rsidRPr="006F7BFD">
        <w:rPr>
          <w:rFonts w:ascii="Times New Roman" w:hAnsi="Times New Roman" w:cs="Times New Roman"/>
          <w:sz w:val="24"/>
          <w:szCs w:val="24"/>
          <w:lang w:val="es-GT"/>
        </w:rPr>
        <w:t>D</w:t>
      </w:r>
      <w:r w:rsidR="0093427D" w:rsidRPr="006F7BFD">
        <w:rPr>
          <w:rFonts w:ascii="Times New Roman" w:hAnsi="Times New Roman" w:cs="Times New Roman"/>
          <w:sz w:val="24"/>
          <w:szCs w:val="24"/>
          <w:lang w:val="es-GT"/>
        </w:rPr>
        <w:t xml:space="preserve">evela el </w:t>
      </w:r>
      <w:r w:rsidR="002D5552" w:rsidRPr="006F7BFD">
        <w:rPr>
          <w:rFonts w:ascii="Times New Roman" w:hAnsi="Times New Roman" w:cs="Times New Roman"/>
          <w:sz w:val="24"/>
          <w:szCs w:val="24"/>
          <w:lang w:val="es-GT"/>
        </w:rPr>
        <w:t>lapso</w:t>
      </w:r>
      <w:r w:rsidR="0093427D" w:rsidRPr="006F7BFD">
        <w:rPr>
          <w:rFonts w:ascii="Times New Roman" w:hAnsi="Times New Roman" w:cs="Times New Roman"/>
          <w:sz w:val="24"/>
          <w:szCs w:val="24"/>
          <w:lang w:val="es-GT"/>
        </w:rPr>
        <w:t xml:space="preserve"> que transcurre desde la solicitud de un pedido de un producto por parte de cliente</w:t>
      </w:r>
      <w:r w:rsidR="002D5552" w:rsidRPr="006F7BFD">
        <w:rPr>
          <w:rFonts w:ascii="Times New Roman" w:hAnsi="Times New Roman" w:cs="Times New Roman"/>
          <w:sz w:val="24"/>
          <w:szCs w:val="24"/>
          <w:lang w:val="es-GT"/>
        </w:rPr>
        <w:t xml:space="preserve"> hasta la entrega </w:t>
      </w:r>
      <w:r w:rsidRPr="006F7BFD">
        <w:rPr>
          <w:rFonts w:ascii="Times New Roman" w:hAnsi="Times New Roman" w:cs="Times New Roman"/>
          <w:sz w:val="24"/>
          <w:szCs w:val="24"/>
          <w:lang w:val="es-GT"/>
        </w:rPr>
        <w:t>de este</w:t>
      </w:r>
      <w:r w:rsidR="002D5552" w:rsidRPr="006F7BFD">
        <w:rPr>
          <w:rFonts w:ascii="Times New Roman" w:hAnsi="Times New Roman" w:cs="Times New Roman"/>
          <w:sz w:val="24"/>
          <w:szCs w:val="24"/>
          <w:lang w:val="es-GT"/>
        </w:rPr>
        <w:t>.</w:t>
      </w:r>
    </w:p>
    <w:p w14:paraId="5ACE2942" w14:textId="7A0C5E4A" w:rsidR="003D1355" w:rsidRPr="006F7BFD" w:rsidRDefault="002D5552" w:rsidP="0093427D">
      <w:pPr>
        <w:pStyle w:val="Ttulo5"/>
      </w:pPr>
      <w:bookmarkStart w:id="242" w:name="_Toc41638776"/>
      <w:r w:rsidRPr="006F7BFD">
        <w:lastRenderedPageBreak/>
        <w:t>Ciclo de la orden de compra</w:t>
      </w:r>
      <w:r w:rsidR="003D1355" w:rsidRPr="006F7BFD">
        <w:t>.</w:t>
      </w:r>
      <w:bookmarkEnd w:id="242"/>
    </w:p>
    <w:p w14:paraId="020BF46F" w14:textId="56A2AE66" w:rsidR="004D2085" w:rsidRPr="006F7BFD" w:rsidRDefault="003D1355" w:rsidP="006B2EF4">
      <w:pPr>
        <w:ind w:left="2835" w:firstLine="850"/>
        <w:rPr>
          <w:rFonts w:ascii="Times New Roman" w:hAnsi="Times New Roman" w:cs="Times New Roman"/>
          <w:sz w:val="24"/>
          <w:szCs w:val="24"/>
          <w:lang w:val="es-GT"/>
        </w:rPr>
      </w:pPr>
      <w:r w:rsidRPr="006F7BFD">
        <w:rPr>
          <w:rFonts w:ascii="Times New Roman" w:hAnsi="Times New Roman" w:cs="Times New Roman"/>
          <w:sz w:val="24"/>
          <w:szCs w:val="24"/>
          <w:lang w:val="es-GT"/>
        </w:rPr>
        <w:t>Verifica los tiempos de respuesta y entrega por parte de los proveedores.</w:t>
      </w:r>
    </w:p>
    <w:p w14:paraId="49DF6ADE" w14:textId="68617000" w:rsidR="00DC0622" w:rsidRPr="006F7BFD" w:rsidRDefault="003D1355" w:rsidP="0093427D">
      <w:pPr>
        <w:pStyle w:val="Ttulo5"/>
      </w:pPr>
      <w:bookmarkStart w:id="243" w:name="_Toc41638777"/>
      <w:r w:rsidRPr="006F7BFD">
        <w:t>Ciclo de pedido en bodega o almacén.</w:t>
      </w:r>
      <w:bookmarkEnd w:id="243"/>
    </w:p>
    <w:p w14:paraId="7D12B0B9" w14:textId="3153D519" w:rsidR="003D1355" w:rsidRPr="006F7BFD" w:rsidRDefault="003D1355" w:rsidP="00E75049">
      <w:pPr>
        <w:ind w:left="2835" w:firstLine="850"/>
        <w:rPr>
          <w:rFonts w:ascii="Times New Roman" w:hAnsi="Times New Roman" w:cs="Times New Roman"/>
          <w:sz w:val="24"/>
          <w:szCs w:val="24"/>
          <w:lang w:val="es-GT"/>
        </w:rPr>
      </w:pPr>
      <w:r w:rsidRPr="006F7BFD">
        <w:rPr>
          <w:rFonts w:ascii="Times New Roman" w:hAnsi="Times New Roman" w:cs="Times New Roman"/>
          <w:sz w:val="24"/>
          <w:szCs w:val="24"/>
          <w:lang w:val="es-GT"/>
        </w:rPr>
        <w:t>Período que transcurre desde la gestión del pedido en almacén o bodega hasta su despacho al cliente final.</w:t>
      </w:r>
    </w:p>
    <w:p w14:paraId="7822FC17" w14:textId="562D77B2" w:rsidR="00B21D28" w:rsidRPr="006F7BFD" w:rsidRDefault="00B21D28" w:rsidP="00B21D28">
      <w:pPr>
        <w:pStyle w:val="Ttulo5"/>
      </w:pPr>
      <w:bookmarkStart w:id="244" w:name="_Toc41638778"/>
      <w:r w:rsidRPr="006F7BFD">
        <w:t>Horizonte del pronóstico de inventarios.</w:t>
      </w:r>
      <w:bookmarkEnd w:id="244"/>
    </w:p>
    <w:p w14:paraId="407BCCA2" w14:textId="03971569" w:rsidR="00E75049" w:rsidRDefault="00B21D28" w:rsidP="006B2EF4">
      <w:pPr>
        <w:ind w:left="2835" w:firstLine="850"/>
        <w:rPr>
          <w:rFonts w:ascii="Times New Roman" w:hAnsi="Times New Roman" w:cs="Times New Roman"/>
          <w:sz w:val="24"/>
          <w:szCs w:val="24"/>
          <w:lang w:val="es-GT"/>
        </w:rPr>
      </w:pPr>
      <w:r w:rsidRPr="006F7BFD">
        <w:rPr>
          <w:rFonts w:ascii="Times New Roman" w:hAnsi="Times New Roman" w:cs="Times New Roman"/>
          <w:sz w:val="24"/>
          <w:szCs w:val="24"/>
          <w:lang w:val="es-GT"/>
        </w:rPr>
        <w:t xml:space="preserve">Esclarece la frecuencia en la que un cliente demanda </w:t>
      </w:r>
      <w:r w:rsidR="006F7BFD" w:rsidRPr="006F7BFD">
        <w:rPr>
          <w:rFonts w:ascii="Times New Roman" w:hAnsi="Times New Roman" w:cs="Times New Roman"/>
          <w:sz w:val="24"/>
          <w:szCs w:val="24"/>
          <w:lang w:val="es-GT"/>
        </w:rPr>
        <w:t xml:space="preserve">ciertos productos en un intervalo de tiempo </w:t>
      </w:r>
      <w:r w:rsidR="002F25A8">
        <w:rPr>
          <w:rFonts w:ascii="Times New Roman" w:hAnsi="Times New Roman" w:cs="Times New Roman"/>
          <w:sz w:val="24"/>
          <w:szCs w:val="24"/>
          <w:lang w:val="es-GT"/>
        </w:rPr>
        <w:t>específico</w:t>
      </w:r>
      <w:r w:rsidR="006F7BFD" w:rsidRPr="006F7BFD">
        <w:rPr>
          <w:rFonts w:ascii="Times New Roman" w:hAnsi="Times New Roman" w:cs="Times New Roman"/>
          <w:sz w:val="24"/>
          <w:szCs w:val="24"/>
          <w:lang w:val="es-GT"/>
        </w:rPr>
        <w:t>.</w:t>
      </w:r>
    </w:p>
    <w:p w14:paraId="65A010A8" w14:textId="38F32395" w:rsidR="002C1503" w:rsidDel="00B70D5C" w:rsidRDefault="002C1503" w:rsidP="00135AB0">
      <w:pPr>
        <w:ind w:left="1418" w:firstLine="850"/>
        <w:rPr>
          <w:del w:id="245" w:author="RENOVATIO" w:date="2020-05-30T10:56:00Z"/>
          <w:rFonts w:ascii="Times New Roman" w:hAnsi="Times New Roman" w:cs="Times New Roman"/>
          <w:sz w:val="24"/>
          <w:szCs w:val="24"/>
          <w:lang w:val="es-GT"/>
        </w:rPr>
      </w:pPr>
    </w:p>
    <w:p w14:paraId="777F8FFB" w14:textId="2CEDD24C" w:rsidR="006B2EF4" w:rsidRDefault="00B7214D" w:rsidP="00135AB0">
      <w:pPr>
        <w:ind w:left="1418"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Esta clase de indicadores al implementarse dentro de una empresa, generan eficiencia en el control de los tiempos de entrega </w:t>
      </w:r>
      <w:r w:rsidR="009B2B0F">
        <w:rPr>
          <w:rFonts w:ascii="Times New Roman" w:hAnsi="Times New Roman" w:cs="Times New Roman"/>
          <w:sz w:val="24"/>
          <w:szCs w:val="24"/>
          <w:lang w:val="es-GT"/>
        </w:rPr>
        <w:t>y,</w:t>
      </w:r>
      <w:r>
        <w:rPr>
          <w:rFonts w:ascii="Times New Roman" w:hAnsi="Times New Roman" w:cs="Times New Roman"/>
          <w:sz w:val="24"/>
          <w:szCs w:val="24"/>
          <w:lang w:val="es-GT"/>
        </w:rPr>
        <w:t xml:space="preserve"> además</w:t>
      </w:r>
      <w:r w:rsidR="008111BA">
        <w:rPr>
          <w:rFonts w:ascii="Times New Roman" w:hAnsi="Times New Roman" w:cs="Times New Roman"/>
          <w:sz w:val="24"/>
          <w:szCs w:val="24"/>
          <w:lang w:val="es-GT"/>
        </w:rPr>
        <w:t>,</w:t>
      </w:r>
      <w:r>
        <w:rPr>
          <w:rFonts w:ascii="Times New Roman" w:hAnsi="Times New Roman" w:cs="Times New Roman"/>
          <w:sz w:val="24"/>
          <w:szCs w:val="24"/>
          <w:lang w:val="es-GT"/>
        </w:rPr>
        <w:t xml:space="preserve"> uno de ellos permite realizar </w:t>
      </w:r>
      <w:r w:rsidR="006B2EF4">
        <w:rPr>
          <w:rFonts w:ascii="Times New Roman" w:hAnsi="Times New Roman" w:cs="Times New Roman"/>
          <w:sz w:val="24"/>
          <w:szCs w:val="24"/>
          <w:lang w:val="es-GT"/>
        </w:rPr>
        <w:t>previsiones acordes</w:t>
      </w:r>
      <w:r w:rsidR="009F5040">
        <w:rPr>
          <w:rFonts w:ascii="Times New Roman" w:hAnsi="Times New Roman" w:cs="Times New Roman"/>
          <w:sz w:val="24"/>
          <w:szCs w:val="24"/>
          <w:lang w:val="es-GT"/>
        </w:rPr>
        <w:t xml:space="preserve"> a</w:t>
      </w:r>
      <w:r w:rsidR="006B2EF4">
        <w:rPr>
          <w:rFonts w:ascii="Times New Roman" w:hAnsi="Times New Roman" w:cs="Times New Roman"/>
          <w:sz w:val="24"/>
          <w:szCs w:val="24"/>
          <w:lang w:val="es-GT"/>
        </w:rPr>
        <w:t xml:space="preserve"> la conducta</w:t>
      </w:r>
      <w:r w:rsidR="009F5040">
        <w:rPr>
          <w:rFonts w:ascii="Times New Roman" w:hAnsi="Times New Roman" w:cs="Times New Roman"/>
          <w:sz w:val="24"/>
          <w:szCs w:val="24"/>
          <w:lang w:val="es-GT"/>
        </w:rPr>
        <w:t xml:space="preserve"> de consumo de productos estos sean para compra o venta</w:t>
      </w:r>
      <w:r w:rsidR="008111BA">
        <w:rPr>
          <w:rFonts w:ascii="Times New Roman" w:hAnsi="Times New Roman" w:cs="Times New Roman"/>
          <w:sz w:val="24"/>
          <w:szCs w:val="24"/>
          <w:lang w:val="es-GT"/>
        </w:rPr>
        <w:t>, es decir patrones de comportamiento de ingreso y egreso de la mercancía o activos</w:t>
      </w:r>
      <w:r w:rsidR="002C150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347283348"/>
          <w:citation/>
        </w:sdtPr>
        <w:sdtContent>
          <w:r w:rsidR="002C1503">
            <w:rPr>
              <w:rFonts w:ascii="Times New Roman" w:hAnsi="Times New Roman" w:cs="Times New Roman"/>
              <w:sz w:val="24"/>
              <w:szCs w:val="24"/>
              <w:lang w:val="es-GT"/>
            </w:rPr>
            <w:fldChar w:fldCharType="begin"/>
          </w:r>
          <w:r w:rsidR="002C1503">
            <w:rPr>
              <w:rFonts w:ascii="Times New Roman" w:hAnsi="Times New Roman" w:cs="Times New Roman"/>
              <w:sz w:val="24"/>
              <w:szCs w:val="24"/>
              <w:lang w:val="es-GT"/>
            </w:rPr>
            <w:instrText xml:space="preserve"> CITATION Gar08 \l 4106 </w:instrText>
          </w:r>
          <w:r w:rsidR="002C1503">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(García L. A., 2008)</w:t>
          </w:r>
          <w:r w:rsidR="002C1503">
            <w:rPr>
              <w:rFonts w:ascii="Times New Roman" w:hAnsi="Times New Roman" w:cs="Times New Roman"/>
              <w:sz w:val="24"/>
              <w:szCs w:val="24"/>
              <w:lang w:val="es-GT"/>
            </w:rPr>
            <w:fldChar w:fldCharType="end"/>
          </w:r>
        </w:sdtContent>
      </w:sdt>
      <w:r w:rsidR="002C1503">
        <w:rPr>
          <w:rFonts w:ascii="Times New Roman" w:hAnsi="Times New Roman" w:cs="Times New Roman"/>
          <w:sz w:val="24"/>
          <w:szCs w:val="24"/>
          <w:lang w:val="es-GT"/>
        </w:rPr>
        <w:t>.</w:t>
      </w:r>
    </w:p>
    <w:p w14:paraId="07BD2861" w14:textId="77777777" w:rsidR="002C1503" w:rsidRDefault="002C1503" w:rsidP="00135AB0">
      <w:pPr>
        <w:ind w:left="1418" w:firstLine="850"/>
        <w:rPr>
          <w:rFonts w:ascii="Times New Roman" w:hAnsi="Times New Roman" w:cs="Times New Roman"/>
          <w:sz w:val="24"/>
          <w:szCs w:val="24"/>
          <w:lang w:val="es-GT"/>
        </w:rPr>
      </w:pPr>
    </w:p>
    <w:p w14:paraId="5AC69EF5" w14:textId="3F794D4F" w:rsidR="008111BA" w:rsidRDefault="008111BA" w:rsidP="008111BA">
      <w:pPr>
        <w:pStyle w:val="Ttulo4"/>
      </w:pPr>
      <w:bookmarkStart w:id="246" w:name="_Toc41638779"/>
      <w:r>
        <w:t>Indicadores de calidad.</w:t>
      </w:r>
      <w:bookmarkEnd w:id="246"/>
    </w:p>
    <w:p w14:paraId="2B979FA6" w14:textId="419251EC" w:rsidR="008111BA" w:rsidRDefault="008111BA" w:rsidP="008111BA">
      <w:pPr>
        <w:ind w:left="1418"/>
        <w:rPr>
          <w:rFonts w:ascii="Times New Roman" w:hAnsi="Times New Roman" w:cs="Times New Roman"/>
          <w:sz w:val="24"/>
          <w:szCs w:val="24"/>
          <w:lang w:val="es-GT"/>
        </w:rPr>
      </w:pPr>
      <w:r w:rsidRPr="008111BA">
        <w:rPr>
          <w:rFonts w:ascii="Times New Roman" w:hAnsi="Times New Roman" w:cs="Times New Roman"/>
          <w:sz w:val="24"/>
          <w:szCs w:val="24"/>
          <w:lang w:val="es-GT"/>
        </w:rPr>
        <w:t xml:space="preserve">Demuestran la eficiencia en la realización </w:t>
      </w:r>
      <w:r>
        <w:rPr>
          <w:rFonts w:ascii="Times New Roman" w:hAnsi="Times New Roman" w:cs="Times New Roman"/>
          <w:sz w:val="24"/>
          <w:szCs w:val="24"/>
          <w:lang w:val="es-GT"/>
        </w:rPr>
        <w:t xml:space="preserve">de los procesos logísticos dentro de la organización; abstraen a un nivel fácil de comprensión para el cliente final </w:t>
      </w:r>
      <w:r w:rsidR="000B27AD">
        <w:rPr>
          <w:rFonts w:ascii="Times New Roman" w:hAnsi="Times New Roman" w:cs="Times New Roman"/>
          <w:sz w:val="24"/>
          <w:szCs w:val="24"/>
          <w:lang w:val="es-GT"/>
        </w:rPr>
        <w:t>la información</w:t>
      </w:r>
      <w:r w:rsidR="000656BC">
        <w:rPr>
          <w:rFonts w:ascii="Times New Roman" w:hAnsi="Times New Roman" w:cs="Times New Roman"/>
          <w:sz w:val="24"/>
          <w:szCs w:val="24"/>
          <w:lang w:val="es-GT"/>
        </w:rPr>
        <w:t>, al</w:t>
      </w:r>
      <w:r w:rsidR="000B27AD">
        <w:rPr>
          <w:rFonts w:ascii="Times New Roman" w:hAnsi="Times New Roman" w:cs="Times New Roman"/>
          <w:sz w:val="24"/>
          <w:szCs w:val="24"/>
          <w:lang w:val="es-GT"/>
        </w:rPr>
        <w:t xml:space="preserve"> dar a conocer la </w:t>
      </w:r>
      <w:r w:rsidR="00340850">
        <w:rPr>
          <w:rFonts w:ascii="Times New Roman" w:hAnsi="Times New Roman" w:cs="Times New Roman"/>
          <w:sz w:val="24"/>
          <w:szCs w:val="24"/>
          <w:lang w:val="es-GT"/>
        </w:rPr>
        <w:t>certeza de la operatividad</w:t>
      </w:r>
      <w:r w:rsidR="000656BC">
        <w:rPr>
          <w:rFonts w:ascii="Times New Roman" w:hAnsi="Times New Roman" w:cs="Times New Roman"/>
          <w:sz w:val="24"/>
          <w:szCs w:val="24"/>
          <w:lang w:val="es-GT"/>
        </w:rPr>
        <w:t xml:space="preserve"> </w:t>
      </w:r>
      <w:r w:rsidR="000E4395">
        <w:rPr>
          <w:rFonts w:ascii="Times New Roman" w:hAnsi="Times New Roman" w:cs="Times New Roman"/>
          <w:sz w:val="24"/>
          <w:szCs w:val="24"/>
          <w:lang w:val="es-GT"/>
        </w:rPr>
        <w:t>por medio</w:t>
      </w:r>
      <w:r w:rsidR="000656BC">
        <w:rPr>
          <w:rFonts w:ascii="Times New Roman" w:hAnsi="Times New Roman" w:cs="Times New Roman"/>
          <w:sz w:val="24"/>
          <w:szCs w:val="24"/>
          <w:lang w:val="es-GT"/>
        </w:rPr>
        <w:t xml:space="preserve"> del uso de datos </w:t>
      </w:r>
      <w:r w:rsidR="00B85FCD">
        <w:rPr>
          <w:rFonts w:ascii="Times New Roman" w:hAnsi="Times New Roman" w:cs="Times New Roman"/>
          <w:sz w:val="24"/>
          <w:szCs w:val="24"/>
          <w:lang w:val="es-GT"/>
        </w:rPr>
        <w:t>cuantificables.</w:t>
      </w:r>
    </w:p>
    <w:p w14:paraId="04D4FC0F" w14:textId="394A152B" w:rsidR="004D2085" w:rsidRPr="008111BA" w:rsidRDefault="00340850" w:rsidP="00135AB0">
      <w:pPr>
        <w:ind w:left="1418"/>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Al existir una </w:t>
      </w:r>
      <w:r w:rsidR="00CF3988">
        <w:rPr>
          <w:rFonts w:ascii="Times New Roman" w:hAnsi="Times New Roman" w:cs="Times New Roman"/>
          <w:sz w:val="24"/>
          <w:szCs w:val="24"/>
          <w:lang w:val="es-GT"/>
        </w:rPr>
        <w:t>diversidad, García</w:t>
      </w:r>
      <w:r>
        <w:rPr>
          <w:rFonts w:ascii="Times New Roman" w:hAnsi="Times New Roman" w:cs="Times New Roman"/>
          <w:sz w:val="24"/>
          <w:szCs w:val="24"/>
          <w:lang w:val="es-GT"/>
        </w:rPr>
        <w:t xml:space="preserve"> (2008) destaca </w:t>
      </w:r>
      <w:r w:rsidR="0068401B">
        <w:rPr>
          <w:rFonts w:ascii="Times New Roman" w:hAnsi="Times New Roman" w:cs="Times New Roman"/>
          <w:sz w:val="24"/>
          <w:szCs w:val="24"/>
          <w:lang w:val="es-GT"/>
        </w:rPr>
        <w:t>dos grupos</w:t>
      </w:r>
      <w:r>
        <w:rPr>
          <w:rFonts w:ascii="Times New Roman" w:hAnsi="Times New Roman" w:cs="Times New Roman"/>
          <w:sz w:val="24"/>
          <w:szCs w:val="24"/>
          <w:lang w:val="es-GT"/>
        </w:rPr>
        <w:t xml:space="preserve">: </w:t>
      </w:r>
    </w:p>
    <w:p w14:paraId="372C7460" w14:textId="4ED8A05F" w:rsidR="008111BA" w:rsidRDefault="00340850" w:rsidP="008111BA">
      <w:pPr>
        <w:pStyle w:val="Ttulo5"/>
      </w:pPr>
      <w:bookmarkStart w:id="247" w:name="_Toc41638780"/>
      <w:r>
        <w:t>Porcentaje de pedidos perfectos.</w:t>
      </w:r>
      <w:bookmarkEnd w:id="247"/>
    </w:p>
    <w:p w14:paraId="678D4928" w14:textId="3DF79F90" w:rsidR="00340850" w:rsidRDefault="00340850" w:rsidP="00E75049">
      <w:pPr>
        <w:ind w:left="2977"/>
        <w:rPr>
          <w:rFonts w:ascii="Times New Roman" w:hAnsi="Times New Roman" w:cs="Times New Roman"/>
          <w:sz w:val="24"/>
          <w:szCs w:val="24"/>
          <w:lang w:val="es-GT"/>
        </w:rPr>
      </w:pPr>
      <w:r w:rsidRPr="005339B3">
        <w:rPr>
          <w:rFonts w:ascii="Times New Roman" w:hAnsi="Times New Roman" w:cs="Times New Roman"/>
          <w:sz w:val="24"/>
          <w:szCs w:val="24"/>
          <w:lang w:val="es-GT"/>
        </w:rPr>
        <w:t>Como su nombre lo indica</w:t>
      </w:r>
      <w:r w:rsidR="005E34F8" w:rsidRPr="005339B3">
        <w:rPr>
          <w:rFonts w:ascii="Times New Roman" w:hAnsi="Times New Roman" w:cs="Times New Roman"/>
          <w:sz w:val="24"/>
          <w:szCs w:val="24"/>
          <w:lang w:val="es-GT"/>
        </w:rPr>
        <w:t>,</w:t>
      </w:r>
      <w:r w:rsidRPr="005339B3">
        <w:rPr>
          <w:rFonts w:ascii="Times New Roman" w:hAnsi="Times New Roman" w:cs="Times New Roman"/>
          <w:sz w:val="24"/>
          <w:szCs w:val="24"/>
          <w:lang w:val="es-GT"/>
        </w:rPr>
        <w:t xml:space="preserve"> permite</w:t>
      </w:r>
      <w:r w:rsidR="005E34F8" w:rsidRPr="005339B3">
        <w:rPr>
          <w:rFonts w:ascii="Times New Roman" w:hAnsi="Times New Roman" w:cs="Times New Roman"/>
          <w:sz w:val="24"/>
          <w:szCs w:val="24"/>
          <w:lang w:val="es-GT"/>
        </w:rPr>
        <w:t>n</w:t>
      </w:r>
      <w:r w:rsidRPr="005339B3">
        <w:rPr>
          <w:rFonts w:ascii="Times New Roman" w:hAnsi="Times New Roman" w:cs="Times New Roman"/>
          <w:sz w:val="24"/>
          <w:szCs w:val="24"/>
          <w:lang w:val="es-GT"/>
        </w:rPr>
        <w:t xml:space="preserve"> cuantificar </w:t>
      </w:r>
      <w:r w:rsidR="00B85FCD">
        <w:rPr>
          <w:rFonts w:ascii="Times New Roman" w:hAnsi="Times New Roman" w:cs="Times New Roman"/>
          <w:sz w:val="24"/>
          <w:szCs w:val="24"/>
          <w:lang w:val="es-GT"/>
        </w:rPr>
        <w:t>por medio de datos estadísticos (porcentaje) el cumplimiento de tareas en</w:t>
      </w:r>
      <w:r w:rsidR="001B6844">
        <w:rPr>
          <w:rFonts w:ascii="Times New Roman" w:hAnsi="Times New Roman" w:cs="Times New Roman"/>
          <w:sz w:val="24"/>
          <w:szCs w:val="24"/>
          <w:lang w:val="es-GT"/>
        </w:rPr>
        <w:t xml:space="preserve"> </w:t>
      </w:r>
      <w:r w:rsidR="00B85FCD">
        <w:rPr>
          <w:rFonts w:ascii="Times New Roman" w:hAnsi="Times New Roman" w:cs="Times New Roman"/>
          <w:sz w:val="24"/>
          <w:szCs w:val="24"/>
          <w:lang w:val="es-GT"/>
        </w:rPr>
        <w:t xml:space="preserve">la recepción o entrega de productos </w:t>
      </w:r>
      <w:r w:rsidR="0068401B">
        <w:rPr>
          <w:rFonts w:ascii="Times New Roman" w:hAnsi="Times New Roman" w:cs="Times New Roman"/>
          <w:sz w:val="24"/>
          <w:szCs w:val="24"/>
          <w:lang w:val="es-GT"/>
        </w:rPr>
        <w:t>a lo largo del ciclo de vida de ingreso y egreso de la mercadería en una entidad.</w:t>
      </w:r>
    </w:p>
    <w:p w14:paraId="653453AF" w14:textId="40DAA1B7" w:rsidR="0068401B" w:rsidRDefault="0068401B" w:rsidP="00E75049">
      <w:pPr>
        <w:ind w:left="2977"/>
        <w:rPr>
          <w:rFonts w:ascii="Times New Roman" w:hAnsi="Times New Roman" w:cs="Times New Roman"/>
          <w:sz w:val="24"/>
          <w:szCs w:val="24"/>
          <w:lang w:val="es-GT"/>
        </w:rPr>
      </w:pPr>
      <w:r>
        <w:rPr>
          <w:rFonts w:ascii="Times New Roman" w:hAnsi="Times New Roman" w:cs="Times New Roman"/>
          <w:sz w:val="24"/>
          <w:szCs w:val="24"/>
          <w:lang w:val="es-GT"/>
        </w:rPr>
        <w:t xml:space="preserve">Por </w:t>
      </w:r>
      <w:r w:rsidR="00E75049">
        <w:rPr>
          <w:rFonts w:ascii="Times New Roman" w:hAnsi="Times New Roman" w:cs="Times New Roman"/>
          <w:sz w:val="24"/>
          <w:szCs w:val="24"/>
          <w:lang w:val="es-GT"/>
        </w:rPr>
        <w:t>lo cual</w:t>
      </w:r>
      <w:r>
        <w:rPr>
          <w:rFonts w:ascii="Times New Roman" w:hAnsi="Times New Roman" w:cs="Times New Roman"/>
          <w:sz w:val="24"/>
          <w:szCs w:val="24"/>
          <w:lang w:val="es-GT"/>
        </w:rPr>
        <w:t>, García (2008) refirió los siguientes:</w:t>
      </w:r>
    </w:p>
    <w:p w14:paraId="0AA79BF3" w14:textId="2A236A4B" w:rsidR="004123F4" w:rsidRPr="004123F4" w:rsidRDefault="004123F4" w:rsidP="00CB28E8">
      <w:pPr>
        <w:pStyle w:val="Prrafodelista"/>
        <w:numPr>
          <w:ilvl w:val="0"/>
          <w:numId w:val="32"/>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t>Porcentaje pedidos de ingreso de mercadería correctos.</w:t>
      </w:r>
    </w:p>
    <w:p w14:paraId="5FDDD77A" w14:textId="4EC93312" w:rsidR="004123F4" w:rsidRDefault="004123F4" w:rsidP="00CB28E8">
      <w:pPr>
        <w:pStyle w:val="Prrafodelista"/>
        <w:numPr>
          <w:ilvl w:val="0"/>
          <w:numId w:val="32"/>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t>Porcentaje de pedidos completos, tanto de compra como venta de mercancías.</w:t>
      </w:r>
    </w:p>
    <w:p w14:paraId="65FF4E52" w14:textId="4801721D" w:rsidR="004123F4" w:rsidRDefault="004123F4" w:rsidP="00CB28E8">
      <w:pPr>
        <w:pStyle w:val="Prrafodelista"/>
        <w:numPr>
          <w:ilvl w:val="0"/>
          <w:numId w:val="32"/>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Porcentaje de pedidos sin daño en </w:t>
      </w:r>
      <w:r w:rsidR="00BD2854">
        <w:rPr>
          <w:rFonts w:ascii="Times New Roman" w:hAnsi="Times New Roman" w:cs="Times New Roman"/>
          <w:sz w:val="24"/>
          <w:szCs w:val="24"/>
          <w:lang w:val="es-GT"/>
        </w:rPr>
        <w:t>los productos</w:t>
      </w:r>
      <w:r>
        <w:rPr>
          <w:rFonts w:ascii="Times New Roman" w:hAnsi="Times New Roman" w:cs="Times New Roman"/>
          <w:sz w:val="24"/>
          <w:szCs w:val="24"/>
          <w:lang w:val="es-GT"/>
        </w:rPr>
        <w:t xml:space="preserve"> que recibe el consumidor final.</w:t>
      </w:r>
    </w:p>
    <w:p w14:paraId="64688311" w14:textId="1519E348" w:rsidR="004123F4" w:rsidRPr="00B74507" w:rsidRDefault="004123F4" w:rsidP="00CB28E8">
      <w:pPr>
        <w:pStyle w:val="Prrafodelista"/>
        <w:numPr>
          <w:ilvl w:val="0"/>
          <w:numId w:val="32"/>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Porcentaje de </w:t>
      </w:r>
      <w:r w:rsidR="002F25A8">
        <w:rPr>
          <w:rFonts w:ascii="Times New Roman" w:hAnsi="Times New Roman" w:cs="Times New Roman"/>
          <w:sz w:val="24"/>
          <w:szCs w:val="24"/>
          <w:lang w:val="es-GT"/>
        </w:rPr>
        <w:t>encargos</w:t>
      </w:r>
      <w:r>
        <w:rPr>
          <w:rFonts w:ascii="Times New Roman" w:hAnsi="Times New Roman" w:cs="Times New Roman"/>
          <w:sz w:val="24"/>
          <w:szCs w:val="24"/>
          <w:lang w:val="es-GT"/>
        </w:rPr>
        <w:t xml:space="preserve"> </w:t>
      </w:r>
      <w:r w:rsidR="00394A14">
        <w:rPr>
          <w:rFonts w:ascii="Times New Roman" w:hAnsi="Times New Roman" w:cs="Times New Roman"/>
          <w:sz w:val="24"/>
          <w:szCs w:val="24"/>
          <w:lang w:val="es-GT"/>
        </w:rPr>
        <w:t xml:space="preserve">completos </w:t>
      </w:r>
      <w:r w:rsidR="002F25A8">
        <w:rPr>
          <w:rFonts w:ascii="Times New Roman" w:hAnsi="Times New Roman" w:cs="Times New Roman"/>
          <w:sz w:val="24"/>
          <w:szCs w:val="24"/>
          <w:lang w:val="es-GT"/>
        </w:rPr>
        <w:t>por</w:t>
      </w:r>
      <w:r>
        <w:rPr>
          <w:rFonts w:ascii="Times New Roman" w:hAnsi="Times New Roman" w:cs="Times New Roman"/>
          <w:sz w:val="24"/>
          <w:szCs w:val="24"/>
          <w:lang w:val="es-GT"/>
        </w:rPr>
        <w:t xml:space="preserve"> fecha y hora </w:t>
      </w:r>
      <w:r w:rsidR="002F25A8">
        <w:rPr>
          <w:rFonts w:ascii="Times New Roman" w:hAnsi="Times New Roman" w:cs="Times New Roman"/>
          <w:sz w:val="24"/>
          <w:szCs w:val="24"/>
          <w:lang w:val="es-GT"/>
        </w:rPr>
        <w:t>de cada</w:t>
      </w:r>
      <w:r>
        <w:rPr>
          <w:rFonts w:ascii="Times New Roman" w:hAnsi="Times New Roman" w:cs="Times New Roman"/>
          <w:sz w:val="24"/>
          <w:szCs w:val="24"/>
          <w:lang w:val="es-GT"/>
        </w:rPr>
        <w:t xml:space="preserve"> cliente.</w:t>
      </w:r>
    </w:p>
    <w:p w14:paraId="2E9D9E7F" w14:textId="0B3A2143" w:rsidR="00BD509D" w:rsidRDefault="004123F4" w:rsidP="00E75049">
      <w:pPr>
        <w:ind w:left="1418"/>
        <w:rPr>
          <w:rFonts w:ascii="Times New Roman" w:hAnsi="Times New Roman" w:cs="Times New Roman"/>
          <w:sz w:val="24"/>
          <w:szCs w:val="24"/>
          <w:lang w:val="es-GT"/>
        </w:rPr>
      </w:pPr>
      <w:r>
        <w:rPr>
          <w:rFonts w:ascii="Times New Roman" w:hAnsi="Times New Roman" w:cs="Times New Roman"/>
          <w:sz w:val="24"/>
          <w:szCs w:val="24"/>
          <w:lang w:val="es-GT"/>
        </w:rPr>
        <w:t>Además, existe otra variante en esta clase de indicadores</w:t>
      </w:r>
      <w:r w:rsidR="00845CC8" w:rsidRPr="00845CC8">
        <w:rPr>
          <w:rFonts w:ascii="Times New Roman" w:hAnsi="Times New Roman" w:cs="Times New Roman"/>
          <w:sz w:val="24"/>
          <w:szCs w:val="24"/>
          <w:lang w:val="es-GT"/>
        </w:rPr>
        <w:t xml:space="preserve"> </w:t>
      </w:r>
      <w:r w:rsidR="00845CC8">
        <w:rPr>
          <w:rFonts w:ascii="Times New Roman" w:hAnsi="Times New Roman" w:cs="Times New Roman"/>
          <w:sz w:val="24"/>
          <w:szCs w:val="24"/>
          <w:lang w:val="es-GT"/>
        </w:rPr>
        <w:t xml:space="preserve">García (2008), da a conocer </w:t>
      </w:r>
      <w:r>
        <w:rPr>
          <w:rFonts w:ascii="Times New Roman" w:hAnsi="Times New Roman" w:cs="Times New Roman"/>
          <w:sz w:val="24"/>
          <w:szCs w:val="24"/>
          <w:lang w:val="es-GT"/>
        </w:rPr>
        <w:t xml:space="preserve">la representación de porcentajes </w:t>
      </w:r>
      <w:r w:rsidR="00BD509D">
        <w:rPr>
          <w:rFonts w:ascii="Times New Roman" w:hAnsi="Times New Roman" w:cs="Times New Roman"/>
          <w:sz w:val="24"/>
          <w:szCs w:val="24"/>
          <w:lang w:val="es-GT"/>
        </w:rPr>
        <w:t xml:space="preserve">de mercadería perdida o bien, </w:t>
      </w:r>
      <w:r w:rsidR="00394A14">
        <w:rPr>
          <w:rFonts w:ascii="Times New Roman" w:hAnsi="Times New Roman" w:cs="Times New Roman"/>
          <w:sz w:val="24"/>
          <w:szCs w:val="24"/>
          <w:lang w:val="es-GT"/>
        </w:rPr>
        <w:t>en avería</w:t>
      </w:r>
      <w:r w:rsidR="00BD509D">
        <w:rPr>
          <w:rFonts w:ascii="Times New Roman" w:hAnsi="Times New Roman" w:cs="Times New Roman"/>
          <w:sz w:val="24"/>
          <w:szCs w:val="24"/>
          <w:lang w:val="es-GT"/>
        </w:rPr>
        <w:t xml:space="preserve"> </w:t>
      </w:r>
      <w:r w:rsidR="00394A14">
        <w:rPr>
          <w:rFonts w:ascii="Times New Roman" w:hAnsi="Times New Roman" w:cs="Times New Roman"/>
          <w:sz w:val="24"/>
          <w:szCs w:val="24"/>
          <w:lang w:val="es-GT"/>
        </w:rPr>
        <w:t>por</w:t>
      </w:r>
      <w:r w:rsidR="00BD509D">
        <w:rPr>
          <w:rFonts w:ascii="Times New Roman" w:hAnsi="Times New Roman" w:cs="Times New Roman"/>
          <w:sz w:val="24"/>
          <w:szCs w:val="24"/>
          <w:lang w:val="es-GT"/>
        </w:rPr>
        <w:t xml:space="preserve"> causa de desperfecto o deterioro</w:t>
      </w:r>
      <w:r w:rsidR="00845CC8">
        <w:rPr>
          <w:rFonts w:ascii="Times New Roman" w:hAnsi="Times New Roman" w:cs="Times New Roman"/>
          <w:sz w:val="24"/>
          <w:szCs w:val="24"/>
          <w:lang w:val="es-GT"/>
        </w:rPr>
        <w:t>, los cuales agrupa de la siguiente forma:</w:t>
      </w:r>
    </w:p>
    <w:p w14:paraId="33D2BB2E" w14:textId="7C5F1E70" w:rsidR="00845CC8" w:rsidRDefault="00845CC8" w:rsidP="00845CC8">
      <w:pPr>
        <w:pStyle w:val="Ttulo5"/>
        <w:tabs>
          <w:tab w:val="left" w:pos="1134"/>
        </w:tabs>
      </w:pPr>
      <w:bookmarkStart w:id="248" w:name="_Toc41638781"/>
      <w:r>
        <w:t>Porcentaje de pedidos con averías</w:t>
      </w:r>
      <w:bookmarkEnd w:id="248"/>
    </w:p>
    <w:p w14:paraId="311044A3" w14:textId="4D0941FD" w:rsidR="0068401B" w:rsidRDefault="00BD509D" w:rsidP="00CB28E8">
      <w:pPr>
        <w:pStyle w:val="Prrafodelista"/>
        <w:numPr>
          <w:ilvl w:val="0"/>
          <w:numId w:val="33"/>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lastRenderedPageBreak/>
        <w:t>Porcentaje de reducción de existencia de mercadería sin razón justificable.</w:t>
      </w:r>
    </w:p>
    <w:p w14:paraId="77355CDA" w14:textId="7624BEEF" w:rsidR="00BD509D" w:rsidRDefault="00A57975" w:rsidP="00CB28E8">
      <w:pPr>
        <w:pStyle w:val="Prrafodelista"/>
        <w:numPr>
          <w:ilvl w:val="0"/>
          <w:numId w:val="33"/>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t>Porcentaje de devoluciones</w:t>
      </w:r>
      <w:r w:rsidR="00BD2854">
        <w:rPr>
          <w:rFonts w:ascii="Times New Roman" w:hAnsi="Times New Roman" w:cs="Times New Roman"/>
          <w:sz w:val="24"/>
          <w:szCs w:val="24"/>
          <w:lang w:val="es-GT"/>
        </w:rPr>
        <w:t xml:space="preserve"> de mercadería</w:t>
      </w:r>
      <w:r>
        <w:rPr>
          <w:rFonts w:ascii="Times New Roman" w:hAnsi="Times New Roman" w:cs="Times New Roman"/>
          <w:sz w:val="24"/>
          <w:szCs w:val="24"/>
          <w:lang w:val="es-GT"/>
        </w:rPr>
        <w:t xml:space="preserve"> por parte de clientes finales a </w:t>
      </w:r>
      <w:r w:rsidR="00234D7E">
        <w:rPr>
          <w:rFonts w:ascii="Times New Roman" w:hAnsi="Times New Roman" w:cs="Times New Roman"/>
          <w:sz w:val="24"/>
          <w:szCs w:val="24"/>
          <w:lang w:val="es-GT"/>
        </w:rPr>
        <w:t>la</w:t>
      </w:r>
      <w:r>
        <w:rPr>
          <w:rFonts w:ascii="Times New Roman" w:hAnsi="Times New Roman" w:cs="Times New Roman"/>
          <w:sz w:val="24"/>
          <w:szCs w:val="24"/>
          <w:lang w:val="es-GT"/>
        </w:rPr>
        <w:t xml:space="preserve"> organización </w:t>
      </w:r>
      <w:r w:rsidR="00234D7E">
        <w:rPr>
          <w:rFonts w:ascii="Times New Roman" w:hAnsi="Times New Roman" w:cs="Times New Roman"/>
          <w:sz w:val="24"/>
          <w:szCs w:val="24"/>
          <w:lang w:val="es-GT"/>
        </w:rPr>
        <w:t>por</w:t>
      </w:r>
      <w:r w:rsidR="00BD2854">
        <w:rPr>
          <w:rFonts w:ascii="Times New Roman" w:hAnsi="Times New Roman" w:cs="Times New Roman"/>
          <w:sz w:val="24"/>
          <w:szCs w:val="24"/>
          <w:lang w:val="es-GT"/>
        </w:rPr>
        <w:t xml:space="preserve"> causa</w:t>
      </w:r>
      <w:r w:rsidR="00234D7E">
        <w:rPr>
          <w:rFonts w:ascii="Times New Roman" w:hAnsi="Times New Roman" w:cs="Times New Roman"/>
          <w:sz w:val="24"/>
          <w:szCs w:val="24"/>
          <w:lang w:val="es-GT"/>
        </w:rPr>
        <w:t xml:space="preserve"> </w:t>
      </w:r>
      <w:r>
        <w:rPr>
          <w:rFonts w:ascii="Times New Roman" w:hAnsi="Times New Roman" w:cs="Times New Roman"/>
          <w:sz w:val="24"/>
          <w:szCs w:val="24"/>
          <w:lang w:val="es-GT"/>
        </w:rPr>
        <w:t>de</w:t>
      </w:r>
      <w:r w:rsidR="00234D7E">
        <w:rPr>
          <w:rFonts w:ascii="Times New Roman" w:hAnsi="Times New Roman" w:cs="Times New Roman"/>
          <w:sz w:val="24"/>
          <w:szCs w:val="24"/>
          <w:lang w:val="es-GT"/>
        </w:rPr>
        <w:t xml:space="preserve"> avería en</w:t>
      </w:r>
      <w:r>
        <w:rPr>
          <w:rFonts w:ascii="Times New Roman" w:hAnsi="Times New Roman" w:cs="Times New Roman"/>
          <w:sz w:val="24"/>
          <w:szCs w:val="24"/>
          <w:lang w:val="es-GT"/>
        </w:rPr>
        <w:t xml:space="preserve"> un producto.</w:t>
      </w:r>
    </w:p>
    <w:p w14:paraId="3B8DA9F8" w14:textId="57822FD7" w:rsidR="00234D7E" w:rsidRDefault="00A57975" w:rsidP="00234D7E">
      <w:pPr>
        <w:pStyle w:val="Prrafodelista"/>
        <w:numPr>
          <w:ilvl w:val="0"/>
          <w:numId w:val="33"/>
        </w:numPr>
        <w:ind w:left="3828" w:hanging="851"/>
        <w:rPr>
          <w:rFonts w:ascii="Times New Roman" w:hAnsi="Times New Roman" w:cs="Times New Roman"/>
          <w:sz w:val="24"/>
          <w:szCs w:val="24"/>
          <w:lang w:val="es-GT"/>
        </w:rPr>
      </w:pPr>
      <w:r>
        <w:rPr>
          <w:rFonts w:ascii="Times New Roman" w:hAnsi="Times New Roman" w:cs="Times New Roman"/>
          <w:sz w:val="24"/>
          <w:szCs w:val="24"/>
          <w:lang w:val="es-GT"/>
        </w:rPr>
        <w:t>Porcentaje de devoluciones a proveedores de mercadería que presenta características de</w:t>
      </w:r>
      <w:r w:rsidR="00234D7E">
        <w:rPr>
          <w:rFonts w:ascii="Times New Roman" w:hAnsi="Times New Roman" w:cs="Times New Roman"/>
          <w:sz w:val="24"/>
          <w:szCs w:val="24"/>
          <w:lang w:val="es-GT"/>
        </w:rPr>
        <w:t xml:space="preserve"> deterioro</w:t>
      </w:r>
      <w:r>
        <w:rPr>
          <w:rFonts w:ascii="Times New Roman" w:hAnsi="Times New Roman" w:cs="Times New Roman"/>
          <w:sz w:val="24"/>
          <w:szCs w:val="24"/>
          <w:lang w:val="es-GT"/>
        </w:rPr>
        <w:t>.</w:t>
      </w:r>
    </w:p>
    <w:p w14:paraId="38723594" w14:textId="77777777" w:rsidR="00234D7E" w:rsidRPr="00234D7E" w:rsidRDefault="00234D7E" w:rsidP="00234D7E">
      <w:pPr>
        <w:pStyle w:val="Prrafodelista"/>
        <w:ind w:left="3828" w:firstLine="0"/>
        <w:rPr>
          <w:rFonts w:ascii="Times New Roman" w:hAnsi="Times New Roman" w:cs="Times New Roman"/>
          <w:sz w:val="24"/>
          <w:szCs w:val="24"/>
          <w:lang w:val="es-GT"/>
        </w:rPr>
      </w:pPr>
    </w:p>
    <w:p w14:paraId="10F1C5FC" w14:textId="2E6C88D6" w:rsidR="004D2085" w:rsidRDefault="00845CC8" w:rsidP="004D2085">
      <w:pPr>
        <w:pStyle w:val="Prrafodelista"/>
        <w:ind w:left="1418"/>
        <w:rPr>
          <w:rFonts w:ascii="Times New Roman" w:hAnsi="Times New Roman" w:cs="Times New Roman"/>
          <w:sz w:val="24"/>
          <w:szCs w:val="24"/>
          <w:lang w:val="es-GT"/>
        </w:rPr>
      </w:pPr>
      <w:r>
        <w:rPr>
          <w:rFonts w:ascii="Times New Roman" w:hAnsi="Times New Roman" w:cs="Times New Roman"/>
          <w:sz w:val="24"/>
          <w:szCs w:val="24"/>
          <w:lang w:val="es-GT"/>
        </w:rPr>
        <w:t>Los indicadores de calidad</w:t>
      </w:r>
      <w:r w:rsidR="00931EC7">
        <w:rPr>
          <w:rFonts w:ascii="Times New Roman" w:hAnsi="Times New Roman" w:cs="Times New Roman"/>
          <w:sz w:val="24"/>
          <w:szCs w:val="24"/>
          <w:lang w:val="es-GT"/>
        </w:rPr>
        <w:t xml:space="preserve"> ofrecen agregar plusvalía en la gestión de procesos con relación al </w:t>
      </w:r>
      <w:r w:rsidR="00234D7E">
        <w:rPr>
          <w:rFonts w:ascii="Times New Roman" w:hAnsi="Times New Roman" w:cs="Times New Roman"/>
          <w:sz w:val="24"/>
          <w:szCs w:val="24"/>
          <w:lang w:val="es-GT"/>
        </w:rPr>
        <w:t>nivel</w:t>
      </w:r>
      <w:r w:rsidR="00931EC7">
        <w:rPr>
          <w:rFonts w:ascii="Times New Roman" w:hAnsi="Times New Roman" w:cs="Times New Roman"/>
          <w:sz w:val="24"/>
          <w:szCs w:val="24"/>
          <w:lang w:val="es-GT"/>
        </w:rPr>
        <w:t xml:space="preserve"> de efectividad en atención al cliente final y prestación de servicios de los proveedores a una organización; permite</w:t>
      </w:r>
      <w:r w:rsidR="001A1F74">
        <w:rPr>
          <w:rFonts w:ascii="Times New Roman" w:hAnsi="Times New Roman" w:cs="Times New Roman"/>
          <w:sz w:val="24"/>
          <w:szCs w:val="24"/>
          <w:lang w:val="es-GT"/>
        </w:rPr>
        <w:t>n</w:t>
      </w:r>
      <w:r w:rsidR="00931EC7">
        <w:rPr>
          <w:rFonts w:ascii="Times New Roman" w:hAnsi="Times New Roman" w:cs="Times New Roman"/>
          <w:sz w:val="24"/>
          <w:szCs w:val="24"/>
          <w:lang w:val="es-GT"/>
        </w:rPr>
        <w:t xml:space="preserve"> conocer más a fondo las partes del proceso logístico que necesitan una mejora a fin de alcanzar una eficiencia operativa satisfactoria</w:t>
      </w:r>
      <w:r w:rsidR="001A1F74">
        <w:rPr>
          <w:rFonts w:ascii="Times New Roman" w:hAnsi="Times New Roman" w:cs="Times New Roman"/>
          <w:sz w:val="24"/>
          <w:szCs w:val="24"/>
          <w:lang w:val="es-GT"/>
        </w:rPr>
        <w:t xml:space="preserve"> y reducir los costos por mal manejo de los productos</w:t>
      </w:r>
      <w:r w:rsidR="00234D7E">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650096501"/>
          <w:citation/>
        </w:sdtPr>
        <w:sdtContent>
          <w:r w:rsidR="00234D7E">
            <w:rPr>
              <w:rFonts w:ascii="Times New Roman" w:hAnsi="Times New Roman" w:cs="Times New Roman"/>
              <w:sz w:val="24"/>
              <w:szCs w:val="24"/>
              <w:lang w:val="es-GT"/>
            </w:rPr>
            <w:fldChar w:fldCharType="begin"/>
          </w:r>
          <w:r w:rsidR="00234D7E">
            <w:rPr>
              <w:rFonts w:ascii="Times New Roman" w:hAnsi="Times New Roman" w:cs="Times New Roman"/>
              <w:sz w:val="24"/>
              <w:szCs w:val="24"/>
              <w:lang w:val="es-GT"/>
            </w:rPr>
            <w:instrText xml:space="preserve"> CITATION Gar08 \l 4106 </w:instrText>
          </w:r>
          <w:r w:rsidR="00234D7E">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(García L. A., 2008)</w:t>
          </w:r>
          <w:r w:rsidR="00234D7E">
            <w:rPr>
              <w:rFonts w:ascii="Times New Roman" w:hAnsi="Times New Roman" w:cs="Times New Roman"/>
              <w:sz w:val="24"/>
              <w:szCs w:val="24"/>
              <w:lang w:val="es-GT"/>
            </w:rPr>
            <w:fldChar w:fldCharType="end"/>
          </w:r>
        </w:sdtContent>
      </w:sdt>
      <w:r w:rsidR="00234D7E">
        <w:rPr>
          <w:rFonts w:ascii="Times New Roman" w:hAnsi="Times New Roman" w:cs="Times New Roman"/>
          <w:sz w:val="24"/>
          <w:szCs w:val="24"/>
          <w:lang w:val="es-GT"/>
        </w:rPr>
        <w:t>.</w:t>
      </w:r>
    </w:p>
    <w:p w14:paraId="122984D6" w14:textId="25A8D08B" w:rsidR="002C1503" w:rsidDel="00B70D5C" w:rsidRDefault="002C1503" w:rsidP="004D2085">
      <w:pPr>
        <w:pStyle w:val="Prrafodelista"/>
        <w:ind w:left="1418"/>
        <w:rPr>
          <w:del w:id="249" w:author="RENOVATIO" w:date="2020-05-30T10:56:00Z"/>
          <w:rFonts w:ascii="Times New Roman" w:hAnsi="Times New Roman" w:cs="Times New Roman"/>
          <w:sz w:val="24"/>
          <w:szCs w:val="24"/>
          <w:lang w:val="es-GT"/>
        </w:rPr>
      </w:pPr>
    </w:p>
    <w:p w14:paraId="0FF5B1FE" w14:textId="52E14ED6" w:rsidR="002C1503" w:rsidDel="00B70D5C" w:rsidRDefault="002C1503" w:rsidP="004D2085">
      <w:pPr>
        <w:pStyle w:val="Prrafodelista"/>
        <w:ind w:left="1418"/>
        <w:rPr>
          <w:del w:id="250" w:author="RENOVATIO" w:date="2020-05-30T10:56:00Z"/>
          <w:rFonts w:ascii="Times New Roman" w:hAnsi="Times New Roman" w:cs="Times New Roman"/>
          <w:sz w:val="24"/>
          <w:szCs w:val="24"/>
          <w:lang w:val="es-GT"/>
        </w:rPr>
      </w:pPr>
    </w:p>
    <w:p w14:paraId="2CA0FBED" w14:textId="4E229E8F" w:rsidR="002C1503" w:rsidDel="00B70D5C" w:rsidRDefault="002C1503" w:rsidP="004D2085">
      <w:pPr>
        <w:pStyle w:val="Prrafodelista"/>
        <w:ind w:left="1418"/>
        <w:rPr>
          <w:del w:id="251" w:author="RENOVATIO" w:date="2020-05-30T10:56:00Z"/>
          <w:rFonts w:ascii="Times New Roman" w:hAnsi="Times New Roman" w:cs="Times New Roman"/>
          <w:sz w:val="24"/>
          <w:szCs w:val="24"/>
          <w:lang w:val="es-GT"/>
        </w:rPr>
      </w:pPr>
    </w:p>
    <w:p w14:paraId="65C69D69" w14:textId="77777777" w:rsidR="002C1503" w:rsidRPr="004D2085" w:rsidRDefault="002C1503" w:rsidP="004D2085">
      <w:pPr>
        <w:pStyle w:val="Prrafodelista"/>
        <w:ind w:left="1418"/>
        <w:rPr>
          <w:rFonts w:ascii="Times New Roman" w:hAnsi="Times New Roman" w:cs="Times New Roman"/>
          <w:sz w:val="24"/>
          <w:szCs w:val="24"/>
          <w:lang w:val="es-GT"/>
        </w:rPr>
      </w:pPr>
    </w:p>
    <w:p w14:paraId="510A0A14" w14:textId="1AB87C17" w:rsidR="008111BA" w:rsidRDefault="001A1F74" w:rsidP="008E4B20">
      <w:pPr>
        <w:pStyle w:val="Ttulo4"/>
      </w:pPr>
      <w:bookmarkStart w:id="252" w:name="_Toc41638782"/>
      <w:r>
        <w:t xml:space="preserve">Indicadores </w:t>
      </w:r>
      <w:commentRangeStart w:id="253"/>
      <w:r>
        <w:t>de productividad</w:t>
      </w:r>
      <w:commentRangeEnd w:id="253"/>
      <w:r w:rsidR="00B70D5C">
        <w:rPr>
          <w:rStyle w:val="Refdecomentario"/>
          <w:rFonts w:asciiTheme="minorHAnsi" w:hAnsiTheme="minorHAnsi" w:cstheme="minorBidi"/>
          <w:i w:val="0"/>
          <w:iCs w:val="0"/>
          <w:lang w:val="es-ES"/>
        </w:rPr>
        <w:commentReference w:id="253"/>
      </w:r>
      <w:r>
        <w:t>.</w:t>
      </w:r>
      <w:bookmarkEnd w:id="252"/>
    </w:p>
    <w:p w14:paraId="327D2B8A" w14:textId="57B8C672" w:rsidR="001A1F74" w:rsidRPr="00E91660" w:rsidRDefault="008E4B20" w:rsidP="00AF64DD">
      <w:pPr>
        <w:pStyle w:val="Prrafodelista"/>
        <w:ind w:left="1418"/>
        <w:rPr>
          <w:rFonts w:ascii="Times New Roman" w:hAnsi="Times New Roman" w:cs="Times New Roman"/>
        </w:rPr>
      </w:pPr>
      <w:r w:rsidRPr="008E4B20">
        <w:rPr>
          <w:rFonts w:ascii="Times New Roman" w:hAnsi="Times New Roman" w:cs="Times New Roman"/>
          <w:sz w:val="24"/>
          <w:szCs w:val="24"/>
          <w:lang w:val="es-GT"/>
        </w:rPr>
        <w:t>Dan</w:t>
      </w:r>
      <w:r>
        <w:rPr>
          <w:rFonts w:ascii="Times New Roman" w:hAnsi="Times New Roman" w:cs="Times New Roman"/>
          <w:sz w:val="24"/>
          <w:szCs w:val="24"/>
          <w:lang w:val="es-GT"/>
        </w:rPr>
        <w:t xml:space="preserve"> a conocer la capacidad de la utilización de los recursos de una organización en forma eficiente; además, permiten la búsqueda de mejora en el margen de rentabilidad de las ventas, por medio de la reducción de costos </w:t>
      </w:r>
      <w:sdt>
        <w:sdtPr>
          <w:rPr>
            <w:rFonts w:ascii="Times New Roman" w:hAnsi="Times New Roman" w:cs="Times New Roman"/>
          </w:rPr>
          <w:id w:val="-1457017743"/>
          <w:citation/>
        </w:sdtPr>
        <w:sdtContent>
          <w:r w:rsidR="00E91660" w:rsidRPr="00904A50">
            <w:rPr>
              <w:rFonts w:ascii="Times New Roman" w:hAnsi="Times New Roman" w:cs="Times New Roman"/>
            </w:rPr>
            <w:fldChar w:fldCharType="begin"/>
          </w:r>
          <w:r w:rsidR="00E91660" w:rsidRPr="00904A50">
            <w:rPr>
              <w:rFonts w:ascii="Times New Roman" w:hAnsi="Times New Roman" w:cs="Times New Roman"/>
              <w:lang w:val="es-GT"/>
            </w:rPr>
            <w:instrText xml:space="preserve"> CITATION Gar08 \l 4106 </w:instrText>
          </w:r>
          <w:r w:rsidR="00E91660" w:rsidRPr="00904A50">
            <w:rPr>
              <w:rFonts w:ascii="Times New Roman" w:hAnsi="Times New Roman" w:cs="Times New Roman"/>
            </w:rPr>
            <w:fldChar w:fldCharType="separate"/>
          </w:r>
          <w:r w:rsidR="00E04C64" w:rsidRPr="00E04C64">
            <w:rPr>
              <w:rFonts w:ascii="Times New Roman" w:hAnsi="Times New Roman" w:cs="Times New Roman"/>
              <w:noProof/>
              <w:lang w:val="es-GT"/>
            </w:rPr>
            <w:t>(García L. A., 2008)</w:t>
          </w:r>
          <w:r w:rsidR="00E91660" w:rsidRPr="00904A50">
            <w:rPr>
              <w:rFonts w:ascii="Times New Roman" w:hAnsi="Times New Roman" w:cs="Times New Roman"/>
            </w:rPr>
            <w:fldChar w:fldCharType="end"/>
          </w:r>
        </w:sdtContent>
      </w:sdt>
      <w:r>
        <w:rPr>
          <w:rFonts w:ascii="Times New Roman" w:hAnsi="Times New Roman" w:cs="Times New Roman"/>
          <w:sz w:val="24"/>
          <w:szCs w:val="24"/>
          <w:lang w:val="es-GT"/>
        </w:rPr>
        <w:t>.</w:t>
      </w:r>
    </w:p>
    <w:p w14:paraId="3095A1BE" w14:textId="18C24650" w:rsidR="00E91660" w:rsidRDefault="00E91660" w:rsidP="00AF64DD">
      <w:pPr>
        <w:ind w:left="1418" w:firstLine="850"/>
        <w:rPr>
          <w:rFonts w:ascii="Times New Roman" w:hAnsi="Times New Roman" w:cs="Times New Roman"/>
          <w:sz w:val="24"/>
          <w:szCs w:val="24"/>
          <w:lang w:val="es-GT"/>
        </w:rPr>
      </w:pPr>
      <w:r>
        <w:rPr>
          <w:rFonts w:ascii="Times New Roman" w:hAnsi="Times New Roman" w:cs="Times New Roman"/>
          <w:sz w:val="24"/>
          <w:szCs w:val="24"/>
          <w:lang w:val="es-GT"/>
        </w:rPr>
        <w:t>Por tal razón, García (2008), presenta algunos indicadores de esta índole:</w:t>
      </w:r>
    </w:p>
    <w:p w14:paraId="70102820" w14:textId="4B8780D9" w:rsidR="00E91660" w:rsidRDefault="00E91660" w:rsidP="00AF64DD">
      <w:pPr>
        <w:pStyle w:val="Prrafodelista"/>
        <w:numPr>
          <w:ilvl w:val="0"/>
          <w:numId w:val="33"/>
        </w:numPr>
        <w:ind w:left="3119" w:hanging="851"/>
        <w:rPr>
          <w:rFonts w:ascii="Times New Roman" w:hAnsi="Times New Roman" w:cs="Times New Roman"/>
          <w:sz w:val="24"/>
          <w:szCs w:val="24"/>
          <w:lang w:val="es-GT"/>
        </w:rPr>
      </w:pPr>
      <w:proofErr w:type="gramStart"/>
      <w:r>
        <w:rPr>
          <w:rFonts w:ascii="Times New Roman" w:hAnsi="Times New Roman" w:cs="Times New Roman"/>
          <w:sz w:val="24"/>
          <w:szCs w:val="24"/>
          <w:lang w:val="es-GT"/>
        </w:rPr>
        <w:lastRenderedPageBreak/>
        <w:t>Total</w:t>
      </w:r>
      <w:proofErr w:type="gramEnd"/>
      <w:r>
        <w:rPr>
          <w:rFonts w:ascii="Times New Roman" w:hAnsi="Times New Roman" w:cs="Times New Roman"/>
          <w:sz w:val="24"/>
          <w:szCs w:val="24"/>
          <w:lang w:val="es-GT"/>
        </w:rPr>
        <w:t xml:space="preserve"> de pedidos en emitirse al cliente final.</w:t>
      </w:r>
    </w:p>
    <w:p w14:paraId="71DFE16E" w14:textId="0F98D595" w:rsidR="00E91660" w:rsidRDefault="00E91660" w:rsidP="00AF64DD">
      <w:pPr>
        <w:pStyle w:val="Prrafodelista"/>
        <w:numPr>
          <w:ilvl w:val="0"/>
          <w:numId w:val="33"/>
        </w:numPr>
        <w:ind w:left="3119" w:hanging="851"/>
        <w:rPr>
          <w:rFonts w:ascii="Times New Roman" w:hAnsi="Times New Roman" w:cs="Times New Roman"/>
          <w:sz w:val="24"/>
          <w:szCs w:val="24"/>
          <w:lang w:val="es-GT"/>
        </w:rPr>
      </w:pPr>
      <w:proofErr w:type="gramStart"/>
      <w:r>
        <w:rPr>
          <w:rFonts w:ascii="Times New Roman" w:hAnsi="Times New Roman" w:cs="Times New Roman"/>
          <w:sz w:val="24"/>
          <w:szCs w:val="24"/>
          <w:lang w:val="es-GT"/>
        </w:rPr>
        <w:t>Total</w:t>
      </w:r>
      <w:proofErr w:type="gramEnd"/>
      <w:r>
        <w:rPr>
          <w:rFonts w:ascii="Times New Roman" w:hAnsi="Times New Roman" w:cs="Times New Roman"/>
          <w:sz w:val="24"/>
          <w:szCs w:val="24"/>
          <w:lang w:val="es-GT"/>
        </w:rPr>
        <w:t xml:space="preserve"> de órdenes de compra en realizarse a proveedores.</w:t>
      </w:r>
    </w:p>
    <w:p w14:paraId="13CFE837" w14:textId="41B44F57" w:rsidR="00E91660" w:rsidRDefault="00E91660" w:rsidP="00AF64DD">
      <w:pPr>
        <w:pStyle w:val="Prrafodelista"/>
        <w:numPr>
          <w:ilvl w:val="0"/>
          <w:numId w:val="33"/>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Capacidad de almacenaje por producto</w:t>
      </w:r>
      <w:r w:rsidR="000E4395">
        <w:rPr>
          <w:rFonts w:ascii="Times New Roman" w:hAnsi="Times New Roman" w:cs="Times New Roman"/>
          <w:sz w:val="24"/>
          <w:szCs w:val="24"/>
          <w:lang w:val="es-GT"/>
        </w:rPr>
        <w:t xml:space="preserve"> en bodega</w:t>
      </w:r>
      <w:r>
        <w:rPr>
          <w:rFonts w:ascii="Times New Roman" w:hAnsi="Times New Roman" w:cs="Times New Roman"/>
          <w:sz w:val="24"/>
          <w:szCs w:val="24"/>
          <w:lang w:val="es-GT"/>
        </w:rPr>
        <w:t>.</w:t>
      </w:r>
    </w:p>
    <w:p w14:paraId="0C682613" w14:textId="3D54879C" w:rsidR="00E91660" w:rsidRDefault="00E91660" w:rsidP="000E4395">
      <w:pPr>
        <w:pStyle w:val="Prrafodelista"/>
        <w:ind w:left="3828" w:firstLine="0"/>
        <w:rPr>
          <w:rFonts w:ascii="Times New Roman" w:hAnsi="Times New Roman" w:cs="Times New Roman"/>
          <w:sz w:val="24"/>
          <w:szCs w:val="24"/>
          <w:lang w:val="es-GT"/>
        </w:rPr>
      </w:pPr>
    </w:p>
    <w:p w14:paraId="6EE33EB1" w14:textId="4D0A0B68" w:rsidR="000E4395" w:rsidRDefault="000E4395" w:rsidP="00AF64DD">
      <w:pPr>
        <w:pStyle w:val="Prrafodelista"/>
        <w:ind w:left="1418" w:firstLine="850"/>
        <w:rPr>
          <w:rFonts w:ascii="Times New Roman" w:hAnsi="Times New Roman" w:cs="Times New Roman"/>
          <w:sz w:val="24"/>
          <w:szCs w:val="24"/>
          <w:lang w:val="es-GT"/>
        </w:rPr>
      </w:pPr>
      <w:r>
        <w:rPr>
          <w:rFonts w:ascii="Times New Roman" w:hAnsi="Times New Roman" w:cs="Times New Roman"/>
          <w:sz w:val="24"/>
          <w:szCs w:val="24"/>
          <w:lang w:val="es-GT"/>
        </w:rPr>
        <w:t>Es idóneo mencionar que el total de pedidos por parte de los clientes y órdenes de compra se estiman acorde a la necesidad de la organización, pues esta solicita a través de intermediarios si la información se extrae al definir intervalos de tiempo (horas, días, semanas, meses, años).</w:t>
      </w:r>
      <w:sdt>
        <w:sdtPr>
          <w:rPr>
            <w:rFonts w:ascii="Times New Roman" w:hAnsi="Times New Roman" w:cs="Times New Roman"/>
            <w:sz w:val="24"/>
            <w:szCs w:val="24"/>
            <w:lang w:val="es-GT"/>
          </w:rPr>
          <w:id w:val="-1827505575"/>
          <w:citation/>
        </w:sdtPr>
        <w:sdtContent>
          <w:r w:rsidR="00FE7098">
            <w:rPr>
              <w:rFonts w:ascii="Times New Roman" w:hAnsi="Times New Roman" w:cs="Times New Roman"/>
              <w:sz w:val="24"/>
              <w:szCs w:val="24"/>
              <w:lang w:val="es-GT"/>
            </w:rPr>
            <w:fldChar w:fldCharType="begin"/>
          </w:r>
          <w:r w:rsidR="00FE7098">
            <w:rPr>
              <w:rFonts w:ascii="Times New Roman" w:hAnsi="Times New Roman" w:cs="Times New Roman"/>
              <w:sz w:val="24"/>
              <w:szCs w:val="24"/>
              <w:lang w:val="es-GT"/>
            </w:rPr>
            <w:instrText xml:space="preserve"> CITATION Gar08 \l 4106 </w:instrText>
          </w:r>
          <w:r w:rsidR="00FE7098">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(García L. A., 2008)</w:t>
          </w:r>
          <w:r w:rsidR="00FE7098">
            <w:rPr>
              <w:rFonts w:ascii="Times New Roman" w:hAnsi="Times New Roman" w:cs="Times New Roman"/>
              <w:sz w:val="24"/>
              <w:szCs w:val="24"/>
              <w:lang w:val="es-GT"/>
            </w:rPr>
            <w:fldChar w:fldCharType="end"/>
          </w:r>
        </w:sdtContent>
      </w:sdt>
    </w:p>
    <w:p w14:paraId="54667663" w14:textId="77777777" w:rsidR="000E4395" w:rsidRDefault="000E4395" w:rsidP="000E4395">
      <w:pPr>
        <w:pStyle w:val="Prrafodelista"/>
        <w:ind w:left="1560" w:firstLine="708"/>
        <w:rPr>
          <w:rFonts w:ascii="Times New Roman" w:hAnsi="Times New Roman" w:cs="Times New Roman"/>
          <w:sz w:val="24"/>
          <w:szCs w:val="24"/>
          <w:lang w:val="es-GT"/>
        </w:rPr>
      </w:pPr>
    </w:p>
    <w:p w14:paraId="6B4B3C3D" w14:textId="711D80C2" w:rsidR="00101838" w:rsidRPr="002C1503" w:rsidRDefault="000E4395" w:rsidP="002C1503">
      <w:pPr>
        <w:pStyle w:val="Prrafodelista"/>
        <w:ind w:left="1560" w:firstLine="708"/>
        <w:rPr>
          <w:rFonts w:ascii="Times New Roman" w:hAnsi="Times New Roman" w:cs="Times New Roman"/>
          <w:sz w:val="24"/>
          <w:szCs w:val="24"/>
          <w:lang w:val="es-GT"/>
        </w:rPr>
      </w:pPr>
      <w:r>
        <w:rPr>
          <w:rFonts w:ascii="Times New Roman" w:hAnsi="Times New Roman" w:cs="Times New Roman"/>
          <w:sz w:val="24"/>
          <w:szCs w:val="24"/>
          <w:lang w:val="es-GT"/>
        </w:rPr>
        <w:t xml:space="preserve">Esta clase de indicadores son muy útiles al momento de realizar predicciones futuras en el comportamiento de </w:t>
      </w:r>
      <w:r w:rsidR="009E73E1">
        <w:rPr>
          <w:rFonts w:ascii="Times New Roman" w:hAnsi="Times New Roman" w:cs="Times New Roman"/>
          <w:sz w:val="24"/>
          <w:szCs w:val="24"/>
          <w:lang w:val="es-GT"/>
        </w:rPr>
        <w:t>compraventa</w:t>
      </w:r>
      <w:r>
        <w:rPr>
          <w:rFonts w:ascii="Times New Roman" w:hAnsi="Times New Roman" w:cs="Times New Roman"/>
          <w:sz w:val="24"/>
          <w:szCs w:val="24"/>
          <w:lang w:val="es-GT"/>
        </w:rPr>
        <w:t xml:space="preserve"> de productos,</w:t>
      </w:r>
      <w:r w:rsidR="000F19C4">
        <w:rPr>
          <w:rFonts w:ascii="Times New Roman" w:hAnsi="Times New Roman" w:cs="Times New Roman"/>
          <w:sz w:val="24"/>
          <w:szCs w:val="24"/>
          <w:lang w:val="es-GT"/>
        </w:rPr>
        <w:t xml:space="preserve"> al poseer información histórica del movimiento de existencias de mercadería</w:t>
      </w:r>
      <w:r w:rsidR="004D2085">
        <w:rPr>
          <w:rFonts w:ascii="Times New Roman" w:hAnsi="Times New Roman" w:cs="Times New Roman"/>
          <w:sz w:val="24"/>
          <w:szCs w:val="24"/>
          <w:lang w:val="es-GT"/>
        </w:rPr>
        <w:t xml:space="preserve">, </w:t>
      </w:r>
      <w:r w:rsidR="000F19C4">
        <w:rPr>
          <w:rFonts w:ascii="Times New Roman" w:hAnsi="Times New Roman" w:cs="Times New Roman"/>
          <w:sz w:val="24"/>
          <w:szCs w:val="24"/>
          <w:lang w:val="es-GT"/>
        </w:rPr>
        <w:t xml:space="preserve">es posible partir de una orden de compra o venta y examinar los productos que contenga y de esta forma determinar cuáles son los de más o menor consumo dentro de la </w:t>
      </w:r>
      <w:r w:rsidR="00AA7EB4">
        <w:rPr>
          <w:rFonts w:ascii="Times New Roman" w:hAnsi="Times New Roman" w:cs="Times New Roman"/>
          <w:sz w:val="24"/>
          <w:szCs w:val="24"/>
          <w:lang w:val="es-GT"/>
        </w:rPr>
        <w:t>empresa,</w:t>
      </w:r>
      <w:r w:rsidR="000F19C4">
        <w:rPr>
          <w:rFonts w:ascii="Times New Roman" w:hAnsi="Times New Roman" w:cs="Times New Roman"/>
          <w:sz w:val="24"/>
          <w:szCs w:val="24"/>
          <w:lang w:val="es-GT"/>
        </w:rPr>
        <w:t xml:space="preserve"> por ejemplo</w:t>
      </w:r>
      <w:sdt>
        <w:sdtPr>
          <w:rPr>
            <w:rFonts w:ascii="Times New Roman" w:hAnsi="Times New Roman" w:cs="Times New Roman"/>
            <w:sz w:val="24"/>
            <w:szCs w:val="24"/>
            <w:lang w:val="es-GT"/>
          </w:rPr>
          <w:id w:val="-1490780816"/>
          <w:citation/>
        </w:sdtPr>
        <w:sdtContent>
          <w:r w:rsidR="00FE7098">
            <w:rPr>
              <w:rFonts w:ascii="Times New Roman" w:hAnsi="Times New Roman" w:cs="Times New Roman"/>
              <w:sz w:val="24"/>
              <w:szCs w:val="24"/>
              <w:lang w:val="es-GT"/>
            </w:rPr>
            <w:fldChar w:fldCharType="begin"/>
          </w:r>
          <w:r w:rsidR="00FE7098">
            <w:rPr>
              <w:rFonts w:ascii="Times New Roman" w:hAnsi="Times New Roman" w:cs="Times New Roman"/>
              <w:sz w:val="24"/>
              <w:szCs w:val="24"/>
              <w:lang w:val="es-GT"/>
            </w:rPr>
            <w:instrText xml:space="preserve"> CITATION Gar08 \l 4106 </w:instrText>
          </w:r>
          <w:r w:rsidR="00FE7098">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(García L. A., 2008)</w:t>
          </w:r>
          <w:r w:rsidR="00FE7098">
            <w:rPr>
              <w:rFonts w:ascii="Times New Roman" w:hAnsi="Times New Roman" w:cs="Times New Roman"/>
              <w:sz w:val="24"/>
              <w:szCs w:val="24"/>
              <w:lang w:val="es-GT"/>
            </w:rPr>
            <w:fldChar w:fldCharType="end"/>
          </w:r>
        </w:sdtContent>
      </w:sdt>
      <w:r w:rsidR="00FE7098">
        <w:rPr>
          <w:rFonts w:ascii="Times New Roman" w:hAnsi="Times New Roman" w:cs="Times New Roman"/>
          <w:sz w:val="24"/>
          <w:szCs w:val="24"/>
          <w:lang w:val="es-GT"/>
        </w:rPr>
        <w:t>.</w:t>
      </w:r>
    </w:p>
    <w:p w14:paraId="172ED28D" w14:textId="6365A1BA" w:rsidR="009E73E1" w:rsidRDefault="00103092" w:rsidP="009E73E1">
      <w:pPr>
        <w:pStyle w:val="Ttulo2"/>
      </w:pPr>
      <w:bookmarkStart w:id="254" w:name="_Toc41638783"/>
      <w:r>
        <w:t>Elementos</w:t>
      </w:r>
      <w:r w:rsidR="009E73E1">
        <w:t xml:space="preserve"> Tecnológicos</w:t>
      </w:r>
      <w:bookmarkEnd w:id="254"/>
    </w:p>
    <w:p w14:paraId="55521054" w14:textId="6A1AD934" w:rsidR="008450C3" w:rsidRDefault="009E73E1" w:rsidP="00135AB0">
      <w:pPr>
        <w:rPr>
          <w:rFonts w:ascii="Times New Roman" w:hAnsi="Times New Roman" w:cs="Times New Roman"/>
          <w:sz w:val="24"/>
          <w:szCs w:val="24"/>
        </w:rPr>
      </w:pPr>
      <w:r>
        <w:rPr>
          <w:rFonts w:ascii="Times New Roman" w:hAnsi="Times New Roman" w:cs="Times New Roman"/>
          <w:sz w:val="24"/>
          <w:szCs w:val="24"/>
        </w:rPr>
        <w:t xml:space="preserve">Al conocer las </w:t>
      </w:r>
      <w:r w:rsidR="00AA7EB4">
        <w:rPr>
          <w:rFonts w:ascii="Times New Roman" w:hAnsi="Times New Roman" w:cs="Times New Roman"/>
          <w:sz w:val="24"/>
          <w:szCs w:val="24"/>
        </w:rPr>
        <w:t>situaciones</w:t>
      </w:r>
      <w:r>
        <w:rPr>
          <w:rFonts w:ascii="Times New Roman" w:hAnsi="Times New Roman" w:cs="Times New Roman"/>
          <w:sz w:val="24"/>
          <w:szCs w:val="24"/>
        </w:rPr>
        <w:t xml:space="preserve"> </w:t>
      </w:r>
      <w:r w:rsidR="00772223">
        <w:rPr>
          <w:rFonts w:ascii="Times New Roman" w:hAnsi="Times New Roman" w:cs="Times New Roman"/>
          <w:sz w:val="24"/>
          <w:szCs w:val="24"/>
        </w:rPr>
        <w:t xml:space="preserve">expuestas </w:t>
      </w:r>
      <w:r w:rsidR="00AA7EB4">
        <w:rPr>
          <w:rFonts w:ascii="Times New Roman" w:hAnsi="Times New Roman" w:cs="Times New Roman"/>
          <w:sz w:val="24"/>
          <w:szCs w:val="24"/>
        </w:rPr>
        <w:t>en el</w:t>
      </w:r>
      <w:r>
        <w:rPr>
          <w:rFonts w:ascii="Times New Roman" w:hAnsi="Times New Roman" w:cs="Times New Roman"/>
          <w:sz w:val="24"/>
          <w:szCs w:val="24"/>
        </w:rPr>
        <w:t xml:space="preserve"> planteamiento del problema (numeral dos (2) del Marco Conceptual), </w:t>
      </w:r>
      <w:r w:rsidR="00AA7EB4">
        <w:rPr>
          <w:rFonts w:ascii="Times New Roman" w:hAnsi="Times New Roman" w:cs="Times New Roman"/>
          <w:sz w:val="24"/>
          <w:szCs w:val="24"/>
        </w:rPr>
        <w:t xml:space="preserve">es necesario dar a conocer </w:t>
      </w:r>
      <w:r w:rsidR="001958C4">
        <w:rPr>
          <w:rFonts w:ascii="Times New Roman" w:hAnsi="Times New Roman" w:cs="Times New Roman"/>
          <w:sz w:val="24"/>
          <w:szCs w:val="24"/>
        </w:rPr>
        <w:t xml:space="preserve">conceptos </w:t>
      </w:r>
      <w:r w:rsidR="008F27CB">
        <w:rPr>
          <w:rFonts w:ascii="Times New Roman" w:hAnsi="Times New Roman" w:cs="Times New Roman"/>
          <w:sz w:val="24"/>
          <w:szCs w:val="24"/>
        </w:rPr>
        <w:t>esenciales desde</w:t>
      </w:r>
      <w:r w:rsidR="001958C4">
        <w:rPr>
          <w:rFonts w:ascii="Times New Roman" w:hAnsi="Times New Roman" w:cs="Times New Roman"/>
          <w:sz w:val="24"/>
          <w:szCs w:val="24"/>
        </w:rPr>
        <w:t xml:space="preserve"> el punto de vista informático</w:t>
      </w:r>
      <w:r w:rsidR="00103092">
        <w:rPr>
          <w:rFonts w:ascii="Times New Roman" w:hAnsi="Times New Roman" w:cs="Times New Roman"/>
          <w:sz w:val="24"/>
          <w:szCs w:val="24"/>
        </w:rPr>
        <w:t xml:space="preserve"> y su importancia dentro de la propuesta</w:t>
      </w:r>
      <w:r w:rsidR="008F27CB">
        <w:rPr>
          <w:rFonts w:ascii="Times New Roman" w:hAnsi="Times New Roman" w:cs="Times New Roman"/>
          <w:sz w:val="24"/>
          <w:szCs w:val="24"/>
        </w:rPr>
        <w:t>.</w:t>
      </w:r>
    </w:p>
    <w:p w14:paraId="5F6BD07F" w14:textId="04AEAF6E" w:rsidR="006C0C8E" w:rsidRDefault="008F27CB" w:rsidP="006C0C8E">
      <w:pPr>
        <w:pStyle w:val="Ttulo3"/>
      </w:pPr>
      <w:bookmarkStart w:id="255" w:name="_Toc41638784"/>
      <w:r>
        <w:t>Bases de dato</w:t>
      </w:r>
      <w:r w:rsidR="006C0C8E">
        <w:t>s</w:t>
      </w:r>
      <w:r w:rsidR="004F257B">
        <w:t>.</w:t>
      </w:r>
      <w:bookmarkEnd w:id="255"/>
    </w:p>
    <w:p w14:paraId="7A2C99E3" w14:textId="5C56E805" w:rsidR="006C0C8E" w:rsidRDefault="006C0C8E" w:rsidP="006C0C8E">
      <w:pPr>
        <w:ind w:left="851"/>
      </w:pPr>
      <w:r w:rsidRPr="006C0C8E">
        <w:rPr>
          <w:rFonts w:ascii="Times New Roman" w:hAnsi="Times New Roman" w:cs="Times New Roman"/>
          <w:sz w:val="24"/>
          <w:szCs w:val="24"/>
        </w:rPr>
        <w:t>“Es un conjunto de datos persistentes que es utilizado por los sistemas de aplicación de alguna empresa dada”</w:t>
      </w:r>
      <w:r w:rsidRPr="006C0C8E">
        <w:rPr>
          <w:sz w:val="24"/>
          <w:szCs w:val="24"/>
        </w:rPr>
        <w:t xml:space="preserve"> </w:t>
      </w:r>
      <w:sdt>
        <w:sdtPr>
          <w:rPr>
            <w:rFonts w:ascii="Times New Roman" w:hAnsi="Times New Roman" w:cs="Times New Roman"/>
            <w:sz w:val="24"/>
            <w:szCs w:val="24"/>
          </w:rPr>
          <w:id w:val="-1826822203"/>
          <w:citation/>
        </w:sdtPr>
        <w:sdtContent>
          <w:r w:rsidRPr="006C0C8E">
            <w:rPr>
              <w:rFonts w:ascii="Times New Roman" w:hAnsi="Times New Roman" w:cs="Times New Roman"/>
              <w:sz w:val="24"/>
              <w:szCs w:val="24"/>
            </w:rPr>
            <w:fldChar w:fldCharType="begin"/>
          </w:r>
          <w:r w:rsidRPr="006C0C8E">
            <w:rPr>
              <w:rFonts w:ascii="Times New Roman" w:hAnsi="Times New Roman" w:cs="Times New Roman"/>
              <w:sz w:val="24"/>
              <w:szCs w:val="24"/>
            </w:rPr>
            <w:instrText xml:space="preserve"> CITATION Dat01 \l 4106 </w:instrText>
          </w:r>
          <w:r w:rsidRPr="006C0C8E">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rPr>
            <w:t>(Date, 2001)</w:t>
          </w:r>
          <w:r w:rsidRPr="006C0C8E">
            <w:rPr>
              <w:rFonts w:ascii="Times New Roman" w:hAnsi="Times New Roman" w:cs="Times New Roman"/>
              <w:sz w:val="24"/>
              <w:szCs w:val="24"/>
            </w:rPr>
            <w:fldChar w:fldCharType="end"/>
          </w:r>
        </w:sdtContent>
      </w:sdt>
      <w:r w:rsidRPr="006C0C8E">
        <w:t xml:space="preserve"> </w:t>
      </w:r>
      <w:r>
        <w:t>.</w:t>
      </w:r>
    </w:p>
    <w:p w14:paraId="3DC1E93B" w14:textId="5787BC6B" w:rsidR="004F257B" w:rsidRDefault="00F31D2D" w:rsidP="006C0C8E">
      <w:pPr>
        <w:ind w:left="851"/>
        <w:rPr>
          <w:rFonts w:ascii="Times New Roman" w:hAnsi="Times New Roman" w:cs="Times New Roman"/>
          <w:sz w:val="24"/>
          <w:szCs w:val="24"/>
        </w:rPr>
      </w:pPr>
      <w:r w:rsidRPr="00F31D2D">
        <w:rPr>
          <w:rFonts w:ascii="Times New Roman" w:hAnsi="Times New Roman" w:cs="Times New Roman"/>
          <w:sz w:val="24"/>
          <w:szCs w:val="24"/>
        </w:rPr>
        <w:lastRenderedPageBreak/>
        <w:t xml:space="preserve"> </w:t>
      </w:r>
      <w:r>
        <w:rPr>
          <w:rFonts w:ascii="Times New Roman" w:hAnsi="Times New Roman" w:cs="Times New Roman"/>
          <w:sz w:val="24"/>
          <w:szCs w:val="24"/>
        </w:rPr>
        <w:t>Garantizan</w:t>
      </w:r>
      <w:r w:rsidRPr="00F31D2D">
        <w:rPr>
          <w:rFonts w:ascii="Times New Roman" w:hAnsi="Times New Roman" w:cs="Times New Roman"/>
          <w:sz w:val="24"/>
          <w:szCs w:val="24"/>
        </w:rPr>
        <w:t xml:space="preserve"> </w:t>
      </w:r>
      <w:r w:rsidR="004F257B">
        <w:rPr>
          <w:rFonts w:ascii="Times New Roman" w:hAnsi="Times New Roman" w:cs="Times New Roman"/>
          <w:sz w:val="24"/>
          <w:szCs w:val="24"/>
        </w:rPr>
        <w:t>la persistencia de información que genera un aplicativo, en consecuencia, representan parte esencial en cualquier proyecto informático</w:t>
      </w:r>
      <w:r w:rsidR="001155A7">
        <w:rPr>
          <w:rFonts w:ascii="Times New Roman" w:hAnsi="Times New Roman" w:cs="Times New Roman"/>
          <w:sz w:val="24"/>
          <w:szCs w:val="24"/>
        </w:rPr>
        <w:t xml:space="preserve"> de desarrollo de software y con el paso del tiempo al utilizarse, se convierten en un activo importante dentro de una organización</w:t>
      </w:r>
      <w:r w:rsidR="004F257B">
        <w:rPr>
          <w:rFonts w:ascii="Times New Roman" w:hAnsi="Times New Roman" w:cs="Times New Roman"/>
          <w:sz w:val="24"/>
          <w:szCs w:val="24"/>
        </w:rPr>
        <w:t>.</w:t>
      </w:r>
      <w:r w:rsidR="001155A7">
        <w:rPr>
          <w:rFonts w:ascii="Times New Roman" w:hAnsi="Times New Roman" w:cs="Times New Roman"/>
          <w:sz w:val="24"/>
          <w:szCs w:val="24"/>
        </w:rPr>
        <w:t xml:space="preserve"> </w:t>
      </w:r>
      <w:sdt>
        <w:sdtPr>
          <w:rPr>
            <w:rFonts w:ascii="Times New Roman" w:hAnsi="Times New Roman" w:cs="Times New Roman"/>
            <w:sz w:val="24"/>
            <w:szCs w:val="24"/>
          </w:rPr>
          <w:id w:val="506105716"/>
          <w:citation/>
        </w:sdtPr>
        <w:sdtContent>
          <w:r w:rsidR="00135AB0">
            <w:rPr>
              <w:rFonts w:ascii="Times New Roman" w:hAnsi="Times New Roman" w:cs="Times New Roman"/>
              <w:sz w:val="24"/>
              <w:szCs w:val="24"/>
            </w:rPr>
            <w:fldChar w:fldCharType="begin"/>
          </w:r>
          <w:r w:rsidR="00135AB0">
            <w:rPr>
              <w:rFonts w:ascii="Times New Roman" w:hAnsi="Times New Roman" w:cs="Times New Roman"/>
              <w:sz w:val="24"/>
              <w:szCs w:val="24"/>
              <w:lang w:val="es-GT"/>
            </w:rPr>
            <w:instrText xml:space="preserve"> CITATION Dat01 \l 4106 </w:instrText>
          </w:r>
          <w:r w:rsidR="00135AB0">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(Date, 2001)</w:t>
          </w:r>
          <w:r w:rsidR="00135AB0">
            <w:rPr>
              <w:rFonts w:ascii="Times New Roman" w:hAnsi="Times New Roman" w:cs="Times New Roman"/>
              <w:sz w:val="24"/>
              <w:szCs w:val="24"/>
            </w:rPr>
            <w:fldChar w:fldCharType="end"/>
          </w:r>
        </w:sdtContent>
      </w:sdt>
    </w:p>
    <w:p w14:paraId="52BA8EBE" w14:textId="31E3341E" w:rsidR="00A92C01" w:rsidRDefault="00987601" w:rsidP="00A92C01">
      <w:pPr>
        <w:ind w:left="851"/>
        <w:rPr>
          <w:rFonts w:ascii="Times New Roman" w:hAnsi="Times New Roman" w:cs="Times New Roman"/>
          <w:sz w:val="24"/>
          <w:szCs w:val="24"/>
        </w:rPr>
      </w:pPr>
      <w:r>
        <w:rPr>
          <w:rFonts w:ascii="Times New Roman" w:hAnsi="Times New Roman" w:cs="Times New Roman"/>
          <w:sz w:val="24"/>
          <w:szCs w:val="24"/>
        </w:rPr>
        <w:t>Además, en</w:t>
      </w:r>
      <w:r w:rsidR="001155A7">
        <w:rPr>
          <w:rFonts w:ascii="Times New Roman" w:hAnsi="Times New Roman" w:cs="Times New Roman"/>
          <w:sz w:val="24"/>
          <w:szCs w:val="24"/>
        </w:rPr>
        <w:t xml:space="preserve"> ellas recae toda la lógica del negocio (transaccionalidad y comportamiento de la información para satisfacer la necesidad del cliente)</w:t>
      </w:r>
      <w:r>
        <w:rPr>
          <w:rFonts w:ascii="Times New Roman" w:hAnsi="Times New Roman" w:cs="Times New Roman"/>
          <w:sz w:val="24"/>
          <w:szCs w:val="24"/>
        </w:rPr>
        <w:t>, por tales circunstancias, es fundamental diseñar una base de datos que se ajuste a la operatividad de la empresa</w:t>
      </w:r>
      <w:sdt>
        <w:sdtPr>
          <w:rPr>
            <w:rFonts w:ascii="Times New Roman" w:hAnsi="Times New Roman" w:cs="Times New Roman"/>
            <w:sz w:val="24"/>
            <w:szCs w:val="24"/>
          </w:rPr>
          <w:id w:val="-1811550428"/>
          <w:citation/>
        </w:sdtPr>
        <w:sdtContent>
          <w:r w:rsidR="00135AB0">
            <w:rPr>
              <w:rFonts w:ascii="Times New Roman" w:hAnsi="Times New Roman" w:cs="Times New Roman"/>
              <w:sz w:val="24"/>
              <w:szCs w:val="24"/>
            </w:rPr>
            <w:fldChar w:fldCharType="begin"/>
          </w:r>
          <w:r w:rsidR="00135AB0">
            <w:rPr>
              <w:rFonts w:ascii="Times New Roman" w:hAnsi="Times New Roman" w:cs="Times New Roman"/>
              <w:sz w:val="24"/>
              <w:szCs w:val="24"/>
              <w:lang w:val="es-GT"/>
            </w:rPr>
            <w:instrText xml:space="preserve"> CITATION Dat01 \l 4106 </w:instrText>
          </w:r>
          <w:r w:rsidR="00135AB0">
            <w:rPr>
              <w:rFonts w:ascii="Times New Roman" w:hAnsi="Times New Roman" w:cs="Times New Roman"/>
              <w:sz w:val="24"/>
              <w:szCs w:val="24"/>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(Date, 2001)</w:t>
          </w:r>
          <w:r w:rsidR="00135AB0">
            <w:rPr>
              <w:rFonts w:ascii="Times New Roman" w:hAnsi="Times New Roman" w:cs="Times New Roman"/>
              <w:sz w:val="24"/>
              <w:szCs w:val="24"/>
            </w:rPr>
            <w:fldChar w:fldCharType="end"/>
          </w:r>
        </w:sdtContent>
      </w:sdt>
      <w:r w:rsidR="00A92C01">
        <w:rPr>
          <w:rFonts w:ascii="Times New Roman" w:hAnsi="Times New Roman" w:cs="Times New Roman"/>
          <w:sz w:val="24"/>
          <w:szCs w:val="24"/>
        </w:rPr>
        <w:t>.</w:t>
      </w:r>
    </w:p>
    <w:p w14:paraId="7303653D" w14:textId="7869E8B0" w:rsidR="00A92C01" w:rsidRPr="00A92C01" w:rsidRDefault="00A92C01" w:rsidP="00A92C01">
      <w:pPr>
        <w:ind w:left="851"/>
        <w:jc w:val="center"/>
        <w:rPr>
          <w:rFonts w:ascii="Times New Roman" w:hAnsi="Times New Roman" w:cs="Times New Roman"/>
          <w:sz w:val="20"/>
          <w:szCs w:val="20"/>
        </w:rPr>
      </w:pPr>
      <w:r>
        <w:rPr>
          <w:noProof/>
          <w:lang w:val="es-GT" w:eastAsia="es-GT"/>
        </w:rPr>
        <w:drawing>
          <wp:inline distT="0" distB="0" distL="0" distR="0" wp14:anchorId="4DB5D42D" wp14:editId="390B9192">
            <wp:extent cx="4267200" cy="20011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394" cy="2019082"/>
                    </a:xfrm>
                    <a:prstGeom prst="rect">
                      <a:avLst/>
                    </a:prstGeom>
                  </pic:spPr>
                </pic:pic>
              </a:graphicData>
            </a:graphic>
          </wp:inline>
        </w:drawing>
      </w:r>
      <w:r w:rsidRPr="00A92C01">
        <w:rPr>
          <w:rFonts w:ascii="Times New Roman" w:hAnsi="Times New Roman" w:cs="Times New Roman"/>
          <w:sz w:val="20"/>
          <w:szCs w:val="20"/>
        </w:rPr>
        <w:t>Figura XXX. Ejemplo de representación de una base de datos.</w:t>
      </w:r>
      <w:sdt>
        <w:sdtPr>
          <w:rPr>
            <w:rFonts w:ascii="Times New Roman" w:hAnsi="Times New Roman" w:cs="Times New Roman"/>
            <w:sz w:val="20"/>
            <w:szCs w:val="20"/>
          </w:rPr>
          <w:id w:val="1309520094"/>
          <w:citation/>
        </w:sdtPr>
        <w:sdtContent>
          <w:r w:rsidRPr="00A92C01">
            <w:rPr>
              <w:rFonts w:ascii="Times New Roman" w:hAnsi="Times New Roman" w:cs="Times New Roman"/>
              <w:sz w:val="20"/>
              <w:szCs w:val="20"/>
            </w:rPr>
            <w:fldChar w:fldCharType="begin"/>
          </w:r>
          <w:r w:rsidRPr="00A92C01">
            <w:rPr>
              <w:rFonts w:ascii="Times New Roman" w:hAnsi="Times New Roman" w:cs="Times New Roman"/>
              <w:sz w:val="20"/>
              <w:szCs w:val="20"/>
              <w:lang w:val="es-GT"/>
            </w:rPr>
            <w:instrText xml:space="preserve"> CITATION Man07 \l 4106 </w:instrText>
          </w:r>
          <w:r w:rsidRPr="00A92C01">
            <w:rPr>
              <w:rFonts w:ascii="Times New Roman" w:hAnsi="Times New Roman" w:cs="Times New Roman"/>
              <w:sz w:val="20"/>
              <w:szCs w:val="20"/>
            </w:rPr>
            <w:fldChar w:fldCharType="separate"/>
          </w:r>
          <w:r w:rsidR="00E04C64">
            <w:rPr>
              <w:rFonts w:ascii="Times New Roman" w:hAnsi="Times New Roman" w:cs="Times New Roman"/>
              <w:noProof/>
              <w:sz w:val="20"/>
              <w:szCs w:val="20"/>
              <w:lang w:val="es-GT"/>
            </w:rPr>
            <w:t xml:space="preserve"> </w:t>
          </w:r>
          <w:r w:rsidR="00E04C64" w:rsidRPr="00E04C64">
            <w:rPr>
              <w:rFonts w:ascii="Times New Roman" w:hAnsi="Times New Roman" w:cs="Times New Roman"/>
              <w:noProof/>
              <w:sz w:val="20"/>
              <w:szCs w:val="20"/>
              <w:lang w:val="es-GT"/>
            </w:rPr>
            <w:t>(Mannino, 2007)</w:t>
          </w:r>
          <w:r w:rsidRPr="00A92C01">
            <w:rPr>
              <w:rFonts w:ascii="Times New Roman" w:hAnsi="Times New Roman" w:cs="Times New Roman"/>
              <w:sz w:val="20"/>
              <w:szCs w:val="20"/>
            </w:rPr>
            <w:fldChar w:fldCharType="end"/>
          </w:r>
        </w:sdtContent>
      </w:sdt>
    </w:p>
    <w:p w14:paraId="48B58F9F" w14:textId="70B31D31" w:rsidR="00EE1456" w:rsidRPr="00801DF0" w:rsidRDefault="00EE1456" w:rsidP="004F257B">
      <w:pPr>
        <w:pStyle w:val="Ttulo4"/>
      </w:pPr>
      <w:bookmarkStart w:id="256" w:name="_Toc41638785"/>
      <w:r w:rsidRPr="00801DF0">
        <w:t>Modelo entidad-relación</w:t>
      </w:r>
      <w:r w:rsidR="00B138A5">
        <w:t>.</w:t>
      </w:r>
      <w:bookmarkEnd w:id="256"/>
    </w:p>
    <w:p w14:paraId="0FAAE711" w14:textId="5CE310F0" w:rsidR="00801DF0" w:rsidRPr="00801DF0" w:rsidRDefault="00EE1456" w:rsidP="000D5324">
      <w:pPr>
        <w:ind w:left="1418"/>
        <w:rPr>
          <w:rFonts w:ascii="Times New Roman" w:hAnsi="Times New Roman" w:cs="Times New Roman"/>
          <w:sz w:val="24"/>
          <w:szCs w:val="24"/>
          <w:lang w:val="es-GT"/>
        </w:rPr>
      </w:pPr>
      <w:r w:rsidRPr="00801DF0">
        <w:rPr>
          <w:rFonts w:ascii="Times New Roman" w:hAnsi="Times New Roman" w:cs="Times New Roman"/>
          <w:sz w:val="24"/>
          <w:szCs w:val="24"/>
          <w:lang w:val="es-GT"/>
        </w:rPr>
        <w:t>Es una herramienta para</w:t>
      </w:r>
      <w:r w:rsidR="000D5324" w:rsidRPr="00801DF0">
        <w:rPr>
          <w:rFonts w:ascii="Times New Roman" w:hAnsi="Times New Roman" w:cs="Times New Roman"/>
          <w:sz w:val="24"/>
          <w:szCs w:val="24"/>
          <w:lang w:val="es-GT"/>
        </w:rPr>
        <w:t xml:space="preserve"> facilitar</w:t>
      </w:r>
      <w:r w:rsidRPr="00801DF0">
        <w:rPr>
          <w:rFonts w:ascii="Times New Roman" w:hAnsi="Times New Roman" w:cs="Times New Roman"/>
          <w:sz w:val="24"/>
          <w:szCs w:val="24"/>
          <w:lang w:val="es-GT"/>
        </w:rPr>
        <w:t xml:space="preserve"> el diseño de bases de datos relacionales</w:t>
      </w:r>
      <w:r w:rsidR="000D5324" w:rsidRPr="00801DF0">
        <w:rPr>
          <w:rFonts w:ascii="Times New Roman" w:hAnsi="Times New Roman" w:cs="Times New Roman"/>
          <w:sz w:val="24"/>
          <w:szCs w:val="24"/>
          <w:lang w:val="es-GT"/>
        </w:rPr>
        <w:t>, representa de forma muy general los elementos a considerar dentro de la elaboración de la estructura de la base de datos y la relación que guarda una entidad con otra</w:t>
      </w:r>
      <w:sdt>
        <w:sdtPr>
          <w:rPr>
            <w:rFonts w:ascii="Times New Roman" w:hAnsi="Times New Roman" w:cs="Times New Roman"/>
            <w:sz w:val="24"/>
            <w:szCs w:val="24"/>
            <w:lang w:val="es-GT"/>
          </w:rPr>
          <w:id w:val="-1922473704"/>
          <w:citation/>
        </w:sdtPr>
        <w:sdtContent>
          <w:r w:rsidR="000D5324" w:rsidRPr="00801DF0">
            <w:rPr>
              <w:rFonts w:ascii="Times New Roman" w:hAnsi="Times New Roman" w:cs="Times New Roman"/>
              <w:sz w:val="24"/>
              <w:szCs w:val="24"/>
              <w:lang w:val="es-GT"/>
            </w:rPr>
            <w:fldChar w:fldCharType="begin"/>
          </w:r>
          <w:r w:rsidR="000D5324" w:rsidRPr="00801DF0">
            <w:rPr>
              <w:rFonts w:ascii="Times New Roman" w:hAnsi="Times New Roman" w:cs="Times New Roman"/>
              <w:sz w:val="24"/>
              <w:szCs w:val="24"/>
              <w:lang w:val="es-GT"/>
            </w:rPr>
            <w:instrText xml:space="preserve"> CITATION Ric09 \l 4106 </w:instrText>
          </w:r>
          <w:r w:rsidR="000D5324" w:rsidRPr="00801DF0">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(Ricardo, 2009)</w:t>
          </w:r>
          <w:r w:rsidR="000D5324" w:rsidRPr="00801DF0">
            <w:rPr>
              <w:rFonts w:ascii="Times New Roman" w:hAnsi="Times New Roman" w:cs="Times New Roman"/>
              <w:sz w:val="24"/>
              <w:szCs w:val="24"/>
              <w:lang w:val="es-GT"/>
            </w:rPr>
            <w:fldChar w:fldCharType="end"/>
          </w:r>
        </w:sdtContent>
      </w:sdt>
      <w:r w:rsidR="000D5324" w:rsidRPr="00801DF0">
        <w:rPr>
          <w:rFonts w:ascii="Times New Roman" w:hAnsi="Times New Roman" w:cs="Times New Roman"/>
          <w:sz w:val="24"/>
          <w:szCs w:val="24"/>
          <w:lang w:val="es-GT"/>
        </w:rPr>
        <w:t>.</w:t>
      </w:r>
    </w:p>
    <w:p w14:paraId="42D7EEEF" w14:textId="218D1D19" w:rsidR="004F257B" w:rsidRDefault="00801DF0" w:rsidP="000D5324">
      <w:pPr>
        <w:ind w:left="1418"/>
      </w:pPr>
      <w:r w:rsidRPr="00801DF0">
        <w:rPr>
          <w:rFonts w:ascii="Times New Roman" w:hAnsi="Times New Roman" w:cs="Times New Roman"/>
          <w:sz w:val="24"/>
          <w:szCs w:val="24"/>
          <w:lang w:val="es-GT"/>
        </w:rPr>
        <w:lastRenderedPageBreak/>
        <w:t>Al hablar de entidad, se refiere a la abstracción de un objeto u elemento del cual se deba almacenar información en la base de datos</w:t>
      </w:r>
      <w:r w:rsidR="00135AB0">
        <w:t xml:space="preserve"> </w:t>
      </w:r>
      <w:sdt>
        <w:sdtPr>
          <w:id w:val="1399864445"/>
          <w:citation/>
        </w:sdtPr>
        <w:sdtContent>
          <w:r w:rsidR="00135AB0">
            <w:fldChar w:fldCharType="begin"/>
          </w:r>
          <w:r w:rsidR="00135AB0">
            <w:rPr>
              <w:lang w:val="es-GT"/>
            </w:rPr>
            <w:instrText xml:space="preserve"> CITATION Ric09 \l 4106 </w:instrText>
          </w:r>
          <w:r w:rsidR="00135AB0">
            <w:fldChar w:fldCharType="separate"/>
          </w:r>
          <w:r w:rsidR="00E04C64">
            <w:rPr>
              <w:noProof/>
              <w:lang w:val="es-GT"/>
            </w:rPr>
            <w:t>(Ricardo, 2009)</w:t>
          </w:r>
          <w:r w:rsidR="00135AB0">
            <w:fldChar w:fldCharType="end"/>
          </w:r>
        </w:sdtContent>
      </w:sdt>
      <w:r w:rsidR="00135AB0">
        <w:t>.</w:t>
      </w:r>
    </w:p>
    <w:p w14:paraId="4CD46A8C" w14:textId="6D114B93" w:rsidR="002116A4" w:rsidRDefault="002116A4" w:rsidP="00135AB0">
      <w:pPr>
        <w:ind w:left="1418"/>
        <w:rPr>
          <w:rFonts w:ascii="Times New Roman" w:hAnsi="Times New Roman" w:cs="Times New Roman"/>
          <w:sz w:val="24"/>
          <w:szCs w:val="24"/>
        </w:rPr>
      </w:pPr>
      <w:r w:rsidRPr="002116A4">
        <w:rPr>
          <w:rFonts w:ascii="Times New Roman" w:hAnsi="Times New Roman" w:cs="Times New Roman"/>
          <w:sz w:val="24"/>
          <w:szCs w:val="24"/>
        </w:rPr>
        <w:t xml:space="preserve">En el caso del término relación en este contexto, hace alusión a la asociación entre dos o </w:t>
      </w:r>
      <w:r w:rsidR="00A61613" w:rsidRPr="002116A4">
        <w:rPr>
          <w:rFonts w:ascii="Times New Roman" w:hAnsi="Times New Roman" w:cs="Times New Roman"/>
          <w:sz w:val="24"/>
          <w:szCs w:val="24"/>
        </w:rPr>
        <w:t>más</w:t>
      </w:r>
      <w:r w:rsidRPr="002116A4">
        <w:rPr>
          <w:rFonts w:ascii="Times New Roman" w:hAnsi="Times New Roman" w:cs="Times New Roman"/>
          <w:sz w:val="24"/>
          <w:szCs w:val="24"/>
        </w:rPr>
        <w:t xml:space="preserve"> entidades</w:t>
      </w:r>
      <w:sdt>
        <w:sdtPr>
          <w:rPr>
            <w:rFonts w:ascii="Times New Roman" w:hAnsi="Times New Roman" w:cs="Times New Roman"/>
            <w:sz w:val="24"/>
            <w:szCs w:val="24"/>
          </w:rPr>
          <w:id w:val="-546683180"/>
          <w:citation/>
        </w:sdtPr>
        <w:sdtContent>
          <w:r w:rsidR="00135AB0">
            <w:rPr>
              <w:rFonts w:ascii="Times New Roman" w:hAnsi="Times New Roman" w:cs="Times New Roman"/>
              <w:sz w:val="24"/>
              <w:szCs w:val="24"/>
            </w:rPr>
            <w:fldChar w:fldCharType="begin"/>
          </w:r>
          <w:r w:rsidR="00135AB0">
            <w:rPr>
              <w:rFonts w:ascii="Times New Roman" w:hAnsi="Times New Roman" w:cs="Times New Roman"/>
              <w:sz w:val="24"/>
              <w:szCs w:val="24"/>
              <w:lang w:val="es-GT"/>
            </w:rPr>
            <w:instrText xml:space="preserve"> CITATION Ric09 \l 4106 </w:instrText>
          </w:r>
          <w:r w:rsidR="00135AB0">
            <w:rPr>
              <w:rFonts w:ascii="Times New Roman" w:hAnsi="Times New Roman" w:cs="Times New Roman"/>
              <w:sz w:val="24"/>
              <w:szCs w:val="24"/>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(Ricardo, 2009)</w:t>
          </w:r>
          <w:r w:rsidR="00135AB0">
            <w:rPr>
              <w:rFonts w:ascii="Times New Roman" w:hAnsi="Times New Roman" w:cs="Times New Roman"/>
              <w:sz w:val="24"/>
              <w:szCs w:val="24"/>
            </w:rPr>
            <w:fldChar w:fldCharType="end"/>
          </w:r>
        </w:sdtContent>
      </w:sdt>
      <w:r w:rsidR="00135AB0">
        <w:rPr>
          <w:rFonts w:ascii="Times New Roman" w:hAnsi="Times New Roman" w:cs="Times New Roman"/>
          <w:sz w:val="24"/>
          <w:szCs w:val="24"/>
        </w:rPr>
        <w:t>.</w:t>
      </w:r>
      <w:r w:rsidRPr="002116A4">
        <w:rPr>
          <w:rFonts w:ascii="Times New Roman" w:hAnsi="Times New Roman" w:cs="Times New Roman"/>
          <w:sz w:val="24"/>
          <w:szCs w:val="24"/>
        </w:rPr>
        <w:t xml:space="preserve"> </w:t>
      </w:r>
    </w:p>
    <w:p w14:paraId="667099D8" w14:textId="4E6B1D3C" w:rsidR="00881E66" w:rsidRDefault="00881E66" w:rsidP="00135AB0">
      <w:pPr>
        <w:ind w:left="1418"/>
        <w:rPr>
          <w:rFonts w:ascii="Times New Roman" w:hAnsi="Times New Roman" w:cs="Times New Roman"/>
          <w:sz w:val="24"/>
          <w:szCs w:val="24"/>
        </w:rPr>
      </w:pPr>
      <w:r>
        <w:rPr>
          <w:noProof/>
          <w:lang w:val="es-GT" w:eastAsia="es-GT"/>
        </w:rPr>
        <w:drawing>
          <wp:inline distT="0" distB="0" distL="0" distR="0" wp14:anchorId="703C9B3C" wp14:editId="7B7B90B3">
            <wp:extent cx="4260309" cy="242498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4048" cy="2438498"/>
                    </a:xfrm>
                    <a:prstGeom prst="rect">
                      <a:avLst/>
                    </a:prstGeom>
                  </pic:spPr>
                </pic:pic>
              </a:graphicData>
            </a:graphic>
          </wp:inline>
        </w:drawing>
      </w:r>
    </w:p>
    <w:p w14:paraId="7E4D6A86" w14:textId="53866587" w:rsidR="00881E66" w:rsidRDefault="00881E66" w:rsidP="00135AB0">
      <w:pPr>
        <w:ind w:left="1418"/>
        <w:rPr>
          <w:rFonts w:ascii="Times New Roman" w:hAnsi="Times New Roman" w:cs="Times New Roman"/>
          <w:sz w:val="24"/>
          <w:szCs w:val="24"/>
        </w:rPr>
      </w:pPr>
      <w:r w:rsidRPr="00881E66">
        <w:rPr>
          <w:rFonts w:ascii="Times New Roman" w:hAnsi="Times New Roman" w:cs="Times New Roman"/>
          <w:sz w:val="24"/>
          <w:szCs w:val="24"/>
          <w:highlight w:val="yellow"/>
        </w:rPr>
        <w:t xml:space="preserve">Figura </w:t>
      </w:r>
      <w:proofErr w:type="spellStart"/>
      <w:r w:rsidRPr="00881E66">
        <w:rPr>
          <w:rFonts w:ascii="Times New Roman" w:hAnsi="Times New Roman" w:cs="Times New Roman"/>
          <w:sz w:val="24"/>
          <w:szCs w:val="24"/>
          <w:highlight w:val="yellow"/>
        </w:rPr>
        <w:t>xxxx</w:t>
      </w:r>
      <w:proofErr w:type="spellEnd"/>
      <w:r w:rsidRPr="00881E66">
        <w:rPr>
          <w:rFonts w:ascii="Times New Roman" w:hAnsi="Times New Roman" w:cs="Times New Roman"/>
          <w:sz w:val="24"/>
          <w:szCs w:val="24"/>
          <w:highlight w:val="yellow"/>
        </w:rPr>
        <w:t xml:space="preserve">. Diagrama </w:t>
      </w:r>
      <w:commentRangeStart w:id="257"/>
      <w:r w:rsidRPr="00881E66">
        <w:rPr>
          <w:rFonts w:ascii="Times New Roman" w:hAnsi="Times New Roman" w:cs="Times New Roman"/>
          <w:sz w:val="24"/>
          <w:szCs w:val="24"/>
          <w:highlight w:val="yellow"/>
        </w:rPr>
        <w:t>Entidad</w:t>
      </w:r>
      <w:commentRangeEnd w:id="257"/>
      <w:r>
        <w:rPr>
          <w:rStyle w:val="Refdecomentario"/>
        </w:rPr>
        <w:commentReference w:id="257"/>
      </w:r>
      <w:r w:rsidRPr="00881E66">
        <w:rPr>
          <w:rFonts w:ascii="Times New Roman" w:hAnsi="Times New Roman" w:cs="Times New Roman"/>
          <w:sz w:val="24"/>
          <w:szCs w:val="24"/>
          <w:highlight w:val="yellow"/>
        </w:rPr>
        <w:t xml:space="preserve"> Relación de una Base de datos Relacional. </w:t>
      </w:r>
      <w:sdt>
        <w:sdtPr>
          <w:rPr>
            <w:rFonts w:ascii="Times New Roman" w:hAnsi="Times New Roman" w:cs="Times New Roman"/>
            <w:sz w:val="24"/>
            <w:szCs w:val="24"/>
            <w:highlight w:val="yellow"/>
          </w:rPr>
          <w:id w:val="594289120"/>
          <w:citation/>
        </w:sdtPr>
        <w:sdtContent>
          <w:r w:rsidRPr="00881E66">
            <w:rPr>
              <w:rFonts w:ascii="Times New Roman" w:hAnsi="Times New Roman" w:cs="Times New Roman"/>
              <w:sz w:val="24"/>
              <w:szCs w:val="24"/>
              <w:highlight w:val="yellow"/>
            </w:rPr>
            <w:fldChar w:fldCharType="begin"/>
          </w:r>
          <w:r w:rsidRPr="00881E66">
            <w:rPr>
              <w:rFonts w:ascii="Times New Roman" w:hAnsi="Times New Roman" w:cs="Times New Roman"/>
              <w:sz w:val="24"/>
              <w:szCs w:val="24"/>
              <w:highlight w:val="yellow"/>
              <w:lang w:val="es-GT"/>
            </w:rPr>
            <w:instrText xml:space="preserve"> CITATION Man07 \l 4106 </w:instrText>
          </w:r>
          <w:r w:rsidRPr="00881E66">
            <w:rPr>
              <w:rFonts w:ascii="Times New Roman" w:hAnsi="Times New Roman" w:cs="Times New Roman"/>
              <w:sz w:val="24"/>
              <w:szCs w:val="24"/>
              <w:highlight w:val="yellow"/>
            </w:rPr>
            <w:fldChar w:fldCharType="separate"/>
          </w:r>
          <w:r w:rsidR="00E04C64" w:rsidRPr="00E04C64">
            <w:rPr>
              <w:rFonts w:ascii="Times New Roman" w:hAnsi="Times New Roman" w:cs="Times New Roman"/>
              <w:noProof/>
              <w:sz w:val="24"/>
              <w:szCs w:val="24"/>
              <w:highlight w:val="yellow"/>
              <w:lang w:val="es-GT"/>
            </w:rPr>
            <w:t>(Mannino, 2007)</w:t>
          </w:r>
          <w:r w:rsidRPr="00881E66">
            <w:rPr>
              <w:rFonts w:ascii="Times New Roman" w:hAnsi="Times New Roman" w:cs="Times New Roman"/>
              <w:sz w:val="24"/>
              <w:szCs w:val="24"/>
              <w:highlight w:val="yellow"/>
            </w:rPr>
            <w:fldChar w:fldCharType="end"/>
          </w:r>
        </w:sdtContent>
      </w:sdt>
    </w:p>
    <w:p w14:paraId="79645436" w14:textId="7902FCB8" w:rsidR="00881E66" w:rsidRDefault="00881E66" w:rsidP="00135AB0">
      <w:pPr>
        <w:ind w:left="1418"/>
        <w:rPr>
          <w:rFonts w:ascii="Times New Roman" w:hAnsi="Times New Roman" w:cs="Times New Roman"/>
          <w:sz w:val="24"/>
          <w:szCs w:val="24"/>
        </w:rPr>
      </w:pPr>
    </w:p>
    <w:p w14:paraId="02A62831" w14:textId="77777777" w:rsidR="00881E66" w:rsidRPr="002116A4" w:rsidRDefault="00881E66" w:rsidP="00135AB0">
      <w:pPr>
        <w:ind w:left="1418"/>
        <w:rPr>
          <w:rFonts w:ascii="Times New Roman" w:hAnsi="Times New Roman" w:cs="Times New Roman"/>
          <w:sz w:val="24"/>
          <w:szCs w:val="24"/>
        </w:rPr>
      </w:pPr>
    </w:p>
    <w:p w14:paraId="2C3F4AEF" w14:textId="7331906B" w:rsidR="00F31D2D" w:rsidRDefault="00801DF0" w:rsidP="00801DF0">
      <w:pPr>
        <w:pStyle w:val="Ttulo4"/>
      </w:pPr>
      <w:bookmarkStart w:id="258" w:name="_Toc41638786"/>
      <w:r>
        <w:t>M</w:t>
      </w:r>
      <w:commentRangeStart w:id="259"/>
      <w:r>
        <w:t>odelo relacional.</w:t>
      </w:r>
      <w:bookmarkEnd w:id="258"/>
      <w:commentRangeEnd w:id="259"/>
      <w:r w:rsidR="008C3036">
        <w:rPr>
          <w:rStyle w:val="Refdecomentario"/>
          <w:rFonts w:asciiTheme="minorHAnsi" w:hAnsiTheme="minorHAnsi" w:cstheme="minorBidi"/>
          <w:i w:val="0"/>
          <w:iCs w:val="0"/>
          <w:lang w:val="es-ES"/>
        </w:rPr>
        <w:commentReference w:id="259"/>
      </w:r>
    </w:p>
    <w:p w14:paraId="5A9184CD" w14:textId="6041763B" w:rsidR="00030E29" w:rsidRDefault="006403C0" w:rsidP="00801DF0">
      <w:pPr>
        <w:ind w:left="1418"/>
        <w:rPr>
          <w:rFonts w:ascii="Times New Roman" w:hAnsi="Times New Roman" w:cs="Times New Roman"/>
          <w:sz w:val="24"/>
          <w:szCs w:val="24"/>
          <w:lang w:val="es-GT"/>
        </w:rPr>
      </w:pPr>
      <w:r>
        <w:rPr>
          <w:rFonts w:ascii="Times New Roman" w:hAnsi="Times New Roman" w:cs="Times New Roman"/>
          <w:sz w:val="24"/>
          <w:szCs w:val="24"/>
        </w:rPr>
        <w:t xml:space="preserve">Permite </w:t>
      </w:r>
      <w:r w:rsidR="00030E29">
        <w:rPr>
          <w:rFonts w:ascii="Times New Roman" w:hAnsi="Times New Roman" w:cs="Times New Roman"/>
          <w:sz w:val="24"/>
          <w:szCs w:val="24"/>
        </w:rPr>
        <w:t xml:space="preserve">generar </w:t>
      </w:r>
      <w:r>
        <w:rPr>
          <w:rFonts w:ascii="Times New Roman" w:hAnsi="Times New Roman" w:cs="Times New Roman"/>
          <w:sz w:val="24"/>
          <w:szCs w:val="24"/>
        </w:rPr>
        <w:t>a partir de un modelo entidad-relación</w:t>
      </w:r>
      <w:r w:rsidR="00030E29">
        <w:rPr>
          <w:rFonts w:ascii="Times New Roman" w:hAnsi="Times New Roman" w:cs="Times New Roman"/>
          <w:sz w:val="24"/>
          <w:szCs w:val="24"/>
        </w:rPr>
        <w:t xml:space="preserve"> </w:t>
      </w:r>
      <w:r w:rsidR="00D83DC2">
        <w:rPr>
          <w:rFonts w:ascii="Times New Roman" w:hAnsi="Times New Roman" w:cs="Times New Roman"/>
          <w:sz w:val="24"/>
          <w:szCs w:val="24"/>
        </w:rPr>
        <w:t>la representación de este</w:t>
      </w:r>
      <w:r w:rsidR="00030E29">
        <w:rPr>
          <w:rFonts w:ascii="Times New Roman" w:hAnsi="Times New Roman" w:cs="Times New Roman"/>
          <w:sz w:val="24"/>
          <w:szCs w:val="24"/>
        </w:rPr>
        <w:t xml:space="preserve"> a través de tablas (entidad) y los campos (atributos) que la componen</w:t>
      </w:r>
      <w:r w:rsidR="00996C85">
        <w:rPr>
          <w:rFonts w:ascii="Times New Roman" w:hAnsi="Times New Roman" w:cs="Times New Roman"/>
          <w:sz w:val="24"/>
          <w:szCs w:val="24"/>
        </w:rPr>
        <w:t>, se auxilia de reglas de normalización de bases de datos</w:t>
      </w:r>
      <w:r w:rsidR="00D83DC2">
        <w:rPr>
          <w:rFonts w:ascii="Times New Roman" w:hAnsi="Times New Roman" w:cs="Times New Roman"/>
          <w:sz w:val="24"/>
          <w:szCs w:val="24"/>
        </w:rPr>
        <w:t xml:space="preserve"> para evitar la redundancia de información </w:t>
      </w:r>
      <w:sdt>
        <w:sdtPr>
          <w:rPr>
            <w:rFonts w:ascii="Times New Roman" w:hAnsi="Times New Roman" w:cs="Times New Roman"/>
            <w:sz w:val="24"/>
            <w:szCs w:val="24"/>
            <w:lang w:val="es-GT"/>
          </w:rPr>
          <w:id w:val="543488346"/>
          <w:citation/>
        </w:sdtPr>
        <w:sdtContent>
          <w:r w:rsidR="00D83DC2" w:rsidRPr="00801DF0">
            <w:rPr>
              <w:rFonts w:ascii="Times New Roman" w:hAnsi="Times New Roman" w:cs="Times New Roman"/>
              <w:sz w:val="24"/>
              <w:szCs w:val="24"/>
              <w:lang w:val="es-GT"/>
            </w:rPr>
            <w:fldChar w:fldCharType="begin"/>
          </w:r>
          <w:r w:rsidR="00D83DC2" w:rsidRPr="00801DF0">
            <w:rPr>
              <w:rFonts w:ascii="Times New Roman" w:hAnsi="Times New Roman" w:cs="Times New Roman"/>
              <w:sz w:val="24"/>
              <w:szCs w:val="24"/>
              <w:lang w:val="es-GT"/>
            </w:rPr>
            <w:instrText xml:space="preserve"> CITATION Ric09 \l 4106 </w:instrText>
          </w:r>
          <w:r w:rsidR="00D83DC2" w:rsidRPr="00801DF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(Ricardo, 2009)</w:t>
          </w:r>
          <w:r w:rsidR="00D83DC2" w:rsidRPr="00801DF0">
            <w:rPr>
              <w:rFonts w:ascii="Times New Roman" w:hAnsi="Times New Roman" w:cs="Times New Roman"/>
              <w:sz w:val="24"/>
              <w:szCs w:val="24"/>
              <w:lang w:val="es-GT"/>
            </w:rPr>
            <w:fldChar w:fldCharType="end"/>
          </w:r>
        </w:sdtContent>
      </w:sdt>
      <w:r w:rsidR="00D83DC2" w:rsidRPr="00801DF0">
        <w:rPr>
          <w:rFonts w:ascii="Times New Roman" w:hAnsi="Times New Roman" w:cs="Times New Roman"/>
          <w:sz w:val="24"/>
          <w:szCs w:val="24"/>
          <w:lang w:val="es-GT"/>
        </w:rPr>
        <w:t>.</w:t>
      </w:r>
    </w:p>
    <w:p w14:paraId="1435D629" w14:textId="7FDB5E19" w:rsidR="00881E66" w:rsidRDefault="00881E66" w:rsidP="00881E66">
      <w:pPr>
        <w:ind w:left="1418"/>
        <w:rPr>
          <w:rFonts w:ascii="Times New Roman" w:hAnsi="Times New Roman" w:cs="Times New Roman"/>
          <w:sz w:val="24"/>
          <w:szCs w:val="24"/>
          <w:lang w:val="es-GT"/>
        </w:rPr>
      </w:pPr>
      <w:r>
        <w:rPr>
          <w:noProof/>
          <w:lang w:val="es-GT" w:eastAsia="es-GT"/>
        </w:rPr>
        <w:lastRenderedPageBreak/>
        <w:drawing>
          <wp:inline distT="0" distB="0" distL="0" distR="0" wp14:anchorId="1DB5D7F3" wp14:editId="27EEB342">
            <wp:extent cx="4124528" cy="2468245"/>
            <wp:effectExtent l="0" t="0" r="952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6495" cy="2589108"/>
                    </a:xfrm>
                    <a:prstGeom prst="rect">
                      <a:avLst/>
                    </a:prstGeom>
                  </pic:spPr>
                </pic:pic>
              </a:graphicData>
            </a:graphic>
          </wp:inline>
        </w:drawing>
      </w:r>
    </w:p>
    <w:p w14:paraId="54CE2C80" w14:textId="0A2FC99B" w:rsidR="00881E66" w:rsidRPr="00881E66" w:rsidRDefault="00881E66" w:rsidP="00881E66">
      <w:pPr>
        <w:ind w:left="1418"/>
        <w:rPr>
          <w:rFonts w:ascii="Times New Roman" w:hAnsi="Times New Roman" w:cs="Times New Roman"/>
          <w:sz w:val="20"/>
          <w:szCs w:val="20"/>
          <w:lang w:val="es-GT"/>
        </w:rPr>
      </w:pPr>
      <w:r w:rsidRPr="00881E66">
        <w:rPr>
          <w:rFonts w:ascii="Times New Roman" w:hAnsi="Times New Roman" w:cs="Times New Roman"/>
          <w:sz w:val="20"/>
          <w:szCs w:val="20"/>
          <w:lang w:val="es-GT"/>
        </w:rPr>
        <w:t xml:space="preserve">Figura </w:t>
      </w:r>
      <w:proofErr w:type="spellStart"/>
      <w:r w:rsidRPr="00881E66">
        <w:rPr>
          <w:rFonts w:ascii="Times New Roman" w:hAnsi="Times New Roman" w:cs="Times New Roman"/>
          <w:sz w:val="20"/>
          <w:szCs w:val="20"/>
          <w:lang w:val="es-GT"/>
        </w:rPr>
        <w:t>xxx</w:t>
      </w:r>
      <w:proofErr w:type="spellEnd"/>
      <w:r w:rsidRPr="00881E66">
        <w:rPr>
          <w:rFonts w:ascii="Times New Roman" w:hAnsi="Times New Roman" w:cs="Times New Roman"/>
          <w:sz w:val="20"/>
          <w:szCs w:val="20"/>
          <w:lang w:val="es-GT"/>
        </w:rPr>
        <w:t>. Representación de un Modelo Relacional de una base de Datos.</w:t>
      </w:r>
      <w:sdt>
        <w:sdtPr>
          <w:rPr>
            <w:rFonts w:ascii="Times New Roman" w:hAnsi="Times New Roman" w:cs="Times New Roman"/>
            <w:sz w:val="20"/>
            <w:szCs w:val="20"/>
            <w:lang w:val="es-GT"/>
          </w:rPr>
          <w:id w:val="2010251652"/>
          <w:citation/>
        </w:sdtPr>
        <w:sdtContent>
          <w:r w:rsidRPr="00881E66">
            <w:rPr>
              <w:rFonts w:ascii="Times New Roman" w:hAnsi="Times New Roman" w:cs="Times New Roman"/>
              <w:sz w:val="20"/>
              <w:szCs w:val="20"/>
              <w:lang w:val="es-GT"/>
            </w:rPr>
            <w:fldChar w:fldCharType="begin"/>
          </w:r>
          <w:r w:rsidRPr="00881E66">
            <w:rPr>
              <w:rFonts w:ascii="Times New Roman" w:hAnsi="Times New Roman" w:cs="Times New Roman"/>
              <w:sz w:val="20"/>
              <w:szCs w:val="20"/>
              <w:lang w:val="es-GT"/>
            </w:rPr>
            <w:instrText xml:space="preserve"> CITATION Man07 \l 4106 </w:instrText>
          </w:r>
          <w:r w:rsidRPr="00881E66">
            <w:rPr>
              <w:rFonts w:ascii="Times New Roman" w:hAnsi="Times New Roman" w:cs="Times New Roman"/>
              <w:sz w:val="20"/>
              <w:szCs w:val="20"/>
              <w:lang w:val="es-GT"/>
            </w:rPr>
            <w:fldChar w:fldCharType="separate"/>
          </w:r>
          <w:r w:rsidR="00E04C64">
            <w:rPr>
              <w:rFonts w:ascii="Times New Roman" w:hAnsi="Times New Roman" w:cs="Times New Roman"/>
              <w:noProof/>
              <w:sz w:val="20"/>
              <w:szCs w:val="20"/>
              <w:lang w:val="es-GT"/>
            </w:rPr>
            <w:t xml:space="preserve"> </w:t>
          </w:r>
          <w:r w:rsidR="00E04C64" w:rsidRPr="00E04C64">
            <w:rPr>
              <w:rFonts w:ascii="Times New Roman" w:hAnsi="Times New Roman" w:cs="Times New Roman"/>
              <w:noProof/>
              <w:sz w:val="20"/>
              <w:szCs w:val="20"/>
              <w:lang w:val="es-GT"/>
            </w:rPr>
            <w:t>(Mannino, 2007)</w:t>
          </w:r>
          <w:r w:rsidRPr="00881E66">
            <w:rPr>
              <w:rFonts w:ascii="Times New Roman" w:hAnsi="Times New Roman" w:cs="Times New Roman"/>
              <w:sz w:val="20"/>
              <w:szCs w:val="20"/>
              <w:lang w:val="es-GT"/>
            </w:rPr>
            <w:fldChar w:fldCharType="end"/>
          </w:r>
        </w:sdtContent>
      </w:sdt>
    </w:p>
    <w:p w14:paraId="4D56688A" w14:textId="5E71C552" w:rsidR="00657E1E" w:rsidRDefault="00D83DC2" w:rsidP="00AF64DD">
      <w:pPr>
        <w:ind w:left="1418"/>
        <w:rPr>
          <w:rFonts w:ascii="Times New Roman" w:hAnsi="Times New Roman" w:cs="Times New Roman"/>
          <w:sz w:val="24"/>
          <w:szCs w:val="24"/>
        </w:rPr>
      </w:pPr>
      <w:r>
        <w:rPr>
          <w:rFonts w:ascii="Times New Roman" w:hAnsi="Times New Roman" w:cs="Times New Roman"/>
          <w:sz w:val="24"/>
          <w:szCs w:val="24"/>
        </w:rPr>
        <w:t xml:space="preserve">Tanto el modelo entidad-relación como el relacional son herramientas vitales durante la elaboración de un proyecto de software, al permitir con su uso la abstracción de </w:t>
      </w:r>
      <w:r w:rsidR="0085144B">
        <w:rPr>
          <w:rFonts w:ascii="Times New Roman" w:hAnsi="Times New Roman" w:cs="Times New Roman"/>
          <w:sz w:val="24"/>
          <w:szCs w:val="24"/>
        </w:rPr>
        <w:t>los requisitos</w:t>
      </w:r>
      <w:r>
        <w:rPr>
          <w:rFonts w:ascii="Times New Roman" w:hAnsi="Times New Roman" w:cs="Times New Roman"/>
          <w:sz w:val="24"/>
          <w:szCs w:val="24"/>
        </w:rPr>
        <w:t xml:space="preserve"> necesari</w:t>
      </w:r>
      <w:r w:rsidR="0085144B">
        <w:rPr>
          <w:rFonts w:ascii="Times New Roman" w:hAnsi="Times New Roman" w:cs="Times New Roman"/>
          <w:sz w:val="24"/>
          <w:szCs w:val="24"/>
        </w:rPr>
        <w:t>os</w:t>
      </w:r>
      <w:r>
        <w:rPr>
          <w:rFonts w:ascii="Times New Roman" w:hAnsi="Times New Roman" w:cs="Times New Roman"/>
          <w:sz w:val="24"/>
          <w:szCs w:val="24"/>
        </w:rPr>
        <w:t xml:space="preserve"> para elaborar una base de datos</w:t>
      </w:r>
      <w:r w:rsidR="00B138A5">
        <w:rPr>
          <w:rFonts w:ascii="Times New Roman" w:hAnsi="Times New Roman" w:cs="Times New Roman"/>
          <w:sz w:val="24"/>
          <w:szCs w:val="24"/>
        </w:rPr>
        <w:t xml:space="preserve"> que</w:t>
      </w:r>
      <w:r>
        <w:rPr>
          <w:rFonts w:ascii="Times New Roman" w:hAnsi="Times New Roman" w:cs="Times New Roman"/>
          <w:sz w:val="24"/>
          <w:szCs w:val="24"/>
        </w:rPr>
        <w:t xml:space="preserve"> garantice satisfacer las necesidades del cliente en contexto al giro del negocio</w:t>
      </w:r>
      <w:r w:rsidR="0085144B">
        <w:rPr>
          <w:rFonts w:ascii="Times New Roman" w:hAnsi="Times New Roman" w:cs="Times New Roman"/>
          <w:sz w:val="24"/>
          <w:szCs w:val="24"/>
        </w:rPr>
        <w:t>; además del garantizar la persistencia de la información</w:t>
      </w:r>
      <w:r w:rsidR="00881E66">
        <w:rPr>
          <w:rFonts w:ascii="Times New Roman" w:hAnsi="Times New Roman" w:cs="Times New Roman"/>
          <w:sz w:val="24"/>
          <w:szCs w:val="24"/>
        </w:rPr>
        <w:t xml:space="preserve"> </w:t>
      </w:r>
      <w:sdt>
        <w:sdtPr>
          <w:rPr>
            <w:rFonts w:ascii="Times New Roman" w:hAnsi="Times New Roman" w:cs="Times New Roman"/>
            <w:sz w:val="24"/>
            <w:szCs w:val="24"/>
          </w:rPr>
          <w:id w:val="2109690254"/>
          <w:citation/>
        </w:sdtPr>
        <w:sdtContent>
          <w:r w:rsidR="00881E66">
            <w:rPr>
              <w:rFonts w:ascii="Times New Roman" w:hAnsi="Times New Roman" w:cs="Times New Roman"/>
              <w:sz w:val="24"/>
              <w:szCs w:val="24"/>
            </w:rPr>
            <w:fldChar w:fldCharType="begin"/>
          </w:r>
          <w:r w:rsidR="00881E66">
            <w:rPr>
              <w:rFonts w:ascii="Times New Roman" w:hAnsi="Times New Roman" w:cs="Times New Roman"/>
              <w:sz w:val="24"/>
              <w:szCs w:val="24"/>
              <w:lang w:val="es-GT"/>
            </w:rPr>
            <w:instrText xml:space="preserve"> CITATION Man07 \l 4106 </w:instrText>
          </w:r>
          <w:r w:rsidR="00881E66">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(Mannino, 2007)</w:t>
          </w:r>
          <w:r w:rsidR="00881E66">
            <w:rPr>
              <w:rFonts w:ascii="Times New Roman" w:hAnsi="Times New Roman" w:cs="Times New Roman"/>
              <w:sz w:val="24"/>
              <w:szCs w:val="24"/>
            </w:rPr>
            <w:fldChar w:fldCharType="end"/>
          </w:r>
        </w:sdtContent>
      </w:sdt>
      <w:r w:rsidR="00881E66">
        <w:rPr>
          <w:rFonts w:ascii="Times New Roman" w:hAnsi="Times New Roman" w:cs="Times New Roman"/>
          <w:sz w:val="24"/>
          <w:szCs w:val="24"/>
        </w:rPr>
        <w:t>.</w:t>
      </w:r>
    </w:p>
    <w:p w14:paraId="27DFFE67" w14:textId="12BC32A2" w:rsidR="00A92C01" w:rsidRDefault="00A92C01" w:rsidP="00AF64DD">
      <w:pPr>
        <w:ind w:left="1418"/>
        <w:rPr>
          <w:rFonts w:ascii="Times New Roman" w:hAnsi="Times New Roman" w:cs="Times New Roman"/>
          <w:sz w:val="24"/>
          <w:szCs w:val="24"/>
        </w:rPr>
      </w:pPr>
    </w:p>
    <w:p w14:paraId="58EF1A10" w14:textId="77777777" w:rsidR="00881E66" w:rsidRDefault="00881E66" w:rsidP="00AF64DD">
      <w:pPr>
        <w:ind w:left="1418"/>
        <w:rPr>
          <w:rFonts w:ascii="Times New Roman" w:hAnsi="Times New Roman" w:cs="Times New Roman"/>
          <w:sz w:val="24"/>
          <w:szCs w:val="24"/>
        </w:rPr>
      </w:pPr>
    </w:p>
    <w:p w14:paraId="11822FC1" w14:textId="20C65669" w:rsidR="00D83DC2" w:rsidRDefault="00B138A5" w:rsidP="00B138A5">
      <w:pPr>
        <w:pStyle w:val="Ttulo3"/>
      </w:pPr>
      <w:bookmarkStart w:id="260" w:name="_Toc41638787"/>
      <w:r>
        <w:t>POO (</w:t>
      </w:r>
      <w:commentRangeStart w:id="261"/>
      <w:r>
        <w:t>Programación Orientada a Objetos</w:t>
      </w:r>
      <w:commentRangeEnd w:id="261"/>
      <w:r w:rsidR="008C3036">
        <w:rPr>
          <w:rStyle w:val="Refdecomentario"/>
          <w:rFonts w:asciiTheme="minorHAnsi" w:hAnsiTheme="minorHAnsi" w:cstheme="minorBidi"/>
          <w:b w:val="0"/>
          <w:bCs w:val="0"/>
          <w:lang w:val="es-ES"/>
        </w:rPr>
        <w:commentReference w:id="261"/>
      </w:r>
      <w:r>
        <w:t>).</w:t>
      </w:r>
      <w:bookmarkEnd w:id="260"/>
    </w:p>
    <w:p w14:paraId="35C45FA8" w14:textId="36A9AE13" w:rsidR="00F31D2D" w:rsidRDefault="00AA639C" w:rsidP="00B74507">
      <w:pPr>
        <w:ind w:left="851"/>
        <w:rPr>
          <w:rFonts w:ascii="Times New Roman" w:hAnsi="Times New Roman" w:cs="Times New Roman"/>
          <w:sz w:val="24"/>
          <w:szCs w:val="24"/>
          <w:lang w:val="es-GT"/>
        </w:rPr>
      </w:pPr>
      <w:r w:rsidRPr="0085144B">
        <w:rPr>
          <w:rFonts w:ascii="Times New Roman" w:hAnsi="Times New Roman" w:cs="Times New Roman"/>
          <w:sz w:val="24"/>
          <w:szCs w:val="24"/>
          <w:lang w:val="es-GT"/>
        </w:rPr>
        <w:t>Paradigma de la programación</w:t>
      </w:r>
      <w:r w:rsidR="00D82876">
        <w:rPr>
          <w:rFonts w:ascii="Times New Roman" w:hAnsi="Times New Roman" w:cs="Times New Roman"/>
          <w:sz w:val="24"/>
          <w:szCs w:val="24"/>
          <w:lang w:val="es-GT"/>
        </w:rPr>
        <w:t xml:space="preserve"> de sistemas computacionales</w:t>
      </w:r>
      <w:r w:rsidR="00CE5B75">
        <w:rPr>
          <w:rFonts w:ascii="Times New Roman" w:hAnsi="Times New Roman" w:cs="Times New Roman"/>
          <w:sz w:val="24"/>
          <w:szCs w:val="24"/>
          <w:lang w:val="es-GT"/>
        </w:rPr>
        <w:t xml:space="preserve"> predominante actualmente, reemplazó a las tácticas de codificación estructurales; Se compone de objetos, estos representan un conjunto de características de un elemento que se </w:t>
      </w:r>
      <w:r w:rsidR="00CE5B75">
        <w:rPr>
          <w:rFonts w:ascii="Times New Roman" w:hAnsi="Times New Roman" w:cs="Times New Roman"/>
          <w:sz w:val="24"/>
          <w:szCs w:val="24"/>
          <w:lang w:val="es-GT"/>
        </w:rPr>
        <w:lastRenderedPageBreak/>
        <w:t xml:space="preserve">relacionan entre sí y cumplen con una función específica dentro de un programa </w:t>
      </w:r>
      <w:r w:rsidR="00D82876">
        <w:rPr>
          <w:rFonts w:ascii="Times New Roman" w:hAnsi="Times New Roman" w:cs="Times New Roman"/>
          <w:sz w:val="24"/>
          <w:szCs w:val="24"/>
          <w:lang w:val="es-GT"/>
        </w:rPr>
        <w:t>de software</w:t>
      </w:r>
      <w:sdt>
        <w:sdtPr>
          <w:rPr>
            <w:rFonts w:ascii="Times New Roman" w:hAnsi="Times New Roman" w:cs="Times New Roman"/>
            <w:sz w:val="24"/>
            <w:szCs w:val="24"/>
            <w:lang w:val="es-GT"/>
          </w:rPr>
          <w:id w:val="323328480"/>
          <w:citation/>
        </w:sdtPr>
        <w:sdtContent>
          <w:r w:rsidR="00283802">
            <w:rPr>
              <w:rFonts w:ascii="Times New Roman" w:hAnsi="Times New Roman" w:cs="Times New Roman"/>
              <w:sz w:val="24"/>
              <w:szCs w:val="24"/>
              <w:lang w:val="es-GT"/>
            </w:rPr>
            <w:fldChar w:fldCharType="begin"/>
          </w:r>
          <w:r w:rsidR="00283802">
            <w:rPr>
              <w:rFonts w:ascii="Times New Roman" w:hAnsi="Times New Roman" w:cs="Times New Roman"/>
              <w:sz w:val="24"/>
              <w:szCs w:val="24"/>
              <w:lang w:val="es-GT"/>
            </w:rPr>
            <w:instrText xml:space="preserve"> CITATION Agu11 \l 4106 </w:instrText>
          </w:r>
          <w:r w:rsidR="00283802">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(Aguilar &amp; Martínez, 2011)</w:t>
          </w:r>
          <w:r w:rsidR="00283802">
            <w:rPr>
              <w:rFonts w:ascii="Times New Roman" w:hAnsi="Times New Roman" w:cs="Times New Roman"/>
              <w:sz w:val="24"/>
              <w:szCs w:val="24"/>
              <w:lang w:val="es-GT"/>
            </w:rPr>
            <w:fldChar w:fldCharType="end"/>
          </w:r>
        </w:sdtContent>
      </w:sdt>
      <w:r w:rsidR="00CE5B75">
        <w:rPr>
          <w:rFonts w:ascii="Times New Roman" w:hAnsi="Times New Roman" w:cs="Times New Roman"/>
          <w:sz w:val="24"/>
          <w:szCs w:val="24"/>
          <w:lang w:val="es-GT"/>
        </w:rPr>
        <w:t>.</w:t>
      </w:r>
      <w:r w:rsidRPr="0085144B">
        <w:rPr>
          <w:rFonts w:ascii="Times New Roman" w:hAnsi="Times New Roman" w:cs="Times New Roman"/>
          <w:sz w:val="24"/>
          <w:szCs w:val="24"/>
          <w:lang w:val="es-GT"/>
        </w:rPr>
        <w:t xml:space="preserve"> </w:t>
      </w:r>
    </w:p>
    <w:p w14:paraId="46F14528" w14:textId="2042AD61" w:rsidR="00CB6771" w:rsidRDefault="0067186A" w:rsidP="00CB6771">
      <w:pPr>
        <w:ind w:left="851"/>
        <w:rPr>
          <w:rFonts w:ascii="Times New Roman" w:hAnsi="Times New Roman" w:cs="Times New Roman"/>
          <w:sz w:val="24"/>
          <w:szCs w:val="24"/>
          <w:lang w:val="es-GT"/>
        </w:rPr>
      </w:pPr>
      <w:r>
        <w:rPr>
          <w:rFonts w:ascii="Times New Roman" w:hAnsi="Times New Roman" w:cs="Times New Roman"/>
          <w:sz w:val="24"/>
          <w:szCs w:val="24"/>
          <w:lang w:val="es-GT"/>
        </w:rPr>
        <w:t xml:space="preserve">Por </w:t>
      </w:r>
      <w:r w:rsidR="000F5143">
        <w:rPr>
          <w:rFonts w:ascii="Times New Roman" w:hAnsi="Times New Roman" w:cs="Times New Roman"/>
          <w:sz w:val="24"/>
          <w:szCs w:val="24"/>
          <w:lang w:val="es-GT"/>
        </w:rPr>
        <w:t>consiguiente,</w:t>
      </w:r>
      <w:r>
        <w:rPr>
          <w:rFonts w:ascii="Times New Roman" w:hAnsi="Times New Roman" w:cs="Times New Roman"/>
          <w:sz w:val="24"/>
          <w:szCs w:val="24"/>
          <w:lang w:val="es-GT"/>
        </w:rPr>
        <w:t xml:space="preserve"> se </w:t>
      </w:r>
      <w:r w:rsidR="00F71028">
        <w:rPr>
          <w:rFonts w:ascii="Times New Roman" w:hAnsi="Times New Roman" w:cs="Times New Roman"/>
          <w:sz w:val="24"/>
          <w:szCs w:val="24"/>
          <w:lang w:val="es-GT"/>
        </w:rPr>
        <w:t>mencionarán</w:t>
      </w:r>
      <w:r>
        <w:rPr>
          <w:rFonts w:ascii="Times New Roman" w:hAnsi="Times New Roman" w:cs="Times New Roman"/>
          <w:sz w:val="24"/>
          <w:szCs w:val="24"/>
          <w:lang w:val="es-GT"/>
        </w:rPr>
        <w:t xml:space="preserve"> terminologías de las principales características de este modelo:</w:t>
      </w:r>
    </w:p>
    <w:p w14:paraId="626F925E" w14:textId="64C8CF8E" w:rsidR="001B6844" w:rsidRDefault="001B6844" w:rsidP="001B6844">
      <w:pPr>
        <w:pStyle w:val="Ttulo4"/>
      </w:pPr>
      <w:bookmarkStart w:id="262" w:name="_Toc41638788"/>
      <w:r>
        <w:t>Abstracción</w:t>
      </w:r>
      <w:bookmarkEnd w:id="262"/>
    </w:p>
    <w:p w14:paraId="06CF6969" w14:textId="72480271" w:rsidR="001B6844" w:rsidRPr="007C5ADE" w:rsidRDefault="001B6844" w:rsidP="00EA24FB">
      <w:pPr>
        <w:ind w:left="1418"/>
        <w:rPr>
          <w:rFonts w:ascii="Times New Roman" w:hAnsi="Times New Roman" w:cs="Times New Roman"/>
          <w:sz w:val="24"/>
          <w:szCs w:val="24"/>
          <w:lang w:val="es-GT"/>
        </w:rPr>
      </w:pPr>
      <w:r w:rsidRPr="007C5ADE">
        <w:rPr>
          <w:rFonts w:ascii="Times New Roman" w:hAnsi="Times New Roman" w:cs="Times New Roman"/>
          <w:sz w:val="24"/>
          <w:szCs w:val="24"/>
          <w:lang w:val="es-GT"/>
        </w:rPr>
        <w:t xml:space="preserve">Propiedad que interviene </w:t>
      </w:r>
      <w:r w:rsidR="007C5ADE" w:rsidRPr="007C5ADE">
        <w:rPr>
          <w:rFonts w:ascii="Times New Roman" w:hAnsi="Times New Roman" w:cs="Times New Roman"/>
          <w:sz w:val="24"/>
          <w:szCs w:val="24"/>
          <w:lang w:val="es-GT"/>
        </w:rPr>
        <w:t>en</w:t>
      </w:r>
      <w:r w:rsidRPr="007C5ADE">
        <w:rPr>
          <w:rFonts w:ascii="Times New Roman" w:hAnsi="Times New Roman" w:cs="Times New Roman"/>
          <w:sz w:val="24"/>
          <w:szCs w:val="24"/>
          <w:lang w:val="es-GT"/>
        </w:rPr>
        <w:t xml:space="preserve"> la consideración de los aspectos </w:t>
      </w:r>
      <w:r w:rsidR="007C5ADE" w:rsidRPr="007C5ADE">
        <w:rPr>
          <w:rFonts w:ascii="Times New Roman" w:hAnsi="Times New Roman" w:cs="Times New Roman"/>
          <w:sz w:val="24"/>
          <w:szCs w:val="24"/>
          <w:lang w:val="es-GT"/>
        </w:rPr>
        <w:t xml:space="preserve">a considerar de </w:t>
      </w:r>
      <w:r w:rsidRPr="007C5ADE">
        <w:rPr>
          <w:rFonts w:ascii="Times New Roman" w:hAnsi="Times New Roman" w:cs="Times New Roman"/>
          <w:sz w:val="24"/>
          <w:szCs w:val="24"/>
          <w:lang w:val="es-GT"/>
        </w:rPr>
        <w:t>problema</w:t>
      </w:r>
      <w:r w:rsidR="007C5ADE" w:rsidRPr="007C5ADE">
        <w:rPr>
          <w:rFonts w:ascii="Times New Roman" w:hAnsi="Times New Roman" w:cs="Times New Roman"/>
          <w:sz w:val="24"/>
          <w:szCs w:val="24"/>
          <w:lang w:val="es-GT"/>
        </w:rPr>
        <w:t xml:space="preserve"> y proponer una solución de ello; </w:t>
      </w:r>
      <w:r w:rsidR="00EA24FB">
        <w:rPr>
          <w:rFonts w:ascii="Times New Roman" w:hAnsi="Times New Roman" w:cs="Times New Roman"/>
          <w:sz w:val="24"/>
          <w:szCs w:val="24"/>
          <w:lang w:val="es-GT"/>
        </w:rPr>
        <w:t>entonces en términos computacionales se define como “La etapa crucial de representación de la información en relación con la interfaz y el usuario; se representa con un tipo definido por el usuario, con el diseño de una clase que implementa la interfaz correspondiente”</w:t>
      </w:r>
      <w:r w:rsidR="007C5ADE" w:rsidRPr="007C5ADE">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37281132"/>
          <w:citation/>
        </w:sdtPr>
        <w:sdtContent>
          <w:r w:rsidR="007C5ADE" w:rsidRPr="007C5ADE">
            <w:rPr>
              <w:rFonts w:ascii="Times New Roman" w:hAnsi="Times New Roman" w:cs="Times New Roman"/>
              <w:sz w:val="24"/>
              <w:szCs w:val="24"/>
              <w:lang w:val="es-GT"/>
            </w:rPr>
            <w:fldChar w:fldCharType="begin"/>
          </w:r>
          <w:r w:rsidR="007C5ADE" w:rsidRPr="007C5ADE">
            <w:rPr>
              <w:rFonts w:ascii="Times New Roman" w:hAnsi="Times New Roman" w:cs="Times New Roman"/>
              <w:sz w:val="24"/>
              <w:szCs w:val="24"/>
              <w:lang w:val="es-GT"/>
            </w:rPr>
            <w:instrText xml:space="preserve"> CITATION Agu11 \l 4106 </w:instrText>
          </w:r>
          <w:r w:rsidR="007C5ADE" w:rsidRPr="007C5ADE">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(Aguilar &amp; Martínez, 2011)</w:t>
          </w:r>
          <w:r w:rsidR="007C5ADE" w:rsidRPr="007C5ADE">
            <w:rPr>
              <w:rFonts w:ascii="Times New Roman" w:hAnsi="Times New Roman" w:cs="Times New Roman"/>
              <w:sz w:val="24"/>
              <w:szCs w:val="24"/>
              <w:lang w:val="es-GT"/>
            </w:rPr>
            <w:fldChar w:fldCharType="end"/>
          </w:r>
        </w:sdtContent>
      </w:sdt>
      <w:r w:rsidR="007C5ADE" w:rsidRPr="007C5ADE">
        <w:rPr>
          <w:rFonts w:ascii="Times New Roman" w:hAnsi="Times New Roman" w:cs="Times New Roman"/>
          <w:sz w:val="24"/>
          <w:szCs w:val="24"/>
          <w:lang w:val="es-GT"/>
        </w:rPr>
        <w:t>.</w:t>
      </w:r>
    </w:p>
    <w:p w14:paraId="2A061618" w14:textId="75CD4A5C" w:rsidR="00454CB5" w:rsidRDefault="00273E3D" w:rsidP="00273E3D">
      <w:pPr>
        <w:pStyle w:val="Ttulo4"/>
      </w:pPr>
      <w:bookmarkStart w:id="263" w:name="_Toc41638789"/>
      <w:r>
        <w:t>Objeto</w:t>
      </w:r>
      <w:r w:rsidR="00CB6771">
        <w:t>.</w:t>
      </w:r>
      <w:bookmarkEnd w:id="263"/>
    </w:p>
    <w:p w14:paraId="5FAAA208" w14:textId="6D46B388" w:rsidR="00CB6771" w:rsidRDefault="00CB6771" w:rsidP="00CB6771">
      <w:pPr>
        <w:ind w:left="1418"/>
        <w:rPr>
          <w:rFonts w:ascii="Times New Roman" w:hAnsi="Times New Roman" w:cs="Times New Roman"/>
          <w:sz w:val="24"/>
          <w:szCs w:val="24"/>
          <w:lang w:val="es-GT"/>
        </w:rPr>
      </w:pPr>
      <w:r w:rsidRPr="00CB6771">
        <w:rPr>
          <w:rFonts w:ascii="Times New Roman" w:hAnsi="Times New Roman" w:cs="Times New Roman"/>
          <w:sz w:val="24"/>
          <w:szCs w:val="24"/>
          <w:lang w:val="es-GT"/>
        </w:rPr>
        <w:t>Es la representación de un elemento del mundo real con sus características (atributos) y sus funcionalidades (métodos)</w:t>
      </w:r>
      <w:r w:rsidR="0011430E">
        <w:rPr>
          <w:rFonts w:ascii="Times New Roman" w:hAnsi="Times New Roman" w:cs="Times New Roman"/>
          <w:sz w:val="24"/>
          <w:szCs w:val="24"/>
          <w:lang w:val="es-GT"/>
        </w:rPr>
        <w:t xml:space="preserve"> que lo distinguen de otro al desempeñar tareas distintas</w:t>
      </w:r>
      <w:r w:rsidR="002A69E6">
        <w:rPr>
          <w:rFonts w:ascii="Times New Roman" w:hAnsi="Times New Roman" w:cs="Times New Roman"/>
          <w:sz w:val="24"/>
          <w:szCs w:val="24"/>
          <w:lang w:val="es-GT"/>
        </w:rPr>
        <w:t>, se genera a partir de una clase</w:t>
      </w:r>
      <w:sdt>
        <w:sdtPr>
          <w:rPr>
            <w:rFonts w:ascii="Times New Roman" w:hAnsi="Times New Roman" w:cs="Times New Roman"/>
            <w:sz w:val="24"/>
            <w:szCs w:val="24"/>
            <w:lang w:val="es-GT"/>
          </w:rPr>
          <w:id w:val="-469835688"/>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72676BCE" w14:textId="77777777" w:rsidR="00881E66" w:rsidRPr="00CB6771" w:rsidRDefault="00881E66" w:rsidP="00CB6771">
      <w:pPr>
        <w:ind w:left="1418"/>
        <w:rPr>
          <w:rFonts w:ascii="Times New Roman" w:hAnsi="Times New Roman" w:cs="Times New Roman"/>
          <w:sz w:val="24"/>
          <w:szCs w:val="24"/>
          <w:lang w:val="es-GT"/>
        </w:rPr>
      </w:pPr>
    </w:p>
    <w:p w14:paraId="2EE14179" w14:textId="1E66B65D" w:rsidR="00454CB5" w:rsidRDefault="00CB6771" w:rsidP="00CB6771">
      <w:pPr>
        <w:pStyle w:val="Ttulo4"/>
      </w:pPr>
      <w:bookmarkStart w:id="264" w:name="_Toc41638790"/>
      <w:r>
        <w:t>Clase.</w:t>
      </w:r>
      <w:bookmarkEnd w:id="264"/>
    </w:p>
    <w:p w14:paraId="087F37DE" w14:textId="0945013E" w:rsidR="00AB2560" w:rsidRDefault="00CB6771" w:rsidP="00881E66">
      <w:pPr>
        <w:ind w:left="1418"/>
        <w:rPr>
          <w:rFonts w:ascii="Times New Roman" w:hAnsi="Times New Roman" w:cs="Times New Roman"/>
          <w:sz w:val="24"/>
          <w:szCs w:val="24"/>
          <w:lang w:val="es-GT"/>
        </w:rPr>
      </w:pPr>
      <w:r w:rsidRPr="0011430E">
        <w:rPr>
          <w:rFonts w:ascii="Times New Roman" w:hAnsi="Times New Roman" w:cs="Times New Roman"/>
          <w:sz w:val="24"/>
          <w:szCs w:val="24"/>
          <w:lang w:val="es-GT"/>
        </w:rPr>
        <w:t xml:space="preserve">Modelo de información a partir del cual se </w:t>
      </w:r>
      <w:r w:rsidR="0025096A">
        <w:rPr>
          <w:rFonts w:ascii="Times New Roman" w:hAnsi="Times New Roman" w:cs="Times New Roman"/>
          <w:sz w:val="24"/>
          <w:szCs w:val="24"/>
          <w:lang w:val="es-GT"/>
        </w:rPr>
        <w:t>construye</w:t>
      </w:r>
      <w:r w:rsidRPr="0011430E">
        <w:rPr>
          <w:rFonts w:ascii="Times New Roman" w:hAnsi="Times New Roman" w:cs="Times New Roman"/>
          <w:sz w:val="24"/>
          <w:szCs w:val="24"/>
          <w:lang w:val="es-GT"/>
        </w:rPr>
        <w:t xml:space="preserve"> un objeto</w:t>
      </w:r>
      <w:r w:rsidR="0011430E" w:rsidRPr="0011430E">
        <w:rPr>
          <w:rFonts w:ascii="Times New Roman" w:hAnsi="Times New Roman" w:cs="Times New Roman"/>
          <w:sz w:val="24"/>
          <w:szCs w:val="24"/>
          <w:lang w:val="es-GT"/>
        </w:rPr>
        <w:t>; representa parte esencial en un sistema</w:t>
      </w:r>
      <w:r w:rsidR="0011430E">
        <w:rPr>
          <w:rFonts w:ascii="Times New Roman" w:hAnsi="Times New Roman" w:cs="Times New Roman"/>
          <w:sz w:val="24"/>
          <w:szCs w:val="24"/>
          <w:lang w:val="es-GT"/>
        </w:rPr>
        <w:t xml:space="preserve"> con el paradigma en </w:t>
      </w:r>
      <w:r w:rsidR="002A69E6">
        <w:rPr>
          <w:rFonts w:ascii="Times New Roman" w:hAnsi="Times New Roman" w:cs="Times New Roman"/>
          <w:sz w:val="24"/>
          <w:szCs w:val="24"/>
          <w:lang w:val="es-GT"/>
        </w:rPr>
        <w:t>mención,</w:t>
      </w:r>
      <w:r w:rsidR="0011430E">
        <w:rPr>
          <w:rFonts w:ascii="Times New Roman" w:hAnsi="Times New Roman" w:cs="Times New Roman"/>
          <w:sz w:val="24"/>
          <w:szCs w:val="24"/>
          <w:lang w:val="es-GT"/>
        </w:rPr>
        <w:t xml:space="preserve"> al permitir definir en su estructura elementos que comparten en común varios </w:t>
      </w:r>
      <w:r w:rsidR="001B6844">
        <w:rPr>
          <w:rFonts w:ascii="Times New Roman" w:hAnsi="Times New Roman" w:cs="Times New Roman"/>
          <w:sz w:val="24"/>
          <w:szCs w:val="24"/>
          <w:lang w:val="es-GT"/>
        </w:rPr>
        <w:lastRenderedPageBreak/>
        <w:t>elementos</w:t>
      </w:r>
      <w:r w:rsidR="0011430E">
        <w:rPr>
          <w:rFonts w:ascii="Times New Roman" w:hAnsi="Times New Roman" w:cs="Times New Roman"/>
          <w:sz w:val="24"/>
          <w:szCs w:val="24"/>
          <w:lang w:val="es-GT"/>
        </w:rPr>
        <w:t xml:space="preserve"> en </w:t>
      </w:r>
      <w:r w:rsidR="002A69E6">
        <w:rPr>
          <w:rFonts w:ascii="Times New Roman" w:hAnsi="Times New Roman" w:cs="Times New Roman"/>
          <w:sz w:val="24"/>
          <w:szCs w:val="24"/>
          <w:lang w:val="es-GT"/>
        </w:rPr>
        <w:t>cuanto a</w:t>
      </w:r>
      <w:r w:rsidR="0011430E">
        <w:rPr>
          <w:rFonts w:ascii="Times New Roman" w:hAnsi="Times New Roman" w:cs="Times New Roman"/>
          <w:sz w:val="24"/>
          <w:szCs w:val="24"/>
          <w:lang w:val="es-GT"/>
        </w:rPr>
        <w:t xml:space="preserve"> su operatividad y características, mas no en su finalidad de uso</w:t>
      </w:r>
      <w:sdt>
        <w:sdtPr>
          <w:rPr>
            <w:rFonts w:ascii="Times New Roman" w:hAnsi="Times New Roman" w:cs="Times New Roman"/>
            <w:sz w:val="24"/>
            <w:szCs w:val="24"/>
            <w:lang w:val="es-GT"/>
          </w:rPr>
          <w:id w:val="2123484927"/>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36698F75" w14:textId="6BFB5045" w:rsidR="0011430E" w:rsidRDefault="00EA24FB" w:rsidP="0011430E">
      <w:pPr>
        <w:pStyle w:val="Ttulo4"/>
      </w:pPr>
      <w:bookmarkStart w:id="265" w:name="_Toc41638791"/>
      <w:commentRangeStart w:id="266"/>
      <w:r>
        <w:t>Encapsulamiento y ocultamiento</w:t>
      </w:r>
      <w:r w:rsidR="00DE2B40">
        <w:t>.</w:t>
      </w:r>
      <w:bookmarkEnd w:id="265"/>
    </w:p>
    <w:p w14:paraId="27D5C0BB" w14:textId="0C1454FD" w:rsidR="00EA24FB" w:rsidRDefault="00DE2B40" w:rsidP="00DE2B40">
      <w:pPr>
        <w:pStyle w:val="Ttulo5"/>
      </w:pPr>
      <w:bookmarkStart w:id="267" w:name="_Toc41638792"/>
      <w:r>
        <w:t>Encapsulamiento</w:t>
      </w:r>
      <w:commentRangeEnd w:id="266"/>
      <w:r w:rsidR="008C3036">
        <w:rPr>
          <w:rStyle w:val="Refdecomentario"/>
          <w:rFonts w:asciiTheme="minorHAnsi" w:hAnsiTheme="minorHAnsi" w:cstheme="minorBidi"/>
          <w:i w:val="0"/>
          <w:iCs w:val="0"/>
          <w:lang w:val="es-ES"/>
        </w:rPr>
        <w:commentReference w:id="266"/>
      </w:r>
      <w:r>
        <w:t>.</w:t>
      </w:r>
      <w:bookmarkEnd w:id="267"/>
    </w:p>
    <w:p w14:paraId="030D169A" w14:textId="04E55F39" w:rsidR="00DE2B40" w:rsidRPr="00DE2B40" w:rsidRDefault="00DE2B40" w:rsidP="00AF64DD">
      <w:pPr>
        <w:ind w:left="2835"/>
        <w:rPr>
          <w:rFonts w:ascii="Times New Roman" w:hAnsi="Times New Roman" w:cs="Times New Roman"/>
          <w:sz w:val="24"/>
          <w:szCs w:val="24"/>
          <w:lang w:val="es-GT"/>
        </w:rPr>
      </w:pPr>
      <w:r w:rsidRPr="00DE2B40">
        <w:rPr>
          <w:rFonts w:ascii="Times New Roman" w:hAnsi="Times New Roman" w:cs="Times New Roman"/>
          <w:sz w:val="24"/>
          <w:szCs w:val="24"/>
          <w:lang w:val="es-GT"/>
        </w:rPr>
        <w:t xml:space="preserve">En términos de abstracción, significa unificar en una estructura todos los elementos que pertenecen a una misma identidad bajo un denominador común y ocultar pormenores de esta operación al usuario final del objeto. </w:t>
      </w:r>
      <w:sdt>
        <w:sdtPr>
          <w:rPr>
            <w:rFonts w:ascii="Times New Roman" w:hAnsi="Times New Roman" w:cs="Times New Roman"/>
            <w:sz w:val="24"/>
            <w:szCs w:val="24"/>
            <w:lang w:val="es-GT"/>
          </w:rPr>
          <w:id w:val="105009543"/>
          <w:citation/>
        </w:sdtPr>
        <w:sdtContent>
          <w:r w:rsidRPr="00DE2B40">
            <w:rPr>
              <w:rFonts w:ascii="Times New Roman" w:hAnsi="Times New Roman" w:cs="Times New Roman"/>
              <w:sz w:val="24"/>
              <w:szCs w:val="24"/>
              <w:lang w:val="es-GT"/>
            </w:rPr>
            <w:fldChar w:fldCharType="begin"/>
          </w:r>
          <w:r w:rsidRPr="00DE2B40">
            <w:rPr>
              <w:rFonts w:ascii="Times New Roman" w:hAnsi="Times New Roman" w:cs="Times New Roman"/>
              <w:sz w:val="24"/>
              <w:szCs w:val="24"/>
              <w:lang w:val="es-GT"/>
            </w:rPr>
            <w:instrText xml:space="preserve"> CITATION Agu11 \l 4106 </w:instrText>
          </w:r>
          <w:r w:rsidRPr="00DE2B4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(Aguilar &amp; Martínez, 2011)</w:t>
          </w:r>
          <w:r w:rsidRPr="00DE2B40">
            <w:rPr>
              <w:rFonts w:ascii="Times New Roman" w:hAnsi="Times New Roman" w:cs="Times New Roman"/>
              <w:sz w:val="24"/>
              <w:szCs w:val="24"/>
              <w:lang w:val="es-GT"/>
            </w:rPr>
            <w:fldChar w:fldCharType="end"/>
          </w:r>
        </w:sdtContent>
      </w:sdt>
      <w:r w:rsidRPr="00DE2B40">
        <w:rPr>
          <w:rFonts w:ascii="Times New Roman" w:hAnsi="Times New Roman" w:cs="Times New Roman"/>
          <w:sz w:val="24"/>
          <w:szCs w:val="24"/>
          <w:lang w:val="es-GT"/>
        </w:rPr>
        <w:t>.</w:t>
      </w:r>
    </w:p>
    <w:p w14:paraId="2FAD9BAE" w14:textId="14AAA9DB" w:rsidR="00D82876" w:rsidRDefault="00EC4FF7" w:rsidP="00EC4FF7">
      <w:pPr>
        <w:pStyle w:val="Ttulo5"/>
      </w:pPr>
      <w:bookmarkStart w:id="268" w:name="_Toc41638793"/>
      <w:r>
        <w:t>Ocultamiento.</w:t>
      </w:r>
      <w:bookmarkEnd w:id="268"/>
    </w:p>
    <w:p w14:paraId="7242F6C5" w14:textId="56D6BDA4" w:rsidR="00EC4FF7" w:rsidRDefault="00EC4FF7" w:rsidP="00AF64DD">
      <w:pPr>
        <w:ind w:left="2835"/>
        <w:rPr>
          <w:rFonts w:ascii="Times New Roman" w:hAnsi="Times New Roman" w:cs="Times New Roman"/>
          <w:sz w:val="24"/>
          <w:szCs w:val="24"/>
          <w:lang w:val="es-GT"/>
        </w:rPr>
      </w:pPr>
      <w:r w:rsidRPr="00EC4FF7">
        <w:rPr>
          <w:rFonts w:ascii="Times New Roman" w:hAnsi="Times New Roman" w:cs="Times New Roman"/>
          <w:sz w:val="24"/>
          <w:szCs w:val="24"/>
          <w:lang w:val="es-GT"/>
        </w:rPr>
        <w:t>Propiedad del encapsulamiento que garantiza la independencia de objetos en su funcionamiento, al aislar y tratar sus operaciones de forma individual</w:t>
      </w:r>
      <w:r>
        <w:rPr>
          <w:rFonts w:ascii="Times New Roman" w:hAnsi="Times New Roman" w:cs="Times New Roman"/>
          <w:sz w:val="24"/>
          <w:szCs w:val="24"/>
          <w:lang w:val="es-GT"/>
        </w:rPr>
        <w:t xml:space="preserve"> y delimitar el acceso a los mismos según el nivel de privacidad </w:t>
      </w:r>
      <w:r w:rsidR="00F75BE5">
        <w:rPr>
          <w:rFonts w:ascii="Times New Roman" w:hAnsi="Times New Roman" w:cs="Times New Roman"/>
          <w:sz w:val="24"/>
          <w:szCs w:val="24"/>
          <w:lang w:val="es-GT"/>
        </w:rPr>
        <w:t>a establecer</w:t>
      </w:r>
      <w:r w:rsidRPr="00EC4FF7">
        <w:rPr>
          <w:rFonts w:ascii="Times New Roman" w:hAnsi="Times New Roman" w:cs="Times New Roman"/>
          <w:sz w:val="24"/>
          <w:szCs w:val="24"/>
          <w:lang w:val="es-GT"/>
        </w:rPr>
        <w:t>.</w:t>
      </w:r>
      <w:r w:rsidR="00F75BE5">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97098145"/>
          <w:citation/>
        </w:sdtPr>
        <w:sdtContent>
          <w:r w:rsidR="00F75BE5" w:rsidRPr="00DE2B40">
            <w:rPr>
              <w:rFonts w:ascii="Times New Roman" w:hAnsi="Times New Roman" w:cs="Times New Roman"/>
              <w:sz w:val="24"/>
              <w:szCs w:val="24"/>
              <w:lang w:val="es-GT"/>
            </w:rPr>
            <w:fldChar w:fldCharType="begin"/>
          </w:r>
          <w:r w:rsidR="00F75BE5" w:rsidRPr="00DE2B40">
            <w:rPr>
              <w:rFonts w:ascii="Times New Roman" w:hAnsi="Times New Roman" w:cs="Times New Roman"/>
              <w:sz w:val="24"/>
              <w:szCs w:val="24"/>
              <w:lang w:val="es-GT"/>
            </w:rPr>
            <w:instrText xml:space="preserve"> CITATION Agu11 \l 4106 </w:instrText>
          </w:r>
          <w:r w:rsidR="00F75BE5" w:rsidRPr="00DE2B4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(Aguilar &amp; Martínez, 2011)</w:t>
          </w:r>
          <w:r w:rsidR="00F75BE5" w:rsidRPr="00DE2B40">
            <w:rPr>
              <w:rFonts w:ascii="Times New Roman" w:hAnsi="Times New Roman" w:cs="Times New Roman"/>
              <w:sz w:val="24"/>
              <w:szCs w:val="24"/>
              <w:lang w:val="es-GT"/>
            </w:rPr>
            <w:fldChar w:fldCharType="end"/>
          </w:r>
        </w:sdtContent>
      </w:sdt>
      <w:r w:rsidR="00F75BE5">
        <w:rPr>
          <w:rFonts w:ascii="Times New Roman" w:hAnsi="Times New Roman" w:cs="Times New Roman"/>
          <w:sz w:val="24"/>
          <w:szCs w:val="24"/>
          <w:lang w:val="es-GT"/>
        </w:rPr>
        <w:t>.</w:t>
      </w:r>
    </w:p>
    <w:p w14:paraId="67B299C6" w14:textId="51CA79BB" w:rsidR="00881E66" w:rsidRDefault="00881E66" w:rsidP="00AF64DD">
      <w:pPr>
        <w:ind w:left="2835"/>
        <w:rPr>
          <w:rFonts w:ascii="Times New Roman" w:hAnsi="Times New Roman" w:cs="Times New Roman"/>
          <w:sz w:val="24"/>
          <w:szCs w:val="24"/>
          <w:lang w:val="es-GT"/>
        </w:rPr>
      </w:pPr>
    </w:p>
    <w:p w14:paraId="5FACEE3D" w14:textId="77777777" w:rsidR="00881E66" w:rsidRDefault="00881E66" w:rsidP="00AF64DD">
      <w:pPr>
        <w:ind w:left="2835"/>
        <w:rPr>
          <w:rFonts w:ascii="Times New Roman" w:hAnsi="Times New Roman" w:cs="Times New Roman"/>
          <w:sz w:val="24"/>
          <w:szCs w:val="24"/>
          <w:lang w:val="es-GT"/>
        </w:rPr>
      </w:pPr>
    </w:p>
    <w:p w14:paraId="0E4A4647" w14:textId="36D08444" w:rsidR="00F75BE5" w:rsidRDefault="00CD02B1" w:rsidP="00CD02B1">
      <w:pPr>
        <w:pStyle w:val="Ttulo4"/>
      </w:pPr>
      <w:bookmarkStart w:id="269" w:name="_Toc41638794"/>
      <w:r>
        <w:t>Herencia.</w:t>
      </w:r>
      <w:bookmarkEnd w:id="269"/>
    </w:p>
    <w:p w14:paraId="423A4261" w14:textId="62A8FB14" w:rsidR="00AB2560" w:rsidRDefault="00603987" w:rsidP="00881E66">
      <w:pPr>
        <w:ind w:left="1418"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Característica de la programación orientada a objetos, que permite crear una </w:t>
      </w:r>
      <w:r w:rsidR="00B0370E" w:rsidRPr="00FE3247">
        <w:rPr>
          <w:rFonts w:ascii="Times New Roman" w:hAnsi="Times New Roman" w:cs="Times New Roman"/>
          <w:sz w:val="24"/>
          <w:szCs w:val="24"/>
          <w:lang w:val="es-GT"/>
        </w:rPr>
        <w:t>clase</w:t>
      </w:r>
      <w:r w:rsidR="00FE3247" w:rsidRPr="00FE3247">
        <w:rPr>
          <w:rFonts w:ascii="Times New Roman" w:hAnsi="Times New Roman" w:cs="Times New Roman"/>
          <w:sz w:val="24"/>
          <w:szCs w:val="24"/>
          <w:lang w:val="es-GT"/>
        </w:rPr>
        <w:t xml:space="preserve"> nueva</w:t>
      </w:r>
      <w:r w:rsidR="00B0370E" w:rsidRPr="00FE3247">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a partir de una existente la cuál poseerá todas las </w:t>
      </w:r>
      <w:r w:rsidR="0027542B">
        <w:rPr>
          <w:rFonts w:ascii="Times New Roman" w:hAnsi="Times New Roman" w:cs="Times New Roman"/>
          <w:sz w:val="24"/>
          <w:szCs w:val="24"/>
          <w:lang w:val="es-GT"/>
        </w:rPr>
        <w:lastRenderedPageBreak/>
        <w:t>funcionalidades</w:t>
      </w:r>
      <w:r>
        <w:rPr>
          <w:rFonts w:ascii="Times New Roman" w:hAnsi="Times New Roman" w:cs="Times New Roman"/>
          <w:sz w:val="24"/>
          <w:szCs w:val="24"/>
          <w:lang w:val="es-GT"/>
        </w:rPr>
        <w:t xml:space="preserve"> de la anterior, además de añadir propias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678506229"/>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4E81DBE7" w14:textId="3737B4D2" w:rsidR="0027542B" w:rsidRDefault="0027542B" w:rsidP="0027542B">
      <w:pPr>
        <w:pStyle w:val="Ttulo4"/>
      </w:pPr>
      <w:bookmarkStart w:id="270" w:name="_Toc41638795"/>
      <w:r>
        <w:t>Polimorfismo.</w:t>
      </w:r>
      <w:bookmarkEnd w:id="270"/>
    </w:p>
    <w:p w14:paraId="6836E2B1" w14:textId="29BF9A21" w:rsidR="0067186A" w:rsidRDefault="0027542B" w:rsidP="00AF64DD">
      <w:pPr>
        <w:ind w:left="1418" w:firstLine="850"/>
        <w:rPr>
          <w:rFonts w:ascii="Times New Roman" w:hAnsi="Times New Roman" w:cs="Times New Roman"/>
          <w:sz w:val="24"/>
          <w:szCs w:val="24"/>
          <w:lang w:val="es-GT"/>
        </w:rPr>
      </w:pPr>
      <w:r w:rsidRPr="0027542B">
        <w:rPr>
          <w:rFonts w:ascii="Times New Roman" w:hAnsi="Times New Roman" w:cs="Times New Roman"/>
          <w:sz w:val="24"/>
          <w:szCs w:val="24"/>
          <w:lang w:val="es-GT"/>
        </w:rPr>
        <w:t>Propiedad que permite a un objeto a pesar de tener el mismo nombre en clases distintas, establecer la autonomía e</w:t>
      </w:r>
      <w:r>
        <w:rPr>
          <w:rFonts w:ascii="Times New Roman" w:hAnsi="Times New Roman" w:cs="Times New Roman"/>
          <w:sz w:val="24"/>
          <w:szCs w:val="24"/>
          <w:lang w:val="es-GT"/>
        </w:rPr>
        <w:t>n su</w:t>
      </w:r>
      <w:r w:rsidRPr="0027542B">
        <w:rPr>
          <w:rFonts w:ascii="Times New Roman" w:hAnsi="Times New Roman" w:cs="Times New Roman"/>
          <w:sz w:val="24"/>
          <w:szCs w:val="24"/>
          <w:lang w:val="es-GT"/>
        </w:rPr>
        <w:t xml:space="preserve"> actuar </w:t>
      </w:r>
      <w:r>
        <w:rPr>
          <w:rFonts w:ascii="Times New Roman" w:hAnsi="Times New Roman" w:cs="Times New Roman"/>
          <w:sz w:val="24"/>
          <w:szCs w:val="24"/>
          <w:lang w:val="es-GT"/>
        </w:rPr>
        <w:t xml:space="preserve">al obrar </w:t>
      </w:r>
      <w:r w:rsidRPr="0027542B">
        <w:rPr>
          <w:rFonts w:ascii="Times New Roman" w:hAnsi="Times New Roman" w:cs="Times New Roman"/>
          <w:sz w:val="24"/>
          <w:szCs w:val="24"/>
          <w:lang w:val="es-GT"/>
        </w:rPr>
        <w:t>de forma distinta</w:t>
      </w:r>
      <w:r>
        <w:rPr>
          <w:rFonts w:ascii="Times New Roman" w:hAnsi="Times New Roman" w:cs="Times New Roman"/>
          <w:sz w:val="24"/>
          <w:szCs w:val="24"/>
          <w:lang w:val="es-GT"/>
        </w:rPr>
        <w:t xml:space="preserve"> y suplir diversas necesidades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81731390"/>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6F20A797" w14:textId="65938A8B" w:rsidR="0027542B" w:rsidRDefault="0027542B" w:rsidP="007A7BFC">
      <w:pPr>
        <w:ind w:left="1418"/>
        <w:rPr>
          <w:rFonts w:ascii="Times New Roman" w:hAnsi="Times New Roman" w:cs="Times New Roman"/>
          <w:noProof/>
          <w:sz w:val="24"/>
          <w:szCs w:val="24"/>
          <w:lang w:val="es-GT"/>
        </w:rPr>
      </w:pPr>
      <w:r>
        <w:rPr>
          <w:rFonts w:ascii="Times New Roman" w:hAnsi="Times New Roman" w:cs="Times New Roman"/>
          <w:sz w:val="24"/>
          <w:szCs w:val="24"/>
          <w:lang w:val="es-GT"/>
        </w:rPr>
        <w:t>A causa de</w:t>
      </w:r>
      <w:r w:rsidR="007A7BFC">
        <w:rPr>
          <w:rFonts w:ascii="Times New Roman" w:hAnsi="Times New Roman" w:cs="Times New Roman"/>
          <w:sz w:val="24"/>
          <w:szCs w:val="24"/>
          <w:lang w:val="es-GT"/>
        </w:rPr>
        <w:t xml:space="preserve">l concepto expuesto anteriormente, </w:t>
      </w:r>
      <w:r w:rsidR="007A7BFC" w:rsidRPr="00DE2B40">
        <w:rPr>
          <w:rFonts w:ascii="Times New Roman" w:hAnsi="Times New Roman" w:cs="Times New Roman"/>
          <w:noProof/>
          <w:sz w:val="24"/>
          <w:szCs w:val="24"/>
          <w:lang w:val="es-GT"/>
        </w:rPr>
        <w:t>Aguilar &amp; Martínez</w:t>
      </w:r>
      <w:r w:rsidR="007A7BFC">
        <w:rPr>
          <w:rFonts w:ascii="Times New Roman" w:hAnsi="Times New Roman" w:cs="Times New Roman"/>
          <w:noProof/>
          <w:sz w:val="24"/>
          <w:szCs w:val="24"/>
          <w:lang w:val="es-GT"/>
        </w:rPr>
        <w:t xml:space="preserve"> (</w:t>
      </w:r>
      <w:r w:rsidR="007A7BFC" w:rsidRPr="00DE2B40">
        <w:rPr>
          <w:rFonts w:ascii="Times New Roman" w:hAnsi="Times New Roman" w:cs="Times New Roman"/>
          <w:noProof/>
          <w:sz w:val="24"/>
          <w:szCs w:val="24"/>
          <w:lang w:val="es-GT"/>
        </w:rPr>
        <w:t>2011)</w:t>
      </w:r>
      <w:r w:rsidR="007A7BFC">
        <w:rPr>
          <w:rFonts w:ascii="Times New Roman" w:hAnsi="Times New Roman" w:cs="Times New Roman"/>
          <w:noProof/>
          <w:sz w:val="24"/>
          <w:szCs w:val="24"/>
          <w:lang w:val="es-GT"/>
        </w:rPr>
        <w:t xml:space="preserve">, en su libro Progamación en Java 6. Algoritmos, Programación Orientada a Objetos e Interfaz Gráfica de usuarios, expresan la importancia de este </w:t>
      </w:r>
      <w:r w:rsidR="0067186A">
        <w:rPr>
          <w:rFonts w:ascii="Times New Roman" w:hAnsi="Times New Roman" w:cs="Times New Roman"/>
          <w:noProof/>
          <w:sz w:val="24"/>
          <w:szCs w:val="24"/>
          <w:lang w:val="es-GT"/>
        </w:rPr>
        <w:t>modelo</w:t>
      </w:r>
      <w:r w:rsidR="007A7BFC">
        <w:rPr>
          <w:rFonts w:ascii="Times New Roman" w:hAnsi="Times New Roman" w:cs="Times New Roman"/>
          <w:noProof/>
          <w:sz w:val="24"/>
          <w:szCs w:val="24"/>
          <w:lang w:val="es-GT"/>
        </w:rPr>
        <w:t xml:space="preserve"> en la elaboración de un sistema informático:</w:t>
      </w:r>
    </w:p>
    <w:p w14:paraId="57C3C78B" w14:textId="1469DCCE" w:rsidR="009E474A" w:rsidRDefault="007A7BFC" w:rsidP="009E474A">
      <w:pPr>
        <w:ind w:left="1418"/>
        <w:rPr>
          <w:rFonts w:ascii="Times New Roman" w:hAnsi="Times New Roman" w:cs="Times New Roman"/>
          <w:sz w:val="24"/>
          <w:szCs w:val="24"/>
          <w:lang w:val="es-GT"/>
        </w:rPr>
      </w:pPr>
      <w:r w:rsidRPr="007A7BFC">
        <w:rPr>
          <w:rFonts w:ascii="Times New Roman" w:hAnsi="Times New Roman" w:cs="Times New Roman"/>
          <w:sz w:val="24"/>
          <w:szCs w:val="24"/>
          <w:lang w:val="es-GT"/>
        </w:rPr>
        <w:t>“El polimorfismo es importante en el modelado de sistemas porque el uso de palabras iguales tiene comportamientos distintos, según el problema a resolver; también es importante en el desarrollo de software pues toma ventaja de la propiedad de la herencia”</w:t>
      </w:r>
      <w:sdt>
        <w:sdtPr>
          <w:rPr>
            <w:rFonts w:ascii="Times New Roman" w:hAnsi="Times New Roman" w:cs="Times New Roman"/>
            <w:sz w:val="24"/>
            <w:szCs w:val="24"/>
            <w:lang w:val="es-GT"/>
          </w:rPr>
          <w:id w:val="2141146093"/>
          <w:citation/>
        </w:sdtPr>
        <w:sdtContent>
          <w:r w:rsidRPr="007C5ADE">
            <w:rPr>
              <w:rFonts w:ascii="Times New Roman" w:hAnsi="Times New Roman" w:cs="Times New Roman"/>
              <w:sz w:val="24"/>
              <w:szCs w:val="24"/>
              <w:lang w:val="es-GT"/>
            </w:rPr>
            <w:fldChar w:fldCharType="begin"/>
          </w:r>
          <w:r w:rsidRPr="007C5ADE">
            <w:rPr>
              <w:rFonts w:ascii="Times New Roman" w:hAnsi="Times New Roman" w:cs="Times New Roman"/>
              <w:sz w:val="24"/>
              <w:szCs w:val="24"/>
              <w:lang w:val="es-GT"/>
            </w:rPr>
            <w:instrText xml:space="preserve"> CITATION Agu11 \l 4106 </w:instrText>
          </w:r>
          <w:r w:rsidRPr="007C5ADE">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(Aguilar &amp; Martínez, 2011)</w:t>
          </w:r>
          <w:r w:rsidRPr="007C5ADE">
            <w:rPr>
              <w:rFonts w:ascii="Times New Roman" w:hAnsi="Times New Roman" w:cs="Times New Roman"/>
              <w:sz w:val="24"/>
              <w:szCs w:val="24"/>
              <w:lang w:val="es-GT"/>
            </w:rPr>
            <w:fldChar w:fldCharType="end"/>
          </w:r>
        </w:sdtContent>
      </w:sdt>
      <w:r w:rsidR="009E474A">
        <w:rPr>
          <w:rFonts w:ascii="Times New Roman" w:hAnsi="Times New Roman" w:cs="Times New Roman"/>
          <w:sz w:val="24"/>
          <w:szCs w:val="24"/>
          <w:lang w:val="es-GT"/>
        </w:rPr>
        <w:t>.</w:t>
      </w:r>
    </w:p>
    <w:p w14:paraId="6901FDAE" w14:textId="2AAA757F" w:rsidR="00AB2560" w:rsidRPr="00657E1E" w:rsidRDefault="0067186A" w:rsidP="009E474A">
      <w:pPr>
        <w:tabs>
          <w:tab w:val="left" w:pos="851"/>
        </w:tabs>
        <w:ind w:left="851"/>
        <w:rPr>
          <w:rFonts w:ascii="Times New Roman" w:hAnsi="Times New Roman" w:cs="Times New Roman"/>
          <w:sz w:val="24"/>
          <w:szCs w:val="24"/>
          <w:lang w:val="es-GT"/>
        </w:rPr>
      </w:pPr>
      <w:r>
        <w:rPr>
          <w:rFonts w:ascii="Times New Roman" w:hAnsi="Times New Roman" w:cs="Times New Roman"/>
          <w:sz w:val="24"/>
          <w:szCs w:val="24"/>
          <w:lang w:val="es-GT"/>
        </w:rPr>
        <w:t>Por todo lo anterior, La Programación Orientada a Objetos es muy útil dentro la elaboración de un proyecto de software al permitir a los desarrolladores de esta clase de productos abstraer de mejor forma las características necesarias de una parte específica del aplicativo; asimismo delimitar las tareas que deberá cumplir y, dividir la carga de trabajo en módulos lo cual permitirá una identificación</w:t>
      </w:r>
      <w:r w:rsidR="00C245AE">
        <w:rPr>
          <w:rFonts w:ascii="Times New Roman" w:hAnsi="Times New Roman" w:cs="Times New Roman"/>
          <w:sz w:val="24"/>
          <w:szCs w:val="24"/>
          <w:lang w:val="es-GT"/>
        </w:rPr>
        <w:t xml:space="preserve"> concreta</w:t>
      </w:r>
      <w:r>
        <w:rPr>
          <w:rFonts w:ascii="Times New Roman" w:hAnsi="Times New Roman" w:cs="Times New Roman"/>
          <w:sz w:val="24"/>
          <w:szCs w:val="24"/>
          <w:lang w:val="es-GT"/>
        </w:rPr>
        <w:t xml:space="preserve"> de la interacción entre componentes que integrarán la aplicación</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08092280"/>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7AE92536" w14:textId="4320CDFE" w:rsidR="007A7BFC" w:rsidRDefault="00CE1490" w:rsidP="00E01794">
      <w:pPr>
        <w:pStyle w:val="Ttulo3"/>
      </w:pPr>
      <w:bookmarkStart w:id="271" w:name="_Toc41638796"/>
      <w:r>
        <w:t>Aplicación web</w:t>
      </w:r>
      <w:bookmarkEnd w:id="271"/>
    </w:p>
    <w:p w14:paraId="5EFE74CD" w14:textId="6D38B1F9" w:rsidR="00C95A3B" w:rsidRDefault="00C245AE" w:rsidP="00657E1E">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Es un tipo especial de aplicación cliente/servidor, donde tanto el cliente (el navegador, explorador o visualizador) como el servidor (servidor web) y el protocolo mediante el que se comunican (HTTP) están estandarizados y no han de ser creados por el programador de aplicaciones. (Mora, 2002, p.</w:t>
      </w:r>
      <w:r w:rsidR="00D8614F">
        <w:rPr>
          <w:rFonts w:ascii="Times New Roman" w:hAnsi="Times New Roman" w:cs="Times New Roman"/>
          <w:sz w:val="24"/>
          <w:szCs w:val="24"/>
          <w:lang w:val="es-GT"/>
        </w:rPr>
        <w:t>41).</w:t>
      </w:r>
    </w:p>
    <w:p w14:paraId="33109C76" w14:textId="55C1F724" w:rsidR="009E474A" w:rsidRDefault="009E474A" w:rsidP="00604A51">
      <w:pPr>
        <w:ind w:left="1981" w:firstLine="143"/>
        <w:rPr>
          <w:rFonts w:ascii="Times New Roman" w:hAnsi="Times New Roman" w:cs="Times New Roman"/>
          <w:sz w:val="24"/>
          <w:szCs w:val="24"/>
          <w:lang w:val="es-GT"/>
        </w:rPr>
      </w:pPr>
      <w:r>
        <w:rPr>
          <w:noProof/>
          <w:lang w:val="es-GT" w:eastAsia="es-GT"/>
        </w:rPr>
        <w:drawing>
          <wp:inline distT="0" distB="0" distL="0" distR="0" wp14:anchorId="7EC71696" wp14:editId="1FB635E3">
            <wp:extent cx="3902089" cy="2478855"/>
            <wp:effectExtent l="0" t="0" r="317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1096" cy="2605277"/>
                    </a:xfrm>
                    <a:prstGeom prst="rect">
                      <a:avLst/>
                    </a:prstGeom>
                  </pic:spPr>
                </pic:pic>
              </a:graphicData>
            </a:graphic>
          </wp:inline>
        </w:drawing>
      </w:r>
    </w:p>
    <w:p w14:paraId="10C83434" w14:textId="549503FF" w:rsidR="00604A51" w:rsidRPr="00604A51" w:rsidRDefault="009E474A" w:rsidP="00604A51">
      <w:pPr>
        <w:ind w:left="851"/>
        <w:rPr>
          <w:rFonts w:ascii="Times New Roman" w:hAnsi="Times New Roman" w:cs="Times New Roman"/>
          <w:sz w:val="20"/>
          <w:szCs w:val="20"/>
          <w:lang w:val="es-GT"/>
        </w:rPr>
      </w:pPr>
      <w:r w:rsidRPr="00604A51">
        <w:rPr>
          <w:rFonts w:ascii="Times New Roman" w:hAnsi="Times New Roman" w:cs="Times New Roman"/>
          <w:sz w:val="20"/>
          <w:szCs w:val="20"/>
          <w:lang w:val="es-GT"/>
        </w:rPr>
        <w:t xml:space="preserve">Figura </w:t>
      </w:r>
      <w:proofErr w:type="spellStart"/>
      <w:r w:rsidRPr="00604A51">
        <w:rPr>
          <w:rFonts w:ascii="Times New Roman" w:hAnsi="Times New Roman" w:cs="Times New Roman"/>
          <w:sz w:val="20"/>
          <w:szCs w:val="20"/>
          <w:lang w:val="es-GT"/>
        </w:rPr>
        <w:t>xxxx</w:t>
      </w:r>
      <w:proofErr w:type="spellEnd"/>
      <w:r w:rsidRPr="00604A51">
        <w:rPr>
          <w:rFonts w:ascii="Times New Roman" w:hAnsi="Times New Roman" w:cs="Times New Roman"/>
          <w:sz w:val="20"/>
          <w:szCs w:val="20"/>
          <w:lang w:val="es-GT"/>
        </w:rPr>
        <w:t xml:space="preserve">. </w:t>
      </w:r>
      <w:proofErr w:type="spellStart"/>
      <w:r w:rsidR="00604A51" w:rsidRPr="00604A51">
        <w:rPr>
          <w:rFonts w:ascii="Times New Roman" w:hAnsi="Times New Roman" w:cs="Times New Roman"/>
          <w:sz w:val="20"/>
          <w:szCs w:val="20"/>
          <w:lang w:val="es-GT"/>
        </w:rPr>
        <w:t>Reprentación</w:t>
      </w:r>
      <w:proofErr w:type="spellEnd"/>
      <w:r w:rsidR="00604A51" w:rsidRPr="00604A51">
        <w:rPr>
          <w:rFonts w:ascii="Times New Roman" w:hAnsi="Times New Roman" w:cs="Times New Roman"/>
          <w:sz w:val="20"/>
          <w:szCs w:val="20"/>
          <w:lang w:val="es-GT"/>
        </w:rPr>
        <w:t xml:space="preserve"> de la utilización de una aplicación web.</w:t>
      </w:r>
      <w:sdt>
        <w:sdtPr>
          <w:rPr>
            <w:rFonts w:ascii="Times New Roman" w:hAnsi="Times New Roman" w:cs="Times New Roman"/>
            <w:sz w:val="20"/>
            <w:szCs w:val="20"/>
            <w:lang w:val="es-GT"/>
          </w:rPr>
          <w:id w:val="-782266034"/>
          <w:citation/>
        </w:sdtPr>
        <w:sdtContent>
          <w:r w:rsidR="00604A51">
            <w:rPr>
              <w:rFonts w:ascii="Times New Roman" w:hAnsi="Times New Roman" w:cs="Times New Roman"/>
              <w:sz w:val="20"/>
              <w:szCs w:val="20"/>
              <w:lang w:val="es-GT"/>
            </w:rPr>
            <w:fldChar w:fldCharType="begin"/>
          </w:r>
          <w:r w:rsidR="00604A51">
            <w:rPr>
              <w:rFonts w:ascii="Times New Roman" w:hAnsi="Times New Roman" w:cs="Times New Roman"/>
              <w:sz w:val="20"/>
              <w:szCs w:val="20"/>
              <w:lang w:val="es-GT"/>
            </w:rPr>
            <w:instrText xml:space="preserve"> CITATION itrsf \l 4106 </w:instrText>
          </w:r>
          <w:r w:rsidR="00604A51">
            <w:rPr>
              <w:rFonts w:ascii="Times New Roman" w:hAnsi="Times New Roman" w:cs="Times New Roman"/>
              <w:sz w:val="20"/>
              <w:szCs w:val="20"/>
              <w:lang w:val="es-GT"/>
            </w:rPr>
            <w:fldChar w:fldCharType="separate"/>
          </w:r>
          <w:r w:rsidR="00E04C64">
            <w:rPr>
              <w:rFonts w:ascii="Times New Roman" w:hAnsi="Times New Roman" w:cs="Times New Roman"/>
              <w:noProof/>
              <w:sz w:val="20"/>
              <w:szCs w:val="20"/>
              <w:lang w:val="es-GT"/>
            </w:rPr>
            <w:t xml:space="preserve"> </w:t>
          </w:r>
          <w:r w:rsidR="00E04C64" w:rsidRPr="00E04C64">
            <w:rPr>
              <w:rFonts w:ascii="Times New Roman" w:hAnsi="Times New Roman" w:cs="Times New Roman"/>
              <w:noProof/>
              <w:sz w:val="20"/>
              <w:szCs w:val="20"/>
              <w:lang w:val="es-GT"/>
            </w:rPr>
            <w:t>(itrionet, s.f.)</w:t>
          </w:r>
          <w:r w:rsidR="00604A51">
            <w:rPr>
              <w:rFonts w:ascii="Times New Roman" w:hAnsi="Times New Roman" w:cs="Times New Roman"/>
              <w:sz w:val="20"/>
              <w:szCs w:val="20"/>
              <w:lang w:val="es-GT"/>
            </w:rPr>
            <w:fldChar w:fldCharType="end"/>
          </w:r>
        </w:sdtContent>
      </w:sdt>
    </w:p>
    <w:p w14:paraId="351CA1B1" w14:textId="4D3B412C" w:rsidR="00D8614F" w:rsidRDefault="00C86D7D" w:rsidP="00D8614F">
      <w:pPr>
        <w:ind w:left="851"/>
        <w:rPr>
          <w:rFonts w:ascii="Times New Roman" w:hAnsi="Times New Roman" w:cs="Times New Roman"/>
          <w:sz w:val="24"/>
          <w:szCs w:val="24"/>
          <w:lang w:val="es-GT"/>
        </w:rPr>
      </w:pPr>
      <w:r w:rsidRPr="00C86D7D">
        <w:rPr>
          <w:rFonts w:ascii="Times New Roman" w:hAnsi="Times New Roman" w:cs="Times New Roman"/>
          <w:sz w:val="24"/>
          <w:szCs w:val="24"/>
          <w:lang w:val="es-GT"/>
        </w:rPr>
        <w:t xml:space="preserve">La importancia de este elemento </w:t>
      </w:r>
      <w:r w:rsidR="00BC2C94">
        <w:rPr>
          <w:rFonts w:ascii="Times New Roman" w:hAnsi="Times New Roman" w:cs="Times New Roman"/>
          <w:sz w:val="24"/>
          <w:szCs w:val="24"/>
          <w:lang w:val="es-GT"/>
        </w:rPr>
        <w:t xml:space="preserve">al  de ofrecer una solución tecnológica de esta clase </w:t>
      </w:r>
      <w:r>
        <w:rPr>
          <w:rFonts w:ascii="Times New Roman" w:hAnsi="Times New Roman" w:cs="Times New Roman"/>
          <w:sz w:val="24"/>
          <w:szCs w:val="24"/>
          <w:lang w:val="es-GT"/>
        </w:rPr>
        <w:t xml:space="preserve">radica en </w:t>
      </w:r>
      <w:r w:rsidR="00BC2C94">
        <w:rPr>
          <w:rFonts w:ascii="Times New Roman" w:hAnsi="Times New Roman" w:cs="Times New Roman"/>
          <w:sz w:val="24"/>
          <w:szCs w:val="24"/>
          <w:lang w:val="es-GT"/>
        </w:rPr>
        <w:t>otorgar</w:t>
      </w:r>
      <w:r>
        <w:rPr>
          <w:rFonts w:ascii="Times New Roman" w:hAnsi="Times New Roman" w:cs="Times New Roman"/>
          <w:sz w:val="24"/>
          <w:szCs w:val="24"/>
          <w:lang w:val="es-GT"/>
        </w:rPr>
        <w:t xml:space="preserve"> al usuario final una </w:t>
      </w:r>
      <w:r w:rsidR="00C95A3B">
        <w:rPr>
          <w:rFonts w:ascii="Times New Roman" w:hAnsi="Times New Roman" w:cs="Times New Roman"/>
          <w:sz w:val="24"/>
          <w:szCs w:val="24"/>
          <w:lang w:val="es-GT"/>
        </w:rPr>
        <w:t>aplicación</w:t>
      </w:r>
      <w:r>
        <w:rPr>
          <w:rFonts w:ascii="Times New Roman" w:hAnsi="Times New Roman" w:cs="Times New Roman"/>
          <w:sz w:val="24"/>
          <w:szCs w:val="24"/>
          <w:lang w:val="es-GT"/>
        </w:rPr>
        <w:t xml:space="preserve"> multiplataforma (no importa el sistema operativo que utilice</w:t>
      </w:r>
      <w:r w:rsidR="00BC2C94">
        <w:rPr>
          <w:rFonts w:ascii="Times New Roman" w:hAnsi="Times New Roman" w:cs="Times New Roman"/>
          <w:sz w:val="24"/>
          <w:szCs w:val="24"/>
          <w:lang w:val="es-GT"/>
        </w:rPr>
        <w:t xml:space="preserve"> en su computadora</w:t>
      </w:r>
      <w:r>
        <w:rPr>
          <w:rFonts w:ascii="Times New Roman" w:hAnsi="Times New Roman" w:cs="Times New Roman"/>
          <w:sz w:val="24"/>
          <w:szCs w:val="24"/>
          <w:lang w:val="es-GT"/>
        </w:rPr>
        <w:t xml:space="preserve">), pues para su funcionamiento este se apoyará únicamente de un navegador web para </w:t>
      </w:r>
      <w:r w:rsidR="00C95A3B">
        <w:rPr>
          <w:rFonts w:ascii="Times New Roman" w:hAnsi="Times New Roman" w:cs="Times New Roman"/>
          <w:sz w:val="24"/>
          <w:szCs w:val="24"/>
          <w:lang w:val="es-GT"/>
        </w:rPr>
        <w:t>elaborar</w:t>
      </w:r>
      <w:r>
        <w:rPr>
          <w:rFonts w:ascii="Times New Roman" w:hAnsi="Times New Roman" w:cs="Times New Roman"/>
          <w:sz w:val="24"/>
          <w:szCs w:val="24"/>
          <w:lang w:val="es-GT"/>
        </w:rPr>
        <w:t xml:space="preserve"> sus tareas; en tanto la carga de trabajo se realizará en el servidor web al ser el responsable de contener la definición del aplicativo</w:t>
      </w:r>
      <w:r w:rsidR="00C95A3B">
        <w:rPr>
          <w:rFonts w:ascii="Times New Roman" w:hAnsi="Times New Roman" w:cs="Times New Roman"/>
          <w:sz w:val="24"/>
          <w:szCs w:val="24"/>
          <w:lang w:val="es-GT"/>
        </w:rPr>
        <w:t>, por ende se encarga de responder a las peticiones que realiza el cliente y dar respuesta a las mismas;  esto conlleva</w:t>
      </w:r>
      <w:r w:rsidR="00FE0733">
        <w:rPr>
          <w:rFonts w:ascii="Times New Roman" w:hAnsi="Times New Roman" w:cs="Times New Roman"/>
          <w:sz w:val="24"/>
          <w:szCs w:val="24"/>
          <w:lang w:val="es-GT"/>
        </w:rPr>
        <w:t xml:space="preserve"> asimismo el</w:t>
      </w:r>
      <w:r w:rsidR="00C95A3B">
        <w:rPr>
          <w:rFonts w:ascii="Times New Roman" w:hAnsi="Times New Roman" w:cs="Times New Roman"/>
          <w:sz w:val="24"/>
          <w:szCs w:val="24"/>
          <w:lang w:val="es-GT"/>
        </w:rPr>
        <w:t xml:space="preserve"> gestionar</w:t>
      </w:r>
      <w:r>
        <w:rPr>
          <w:rFonts w:ascii="Times New Roman" w:hAnsi="Times New Roman" w:cs="Times New Roman"/>
          <w:sz w:val="24"/>
          <w:szCs w:val="24"/>
          <w:lang w:val="es-GT"/>
        </w:rPr>
        <w:t xml:space="preserve"> la persistencia de la información</w:t>
      </w:r>
      <w:r w:rsidR="00C95A3B">
        <w:rPr>
          <w:rFonts w:ascii="Times New Roman" w:hAnsi="Times New Roman" w:cs="Times New Roman"/>
          <w:sz w:val="24"/>
          <w:szCs w:val="24"/>
          <w:lang w:val="es-GT"/>
        </w:rPr>
        <w:t xml:space="preserve"> a través de una base de datos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894706181"/>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Mor02 \l 4106 </w:instrText>
          </w:r>
          <w:r w:rsidR="00AB256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(Mora, 2002)</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101AE0E" w14:textId="78A724A9" w:rsidR="00FE0733" w:rsidRDefault="007360A4" w:rsidP="0015380E">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Relativo al tema, es necesario conocer las ventajas </w:t>
      </w:r>
      <w:r w:rsidR="00FE0733">
        <w:rPr>
          <w:rFonts w:ascii="Times New Roman" w:hAnsi="Times New Roman" w:cs="Times New Roman"/>
          <w:sz w:val="24"/>
          <w:szCs w:val="24"/>
          <w:lang w:val="es-GT"/>
        </w:rPr>
        <w:t>que ofrece</w:t>
      </w:r>
      <w:r w:rsidR="00FE7098">
        <w:rPr>
          <w:rFonts w:ascii="Times New Roman" w:hAnsi="Times New Roman" w:cs="Times New Roman"/>
          <w:sz w:val="24"/>
          <w:szCs w:val="24"/>
          <w:lang w:val="es-GT"/>
        </w:rPr>
        <w:t>.</w:t>
      </w:r>
      <w:r w:rsidR="0015380E">
        <w:rPr>
          <w:rFonts w:ascii="Times New Roman" w:hAnsi="Times New Roman" w:cs="Times New Roman"/>
          <w:sz w:val="24"/>
          <w:szCs w:val="24"/>
          <w:lang w:val="es-GT"/>
        </w:rPr>
        <w:t xml:space="preserve"> </w:t>
      </w:r>
      <w:r w:rsidR="0068247B">
        <w:rPr>
          <w:rFonts w:ascii="Times New Roman" w:hAnsi="Times New Roman" w:cs="Times New Roman"/>
          <w:sz w:val="24"/>
          <w:szCs w:val="24"/>
          <w:lang w:val="es-GT"/>
        </w:rPr>
        <w:t>L</w:t>
      </w:r>
      <w:r w:rsidR="00FE0733">
        <w:rPr>
          <w:rFonts w:ascii="Times New Roman" w:hAnsi="Times New Roman" w:cs="Times New Roman"/>
          <w:sz w:val="24"/>
          <w:szCs w:val="24"/>
          <w:lang w:val="es-GT"/>
        </w:rPr>
        <w:t>a Universidad de Valencia (2020) expresa las siguientes:</w:t>
      </w:r>
    </w:p>
    <w:p w14:paraId="0D4278CA" w14:textId="5AB2AC3E" w:rsidR="0015380E" w:rsidRDefault="0015380E" w:rsidP="0015380E">
      <w:pPr>
        <w:pStyle w:val="Prrafodelista"/>
        <w:numPr>
          <w:ilvl w:val="0"/>
          <w:numId w:val="34"/>
        </w:numPr>
        <w:ind w:left="2552"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Disponibilidad: </w:t>
      </w:r>
      <w:r w:rsidR="00394A14">
        <w:rPr>
          <w:rFonts w:ascii="Times New Roman" w:hAnsi="Times New Roman" w:cs="Times New Roman"/>
          <w:sz w:val="24"/>
          <w:szCs w:val="24"/>
          <w:lang w:val="es-GT"/>
        </w:rPr>
        <w:t>De parte</w:t>
      </w:r>
      <w:r>
        <w:rPr>
          <w:rFonts w:ascii="Times New Roman" w:hAnsi="Times New Roman" w:cs="Times New Roman"/>
          <w:sz w:val="24"/>
          <w:szCs w:val="24"/>
          <w:lang w:val="es-GT"/>
        </w:rPr>
        <w:t xml:space="preserve"> del cliente al necesitar únicamente de un navegador web para operar.</w:t>
      </w:r>
    </w:p>
    <w:p w14:paraId="1A044D55" w14:textId="2BBEAE04" w:rsidR="000904FB" w:rsidRDefault="0015380E" w:rsidP="0015380E">
      <w:pPr>
        <w:pStyle w:val="Prrafodelista"/>
        <w:numPr>
          <w:ilvl w:val="0"/>
          <w:numId w:val="34"/>
        </w:numPr>
        <w:ind w:left="2552"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Compatibilidad: Al hacer uso de un </w:t>
      </w:r>
      <w:r w:rsidR="000904FB">
        <w:rPr>
          <w:rFonts w:ascii="Times New Roman" w:hAnsi="Times New Roman" w:cs="Times New Roman"/>
          <w:sz w:val="24"/>
          <w:szCs w:val="24"/>
          <w:lang w:val="es-GT"/>
        </w:rPr>
        <w:t xml:space="preserve">browser no es necesario </w:t>
      </w:r>
      <w:r w:rsidR="00394A14">
        <w:rPr>
          <w:rFonts w:ascii="Times New Roman" w:hAnsi="Times New Roman" w:cs="Times New Roman"/>
          <w:sz w:val="24"/>
          <w:szCs w:val="24"/>
          <w:lang w:val="es-GT"/>
        </w:rPr>
        <w:t xml:space="preserve">en el equipo </w:t>
      </w:r>
      <w:r w:rsidR="000904FB">
        <w:rPr>
          <w:rFonts w:ascii="Times New Roman" w:hAnsi="Times New Roman" w:cs="Times New Roman"/>
          <w:sz w:val="24"/>
          <w:szCs w:val="24"/>
          <w:lang w:val="es-GT"/>
        </w:rPr>
        <w:t xml:space="preserve">cliente se instalen más aplicaciones </w:t>
      </w:r>
      <w:r w:rsidR="00394A14">
        <w:rPr>
          <w:rFonts w:ascii="Times New Roman" w:hAnsi="Times New Roman" w:cs="Times New Roman"/>
          <w:sz w:val="24"/>
          <w:szCs w:val="24"/>
          <w:lang w:val="es-GT"/>
        </w:rPr>
        <w:t xml:space="preserve">más </w:t>
      </w:r>
      <w:r w:rsidR="000904FB">
        <w:rPr>
          <w:rFonts w:ascii="Times New Roman" w:hAnsi="Times New Roman" w:cs="Times New Roman"/>
          <w:sz w:val="24"/>
          <w:szCs w:val="24"/>
          <w:lang w:val="es-GT"/>
        </w:rPr>
        <w:t>que</w:t>
      </w:r>
      <w:r w:rsidR="00394A14">
        <w:rPr>
          <w:rFonts w:ascii="Times New Roman" w:hAnsi="Times New Roman" w:cs="Times New Roman"/>
          <w:sz w:val="24"/>
          <w:szCs w:val="24"/>
          <w:lang w:val="es-GT"/>
        </w:rPr>
        <w:t xml:space="preserve"> la </w:t>
      </w:r>
      <w:proofErr w:type="gramStart"/>
      <w:r w:rsidR="00394A14">
        <w:rPr>
          <w:rFonts w:ascii="Times New Roman" w:hAnsi="Times New Roman" w:cs="Times New Roman"/>
          <w:sz w:val="24"/>
          <w:szCs w:val="24"/>
          <w:lang w:val="es-GT"/>
        </w:rPr>
        <w:t>de</w:t>
      </w:r>
      <w:r w:rsidR="000904FB">
        <w:rPr>
          <w:rFonts w:ascii="Times New Roman" w:hAnsi="Times New Roman" w:cs="Times New Roman"/>
          <w:sz w:val="24"/>
          <w:szCs w:val="24"/>
          <w:lang w:val="es-GT"/>
        </w:rPr>
        <w:t xml:space="preserve">  mención</w:t>
      </w:r>
      <w:proofErr w:type="gramEnd"/>
      <w:r w:rsidR="000904FB">
        <w:rPr>
          <w:rFonts w:ascii="Times New Roman" w:hAnsi="Times New Roman" w:cs="Times New Roman"/>
          <w:sz w:val="24"/>
          <w:szCs w:val="24"/>
          <w:lang w:val="es-GT"/>
        </w:rPr>
        <w:t xml:space="preserve">. </w:t>
      </w:r>
    </w:p>
    <w:p w14:paraId="636FA1A4" w14:textId="77777777" w:rsidR="000904FB" w:rsidRDefault="000904FB" w:rsidP="0015380E">
      <w:pPr>
        <w:pStyle w:val="Prrafodelista"/>
        <w:numPr>
          <w:ilvl w:val="0"/>
          <w:numId w:val="34"/>
        </w:numPr>
        <w:ind w:left="2552" w:hanging="851"/>
        <w:rPr>
          <w:rFonts w:ascii="Times New Roman" w:hAnsi="Times New Roman" w:cs="Times New Roman"/>
          <w:sz w:val="24"/>
          <w:szCs w:val="24"/>
          <w:lang w:val="es-GT"/>
        </w:rPr>
      </w:pPr>
      <w:r>
        <w:rPr>
          <w:rFonts w:ascii="Times New Roman" w:hAnsi="Times New Roman" w:cs="Times New Roman"/>
          <w:sz w:val="24"/>
          <w:szCs w:val="24"/>
          <w:lang w:val="es-GT"/>
        </w:rPr>
        <w:t>Seguridad de la información: Al resguardar los datos en un servidor principal y tener una base de datos de respaldo.</w:t>
      </w:r>
    </w:p>
    <w:p w14:paraId="11A034F0" w14:textId="5461AA8D" w:rsidR="00394A14" w:rsidRDefault="0015380E" w:rsidP="00AB2560">
      <w:pPr>
        <w:pStyle w:val="Prrafodelista"/>
        <w:numPr>
          <w:ilvl w:val="0"/>
          <w:numId w:val="34"/>
        </w:numPr>
        <w:ind w:left="2552"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904FB">
        <w:rPr>
          <w:rFonts w:ascii="Times New Roman" w:hAnsi="Times New Roman" w:cs="Times New Roman"/>
          <w:sz w:val="24"/>
          <w:szCs w:val="24"/>
          <w:lang w:val="es-GT"/>
        </w:rPr>
        <w:t>Servicio multiplataforma: Facilita la interconectividad entre usuarios.</w:t>
      </w:r>
    </w:p>
    <w:p w14:paraId="41D8C441" w14:textId="77777777" w:rsidR="00AB2560" w:rsidRPr="00AB2560" w:rsidRDefault="00AB2560" w:rsidP="00AB2560">
      <w:pPr>
        <w:pStyle w:val="Prrafodelista"/>
        <w:ind w:left="2552" w:firstLine="0"/>
        <w:rPr>
          <w:rFonts w:ascii="Times New Roman" w:hAnsi="Times New Roman" w:cs="Times New Roman"/>
          <w:sz w:val="24"/>
          <w:szCs w:val="24"/>
          <w:lang w:val="es-GT"/>
        </w:rPr>
      </w:pPr>
    </w:p>
    <w:p w14:paraId="661758CF" w14:textId="3F7971B9" w:rsidR="00705C28" w:rsidRDefault="000904FB" w:rsidP="000904FB">
      <w:pPr>
        <w:pStyle w:val="Ttulo2"/>
      </w:pPr>
      <w:bookmarkStart w:id="272" w:name="_Toc41638797"/>
      <w:r>
        <w:t>Metodologías de Gestión de proyectos y desarrollo de software</w:t>
      </w:r>
      <w:bookmarkEnd w:id="272"/>
    </w:p>
    <w:p w14:paraId="310CA691" w14:textId="6EE5213A" w:rsidR="0067091D" w:rsidRPr="0067091D" w:rsidRDefault="0067091D" w:rsidP="0067091D">
      <w:pPr>
        <w:pStyle w:val="Ttulo3"/>
      </w:pPr>
      <w:bookmarkStart w:id="273" w:name="_Toc41638798"/>
      <w:r>
        <w:t xml:space="preserve">Metodología de </w:t>
      </w:r>
      <w:commentRangeStart w:id="274"/>
      <w:r>
        <w:t>gestión de proyectos</w:t>
      </w:r>
      <w:commentRangeEnd w:id="274"/>
      <w:r w:rsidR="00DC56F2">
        <w:rPr>
          <w:rStyle w:val="Refdecomentario"/>
          <w:rFonts w:asciiTheme="minorHAnsi" w:hAnsiTheme="minorHAnsi" w:cstheme="minorBidi"/>
          <w:b w:val="0"/>
          <w:bCs w:val="0"/>
          <w:lang w:val="es-ES"/>
        </w:rPr>
        <w:commentReference w:id="274"/>
      </w:r>
      <w:r w:rsidR="00555ED6">
        <w:t>.</w:t>
      </w:r>
      <w:bookmarkEnd w:id="273"/>
    </w:p>
    <w:p w14:paraId="1560AD75" w14:textId="7E206B9B" w:rsidR="00A30E99" w:rsidRDefault="00A30E99" w:rsidP="00AF64DD">
      <w:pPr>
        <w:ind w:left="851" w:firstLine="850"/>
        <w:rPr>
          <w:rFonts w:ascii="Times New Roman" w:hAnsi="Times New Roman" w:cs="Times New Roman"/>
          <w:sz w:val="24"/>
          <w:szCs w:val="24"/>
        </w:rPr>
      </w:pPr>
      <w:r>
        <w:rPr>
          <w:rFonts w:ascii="Times New Roman" w:hAnsi="Times New Roman" w:cs="Times New Roman"/>
          <w:sz w:val="24"/>
          <w:szCs w:val="24"/>
        </w:rPr>
        <w:t xml:space="preserve">Según estudios que realiza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Standish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Group</w:t>
      </w:r>
      <w:proofErr w:type="spellEnd"/>
      <w:r>
        <w:rPr>
          <w:rFonts w:ascii="Times New Roman" w:hAnsi="Times New Roman" w:cs="Times New Roman"/>
          <w:sz w:val="24"/>
          <w:szCs w:val="24"/>
        </w:rPr>
        <w:t xml:space="preserve"> desde hace poco más de veinticinco (25) años en los cuales en su transcurso </w:t>
      </w:r>
      <w:r w:rsidR="0067091D">
        <w:rPr>
          <w:rFonts w:ascii="Times New Roman" w:hAnsi="Times New Roman" w:cs="Times New Roman"/>
          <w:sz w:val="24"/>
          <w:szCs w:val="24"/>
        </w:rPr>
        <w:t>analizaron</w:t>
      </w:r>
      <w:r>
        <w:rPr>
          <w:rFonts w:ascii="Times New Roman" w:hAnsi="Times New Roman" w:cs="Times New Roman"/>
          <w:sz w:val="24"/>
          <w:szCs w:val="24"/>
        </w:rPr>
        <w:t xml:space="preserve"> más de cien mil (100,000) proyectos</w:t>
      </w:r>
      <w:r w:rsidR="0067091D">
        <w:rPr>
          <w:rFonts w:ascii="Times New Roman" w:hAnsi="Times New Roman" w:cs="Times New Roman"/>
          <w:sz w:val="24"/>
          <w:szCs w:val="24"/>
        </w:rPr>
        <w:t xml:space="preserve"> informáticos</w:t>
      </w:r>
      <w:r>
        <w:rPr>
          <w:rFonts w:ascii="Times New Roman" w:hAnsi="Times New Roman" w:cs="Times New Roman"/>
          <w:sz w:val="24"/>
          <w:szCs w:val="24"/>
        </w:rPr>
        <w:t xml:space="preserve">, definieron un conjunto de normativas para medir el éxito o fracaso de un proyecto de TI y elaborar un reporte al cual denominaron informe del </w:t>
      </w:r>
      <w:r w:rsidR="0067091D">
        <w:rPr>
          <w:rFonts w:ascii="Times New Roman" w:hAnsi="Times New Roman" w:cs="Times New Roman"/>
          <w:sz w:val="24"/>
          <w:szCs w:val="24"/>
        </w:rPr>
        <w:t>Caos</w:t>
      </w:r>
      <w:r w:rsidR="00AB2560">
        <w:rPr>
          <w:rFonts w:ascii="Times New Roman" w:hAnsi="Times New Roman" w:cs="Times New Roman"/>
          <w:sz w:val="24"/>
          <w:szCs w:val="24"/>
        </w:rPr>
        <w:t xml:space="preserve"> </w:t>
      </w:r>
      <w:sdt>
        <w:sdtPr>
          <w:rPr>
            <w:rFonts w:ascii="Times New Roman" w:hAnsi="Times New Roman" w:cs="Times New Roman"/>
            <w:sz w:val="24"/>
            <w:szCs w:val="24"/>
          </w:rPr>
          <w:id w:val="-1042282358"/>
          <w:citation/>
        </w:sdtPr>
        <w:sdtContent>
          <w:r w:rsidR="00AB2560">
            <w:rPr>
              <w:rFonts w:ascii="Times New Roman" w:hAnsi="Times New Roman" w:cs="Times New Roman"/>
              <w:sz w:val="24"/>
              <w:szCs w:val="24"/>
            </w:rPr>
            <w:fldChar w:fldCharType="begin"/>
          </w:r>
          <w:r w:rsidR="00AB2560">
            <w:rPr>
              <w:rFonts w:ascii="Times New Roman" w:hAnsi="Times New Roman" w:cs="Times New Roman"/>
              <w:sz w:val="24"/>
              <w:szCs w:val="24"/>
              <w:lang w:val="es-GT"/>
            </w:rPr>
            <w:instrText xml:space="preserve"> CITATION Gai19 \l 4106 </w:instrText>
          </w:r>
          <w:r w:rsidR="00AB2560">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(Gaikema, Donkerslot, Johnson, &amp; Mulder, 2019)</w:t>
          </w:r>
          <w:r w:rsidR="00AB2560">
            <w:rPr>
              <w:rFonts w:ascii="Times New Roman" w:hAnsi="Times New Roman" w:cs="Times New Roman"/>
              <w:sz w:val="24"/>
              <w:szCs w:val="24"/>
            </w:rPr>
            <w:fldChar w:fldCharType="end"/>
          </w:r>
        </w:sdtContent>
      </w:sdt>
      <w:r w:rsidR="00AB2560">
        <w:rPr>
          <w:rFonts w:ascii="Times New Roman" w:hAnsi="Times New Roman" w:cs="Times New Roman"/>
          <w:sz w:val="24"/>
          <w:szCs w:val="24"/>
        </w:rPr>
        <w:t>.</w:t>
      </w:r>
    </w:p>
    <w:p w14:paraId="4AA1C73C" w14:textId="2C3E029C" w:rsidR="00AB2560" w:rsidRDefault="00A30E99" w:rsidP="00604A51">
      <w:pPr>
        <w:ind w:left="851" w:firstLine="850"/>
        <w:rPr>
          <w:rFonts w:ascii="Times New Roman" w:hAnsi="Times New Roman" w:cs="Times New Roman"/>
          <w:sz w:val="24"/>
          <w:szCs w:val="24"/>
        </w:rPr>
      </w:pPr>
      <w:r>
        <w:rPr>
          <w:rFonts w:ascii="Times New Roman" w:hAnsi="Times New Roman" w:cs="Times New Roman"/>
          <w:sz w:val="24"/>
          <w:szCs w:val="24"/>
        </w:rPr>
        <w:t xml:space="preserve">A </w:t>
      </w:r>
      <w:r w:rsidR="0067091D">
        <w:rPr>
          <w:rFonts w:ascii="Times New Roman" w:hAnsi="Times New Roman" w:cs="Times New Roman"/>
          <w:sz w:val="24"/>
          <w:szCs w:val="24"/>
        </w:rPr>
        <w:t>continuación,</w:t>
      </w:r>
      <w:r>
        <w:rPr>
          <w:rFonts w:ascii="Times New Roman" w:hAnsi="Times New Roman" w:cs="Times New Roman"/>
          <w:sz w:val="24"/>
          <w:szCs w:val="24"/>
        </w:rPr>
        <w:t xml:space="preserve"> en la siguiente figura, </w:t>
      </w:r>
      <w:r w:rsidR="00241489">
        <w:rPr>
          <w:rFonts w:ascii="Times New Roman" w:hAnsi="Times New Roman" w:cs="Times New Roman"/>
          <w:sz w:val="24"/>
          <w:szCs w:val="24"/>
        </w:rPr>
        <w:t>observará</w:t>
      </w:r>
      <w:r w:rsidR="0067091D">
        <w:rPr>
          <w:rFonts w:ascii="Times New Roman" w:hAnsi="Times New Roman" w:cs="Times New Roman"/>
          <w:sz w:val="24"/>
          <w:szCs w:val="24"/>
        </w:rPr>
        <w:t xml:space="preserve"> información acerca </w:t>
      </w:r>
      <w:r w:rsidR="00A00D25">
        <w:rPr>
          <w:rFonts w:ascii="Times New Roman" w:hAnsi="Times New Roman" w:cs="Times New Roman"/>
          <w:sz w:val="24"/>
          <w:szCs w:val="24"/>
        </w:rPr>
        <w:t xml:space="preserve">del informe en mención, </w:t>
      </w:r>
      <w:r w:rsidR="0068247B">
        <w:rPr>
          <w:rFonts w:ascii="Times New Roman" w:hAnsi="Times New Roman" w:cs="Times New Roman"/>
          <w:sz w:val="24"/>
          <w:szCs w:val="24"/>
        </w:rPr>
        <w:t>respecto a</w:t>
      </w:r>
      <w:r w:rsidR="00FD13B4">
        <w:rPr>
          <w:rFonts w:ascii="Times New Roman" w:hAnsi="Times New Roman" w:cs="Times New Roman"/>
          <w:sz w:val="24"/>
          <w:szCs w:val="24"/>
        </w:rPr>
        <w:t xml:space="preserve"> con</w:t>
      </w:r>
      <w:r w:rsidR="00241489">
        <w:rPr>
          <w:rFonts w:ascii="Times New Roman" w:hAnsi="Times New Roman" w:cs="Times New Roman"/>
          <w:sz w:val="24"/>
          <w:szCs w:val="24"/>
        </w:rPr>
        <w:t xml:space="preserve"> estadísticas</w:t>
      </w:r>
      <w:r w:rsidR="0067091D">
        <w:rPr>
          <w:rFonts w:ascii="Times New Roman" w:hAnsi="Times New Roman" w:cs="Times New Roman"/>
          <w:sz w:val="24"/>
          <w:szCs w:val="24"/>
        </w:rPr>
        <w:t xml:space="preserve"> </w:t>
      </w:r>
      <w:r w:rsidR="00A00D25">
        <w:rPr>
          <w:rFonts w:ascii="Times New Roman" w:hAnsi="Times New Roman" w:cs="Times New Roman"/>
          <w:sz w:val="24"/>
          <w:szCs w:val="24"/>
        </w:rPr>
        <w:t>del año dos mil dieciséis (2016) alrededor del mundo.</w:t>
      </w:r>
    </w:p>
    <w:p w14:paraId="2784282C" w14:textId="5800ADF9" w:rsidR="00A00D25" w:rsidRDefault="00A00D25" w:rsidP="00AB2560">
      <w:pPr>
        <w:jc w:val="center"/>
        <w:rPr>
          <w:rFonts w:ascii="Times New Roman" w:hAnsi="Times New Roman" w:cs="Times New Roman"/>
          <w:sz w:val="24"/>
          <w:szCs w:val="24"/>
        </w:rPr>
      </w:pPr>
      <w:r>
        <w:rPr>
          <w:noProof/>
          <w:lang w:val="es-GT" w:eastAsia="es-GT"/>
        </w:rPr>
        <w:lastRenderedPageBreak/>
        <w:drawing>
          <wp:inline distT="0" distB="0" distL="0" distR="0" wp14:anchorId="369B3541" wp14:editId="1F347D93">
            <wp:extent cx="3785191" cy="21717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3848" cy="2302889"/>
                    </a:xfrm>
                    <a:prstGeom prst="rect">
                      <a:avLst/>
                    </a:prstGeom>
                  </pic:spPr>
                </pic:pic>
              </a:graphicData>
            </a:graphic>
          </wp:inline>
        </w:drawing>
      </w:r>
    </w:p>
    <w:p w14:paraId="2D1F0F83" w14:textId="2C75CC04" w:rsidR="00A00D25" w:rsidRPr="00924D0E" w:rsidRDefault="00A00D25" w:rsidP="00AB2560">
      <w:pPr>
        <w:ind w:left="1701"/>
        <w:jc w:val="left"/>
        <w:rPr>
          <w:rFonts w:ascii="Times New Roman" w:hAnsi="Times New Roman" w:cs="Times New Roman"/>
          <w:sz w:val="20"/>
          <w:szCs w:val="20"/>
        </w:rPr>
      </w:pPr>
      <w:r w:rsidRPr="00924D0E">
        <w:rPr>
          <w:rFonts w:ascii="Times New Roman" w:hAnsi="Times New Roman" w:cs="Times New Roman"/>
          <w:sz w:val="20"/>
          <w:szCs w:val="20"/>
        </w:rPr>
        <w:t>Figura XXX.  Estadísticas de proyectos de software del año 2016 a nivel mundial en relación con su aprobación, cuestionamiento o fallo.</w:t>
      </w:r>
    </w:p>
    <w:p w14:paraId="7F6B02A5" w14:textId="2E9199FD" w:rsidR="00A00D25" w:rsidRDefault="00241489" w:rsidP="00AF64DD">
      <w:pPr>
        <w:ind w:left="851" w:firstLine="850"/>
        <w:rPr>
          <w:rFonts w:ascii="Times New Roman" w:hAnsi="Times New Roman" w:cs="Times New Roman"/>
          <w:sz w:val="24"/>
          <w:szCs w:val="24"/>
        </w:rPr>
      </w:pPr>
      <w:r>
        <w:rPr>
          <w:rFonts w:ascii="Times New Roman" w:hAnsi="Times New Roman" w:cs="Times New Roman"/>
          <w:sz w:val="24"/>
          <w:szCs w:val="24"/>
        </w:rPr>
        <w:t xml:space="preserve">Al contemplar el escenario anterior, es importante conocer que en el caso del resto del mundo (América latina, Oceanía y África) </w:t>
      </w:r>
      <w:r w:rsidR="00FD13B4">
        <w:rPr>
          <w:rFonts w:ascii="Times New Roman" w:hAnsi="Times New Roman" w:cs="Times New Roman"/>
          <w:sz w:val="24"/>
          <w:szCs w:val="24"/>
        </w:rPr>
        <w:t>presenta</w:t>
      </w:r>
      <w:r w:rsidR="00073735">
        <w:rPr>
          <w:rFonts w:ascii="Times New Roman" w:hAnsi="Times New Roman" w:cs="Times New Roman"/>
          <w:sz w:val="24"/>
          <w:szCs w:val="24"/>
        </w:rPr>
        <w:t>n</w:t>
      </w:r>
      <w:r w:rsidR="00FD13B4">
        <w:rPr>
          <w:rFonts w:ascii="Times New Roman" w:hAnsi="Times New Roman" w:cs="Times New Roman"/>
          <w:sz w:val="24"/>
          <w:szCs w:val="24"/>
        </w:rPr>
        <w:t xml:space="preserve"> la tasa </w:t>
      </w:r>
      <w:r w:rsidR="00B03CFB">
        <w:rPr>
          <w:rFonts w:ascii="Times New Roman" w:hAnsi="Times New Roman" w:cs="Times New Roman"/>
          <w:sz w:val="24"/>
          <w:szCs w:val="24"/>
        </w:rPr>
        <w:t>más</w:t>
      </w:r>
      <w:r w:rsidR="00FD13B4">
        <w:rPr>
          <w:rFonts w:ascii="Times New Roman" w:hAnsi="Times New Roman" w:cs="Times New Roman"/>
          <w:sz w:val="24"/>
          <w:szCs w:val="24"/>
        </w:rPr>
        <w:t xml:space="preserve"> alta a de fallos en proyectos (23%); el tercer lugar en porcentaje de aprobación (26%) y la última de cuestionamiento (51%)</w:t>
      </w:r>
      <w:r w:rsidR="00FE7098">
        <w:rPr>
          <w:rFonts w:ascii="Times New Roman" w:hAnsi="Times New Roman" w:cs="Times New Roman"/>
          <w:sz w:val="24"/>
          <w:szCs w:val="24"/>
        </w:rPr>
        <w:t xml:space="preserve"> </w:t>
      </w:r>
      <w:sdt>
        <w:sdtPr>
          <w:rPr>
            <w:rFonts w:ascii="Times New Roman" w:hAnsi="Times New Roman" w:cs="Times New Roman"/>
            <w:sz w:val="24"/>
            <w:szCs w:val="24"/>
          </w:rPr>
          <w:id w:val="-1820100662"/>
          <w:citation/>
        </w:sdt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0FFFE455" w14:textId="4CE10962" w:rsidR="00A30E99" w:rsidRDefault="00AF64DD" w:rsidP="00AF64DD">
      <w:pPr>
        <w:ind w:left="851" w:firstLine="850"/>
        <w:rPr>
          <w:rFonts w:ascii="Times New Roman" w:hAnsi="Times New Roman" w:cs="Times New Roman"/>
          <w:sz w:val="24"/>
          <w:szCs w:val="24"/>
        </w:rPr>
      </w:pPr>
      <w:r>
        <w:rPr>
          <w:rFonts w:ascii="Times New Roman" w:hAnsi="Times New Roman" w:cs="Times New Roman"/>
          <w:sz w:val="24"/>
          <w:szCs w:val="24"/>
        </w:rPr>
        <w:t>C</w:t>
      </w:r>
      <w:r w:rsidR="00FD13B4">
        <w:rPr>
          <w:rFonts w:ascii="Times New Roman" w:hAnsi="Times New Roman" w:cs="Times New Roman"/>
          <w:sz w:val="24"/>
          <w:szCs w:val="24"/>
        </w:rPr>
        <w:t>uestionamiento se refiere al total de proyectos de los cuales se desconoce si triunfaron o fracasaron</w:t>
      </w:r>
      <w:r w:rsidR="00073735">
        <w:rPr>
          <w:rFonts w:ascii="Times New Roman" w:hAnsi="Times New Roman" w:cs="Times New Roman"/>
          <w:sz w:val="24"/>
          <w:szCs w:val="24"/>
        </w:rPr>
        <w:t xml:space="preserve">, es decir, la incertidumbre </w:t>
      </w:r>
      <w:r w:rsidR="008450C3">
        <w:rPr>
          <w:rFonts w:ascii="Times New Roman" w:hAnsi="Times New Roman" w:cs="Times New Roman"/>
          <w:sz w:val="24"/>
          <w:szCs w:val="24"/>
        </w:rPr>
        <w:t>en el</w:t>
      </w:r>
      <w:r w:rsidR="00073735">
        <w:rPr>
          <w:rFonts w:ascii="Times New Roman" w:hAnsi="Times New Roman" w:cs="Times New Roman"/>
          <w:sz w:val="24"/>
          <w:szCs w:val="24"/>
        </w:rPr>
        <w:t xml:space="preserve"> funcionamiento</w:t>
      </w:r>
      <w:r w:rsidR="008450C3">
        <w:rPr>
          <w:rFonts w:ascii="Times New Roman" w:hAnsi="Times New Roman" w:cs="Times New Roman"/>
          <w:sz w:val="24"/>
          <w:szCs w:val="24"/>
        </w:rPr>
        <w:t xml:space="preserve"> real</w:t>
      </w:r>
      <w:sdt>
        <w:sdtPr>
          <w:rPr>
            <w:rFonts w:ascii="Times New Roman" w:hAnsi="Times New Roman" w:cs="Times New Roman"/>
            <w:sz w:val="24"/>
            <w:szCs w:val="24"/>
          </w:rPr>
          <w:id w:val="228116520"/>
          <w:citation/>
        </w:sdt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55914AFE" w14:textId="41F6CA77" w:rsidR="00604A51" w:rsidRDefault="00604A51" w:rsidP="00AF64DD">
      <w:pPr>
        <w:ind w:left="851" w:firstLine="850"/>
        <w:rPr>
          <w:rFonts w:ascii="Times New Roman" w:hAnsi="Times New Roman" w:cs="Times New Roman"/>
          <w:sz w:val="24"/>
          <w:szCs w:val="24"/>
        </w:rPr>
      </w:pPr>
    </w:p>
    <w:p w14:paraId="33C2090E" w14:textId="7F3E1B41" w:rsidR="00604A51" w:rsidRDefault="00604A51" w:rsidP="00AF64DD">
      <w:pPr>
        <w:ind w:left="851" w:firstLine="850"/>
        <w:rPr>
          <w:rFonts w:ascii="Times New Roman" w:hAnsi="Times New Roman" w:cs="Times New Roman"/>
          <w:sz w:val="24"/>
          <w:szCs w:val="24"/>
        </w:rPr>
      </w:pPr>
    </w:p>
    <w:p w14:paraId="0CA877EA" w14:textId="77777777" w:rsidR="00604A51" w:rsidRDefault="00604A51" w:rsidP="00AF64DD">
      <w:pPr>
        <w:ind w:left="851" w:firstLine="850"/>
        <w:rPr>
          <w:rFonts w:ascii="Times New Roman" w:hAnsi="Times New Roman" w:cs="Times New Roman"/>
          <w:sz w:val="24"/>
          <w:szCs w:val="24"/>
        </w:rPr>
      </w:pPr>
    </w:p>
    <w:p w14:paraId="7A139F62" w14:textId="69A988E3" w:rsidR="00CC08A9" w:rsidRDefault="00DF25A6" w:rsidP="0067091D">
      <w:pPr>
        <w:pStyle w:val="Ttulo4"/>
      </w:pPr>
      <w:bookmarkStart w:id="275" w:name="_Toc41638799"/>
      <w:r>
        <w:t>PM4R</w:t>
      </w:r>
      <w:bookmarkEnd w:id="275"/>
    </w:p>
    <w:p w14:paraId="27F5694C" w14:textId="6CFCA1CD" w:rsidR="00DF25A6" w:rsidRPr="00DF25A6" w:rsidRDefault="00AF64DD" w:rsidP="00AF64DD">
      <w:pPr>
        <w:ind w:left="1418"/>
        <w:rPr>
          <w:rFonts w:ascii="Times New Roman" w:hAnsi="Times New Roman" w:cs="Times New Roman"/>
          <w:sz w:val="24"/>
          <w:szCs w:val="24"/>
          <w:lang w:val="es-GT"/>
        </w:rPr>
      </w:pPr>
      <w:r>
        <w:rPr>
          <w:rFonts w:ascii="Times New Roman" w:hAnsi="Times New Roman" w:cs="Times New Roman"/>
          <w:sz w:val="24"/>
          <w:szCs w:val="24"/>
          <w:lang w:val="es-GT"/>
        </w:rPr>
        <w:t xml:space="preserve">Acrónimo en relación con </w:t>
      </w:r>
      <w:r w:rsidR="00DF25A6" w:rsidRPr="00DF25A6">
        <w:rPr>
          <w:rFonts w:ascii="Times New Roman" w:hAnsi="Times New Roman" w:cs="Times New Roman"/>
          <w:sz w:val="24"/>
          <w:szCs w:val="24"/>
          <w:lang w:val="es-GT"/>
        </w:rPr>
        <w:t xml:space="preserve">sus siglas en inglés (Proyect Manager </w:t>
      </w:r>
      <w:proofErr w:type="spellStart"/>
      <w:r w:rsidR="00DF25A6" w:rsidRPr="00DF25A6">
        <w:rPr>
          <w:rFonts w:ascii="Times New Roman" w:hAnsi="Times New Roman" w:cs="Times New Roman"/>
          <w:sz w:val="24"/>
          <w:szCs w:val="24"/>
          <w:lang w:val="es-GT"/>
        </w:rPr>
        <w:t>for</w:t>
      </w:r>
      <w:proofErr w:type="spellEnd"/>
      <w:r w:rsidR="00DF25A6" w:rsidRPr="00DF25A6">
        <w:rPr>
          <w:rFonts w:ascii="Times New Roman" w:hAnsi="Times New Roman" w:cs="Times New Roman"/>
          <w:sz w:val="24"/>
          <w:szCs w:val="24"/>
          <w:lang w:val="es-GT"/>
        </w:rPr>
        <w:t xml:space="preserve"> </w:t>
      </w:r>
      <w:proofErr w:type="spellStart"/>
      <w:r w:rsidR="00DF25A6" w:rsidRPr="00DF25A6">
        <w:rPr>
          <w:rFonts w:ascii="Times New Roman" w:hAnsi="Times New Roman" w:cs="Times New Roman"/>
          <w:sz w:val="24"/>
          <w:szCs w:val="24"/>
          <w:lang w:val="es-GT"/>
        </w:rPr>
        <w:t>Result</w:t>
      </w:r>
      <w:proofErr w:type="spellEnd"/>
      <w:r w:rsidR="00DF25A6" w:rsidRPr="00DF25A6">
        <w:rPr>
          <w:rFonts w:ascii="Times New Roman" w:hAnsi="Times New Roman" w:cs="Times New Roman"/>
          <w:sz w:val="24"/>
          <w:szCs w:val="24"/>
          <w:lang w:val="es-GT"/>
        </w:rPr>
        <w:t>) y al traducir al español significa Gestión de Proyectos para Resultados</w:t>
      </w:r>
      <w:r w:rsidR="00DF25A6">
        <w:rPr>
          <w:rFonts w:ascii="Times New Roman" w:hAnsi="Times New Roman" w:cs="Times New Roman"/>
          <w:sz w:val="24"/>
          <w:szCs w:val="24"/>
          <w:lang w:val="es-GT"/>
        </w:rPr>
        <w:t xml:space="preserve">, </w:t>
      </w:r>
      <w:r w:rsidR="00DF25A6">
        <w:rPr>
          <w:rFonts w:ascii="Times New Roman" w:hAnsi="Times New Roman" w:cs="Times New Roman"/>
          <w:sz w:val="24"/>
          <w:szCs w:val="24"/>
          <w:lang w:val="es-GT"/>
        </w:rPr>
        <w:lastRenderedPageBreak/>
        <w:t xml:space="preserve">tiene como referentes </w:t>
      </w:r>
      <w:r w:rsidR="00D8404F">
        <w:rPr>
          <w:rFonts w:ascii="Times New Roman" w:hAnsi="Times New Roman" w:cs="Times New Roman"/>
          <w:sz w:val="24"/>
          <w:szCs w:val="24"/>
          <w:lang w:val="es-GT"/>
        </w:rPr>
        <w:t xml:space="preserve">de </w:t>
      </w:r>
      <w:r w:rsidR="00DF25A6">
        <w:rPr>
          <w:rFonts w:ascii="Times New Roman" w:hAnsi="Times New Roman" w:cs="Times New Roman"/>
          <w:sz w:val="24"/>
          <w:szCs w:val="24"/>
          <w:lang w:val="es-GT"/>
        </w:rPr>
        <w:t xml:space="preserve">creación al Banco Interamericano de Desarrollo (BID) y el Instituto Interamericano para el Desarrollo Económico y Social (INES) </w:t>
      </w:r>
      <w:r w:rsidR="009016BA">
        <w:rPr>
          <w:rFonts w:ascii="Times New Roman" w:hAnsi="Times New Roman" w:cs="Times New Roman"/>
          <w:sz w:val="24"/>
          <w:szCs w:val="24"/>
          <w:lang w:val="es-GT"/>
        </w:rPr>
        <w:t xml:space="preserve">quienes en conjunto con las buenas prácticas que expresa el Proyect Management </w:t>
      </w:r>
      <w:proofErr w:type="spellStart"/>
      <w:r w:rsidR="009016BA">
        <w:rPr>
          <w:rFonts w:ascii="Times New Roman" w:hAnsi="Times New Roman" w:cs="Times New Roman"/>
          <w:sz w:val="24"/>
          <w:szCs w:val="24"/>
          <w:lang w:val="es-GT"/>
        </w:rPr>
        <w:t>Institute</w:t>
      </w:r>
      <w:proofErr w:type="spellEnd"/>
      <w:r w:rsidR="009016BA">
        <w:rPr>
          <w:rFonts w:ascii="Times New Roman" w:hAnsi="Times New Roman" w:cs="Times New Roman"/>
          <w:sz w:val="24"/>
          <w:szCs w:val="24"/>
          <w:lang w:val="es-GT"/>
        </w:rPr>
        <w:t xml:space="preserve"> (PMI) establecen </w:t>
      </w:r>
      <w:r w:rsidR="002B350B">
        <w:rPr>
          <w:rFonts w:ascii="Times New Roman" w:hAnsi="Times New Roman" w:cs="Times New Roman"/>
          <w:sz w:val="24"/>
          <w:szCs w:val="24"/>
          <w:lang w:val="es-GT"/>
        </w:rPr>
        <w:t xml:space="preserve">las </w:t>
      </w:r>
      <w:r w:rsidR="009016BA">
        <w:rPr>
          <w:rFonts w:ascii="Times New Roman" w:hAnsi="Times New Roman" w:cs="Times New Roman"/>
          <w:sz w:val="24"/>
          <w:szCs w:val="24"/>
          <w:lang w:val="es-GT"/>
        </w:rPr>
        <w:t>normas necesarias para la elaboración de proyectos eficientes en tiempo, costo y calidad</w:t>
      </w:r>
      <w:r w:rsidR="00DF25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57223"/>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6AE2096A" w14:textId="5BA0F729" w:rsidR="000904FB" w:rsidRPr="00705C28" w:rsidRDefault="002B350B" w:rsidP="002B350B">
      <w:pPr>
        <w:ind w:left="0" w:firstLine="0"/>
        <w:jc w:val="center"/>
        <w:rPr>
          <w:rFonts w:ascii="Times New Roman" w:hAnsi="Times New Roman" w:cs="Times New Roman"/>
        </w:rPr>
      </w:pPr>
      <w:r>
        <w:rPr>
          <w:noProof/>
          <w:lang w:val="es-GT" w:eastAsia="es-GT"/>
        </w:rPr>
        <w:drawing>
          <wp:inline distT="0" distB="0" distL="0" distR="0" wp14:anchorId="6E21FDE1" wp14:editId="684C8BED">
            <wp:extent cx="1616371" cy="166375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4447" cy="1682362"/>
                    </a:xfrm>
                    <a:prstGeom prst="rect">
                      <a:avLst/>
                    </a:prstGeom>
                  </pic:spPr>
                </pic:pic>
              </a:graphicData>
            </a:graphic>
          </wp:inline>
        </w:drawing>
      </w:r>
    </w:p>
    <w:p w14:paraId="2478EA07" w14:textId="609C270D" w:rsidR="008450C3" w:rsidRDefault="00073735" w:rsidP="00AB2560">
      <w:pPr>
        <w:ind w:left="1418"/>
        <w:rPr>
          <w:rFonts w:ascii="Times New Roman" w:hAnsi="Times New Roman" w:cs="Times New Roman"/>
          <w:sz w:val="20"/>
          <w:szCs w:val="20"/>
          <w:lang w:val="es-GT"/>
        </w:rPr>
      </w:pPr>
      <w:r w:rsidRPr="00073735">
        <w:rPr>
          <w:rFonts w:ascii="Times New Roman" w:hAnsi="Times New Roman" w:cs="Times New Roman"/>
          <w:sz w:val="20"/>
          <w:szCs w:val="20"/>
          <w:lang w:val="es-GT"/>
        </w:rPr>
        <w:t xml:space="preserve">Figura </w:t>
      </w:r>
      <w:r w:rsidR="00073D50" w:rsidRPr="00073735">
        <w:rPr>
          <w:rFonts w:ascii="Times New Roman" w:hAnsi="Times New Roman" w:cs="Times New Roman"/>
          <w:sz w:val="20"/>
          <w:szCs w:val="20"/>
          <w:lang w:val="es-GT"/>
        </w:rPr>
        <w:t>XXXX</w:t>
      </w:r>
      <w:r w:rsidR="00073D50">
        <w:rPr>
          <w:rFonts w:ascii="Times New Roman" w:hAnsi="Times New Roman" w:cs="Times New Roman"/>
          <w:sz w:val="20"/>
          <w:szCs w:val="20"/>
          <w:lang w:val="es-GT"/>
        </w:rPr>
        <w:t>.</w:t>
      </w:r>
      <w:r w:rsidR="00073D50" w:rsidRPr="00073735">
        <w:rPr>
          <w:rFonts w:ascii="Times New Roman" w:hAnsi="Times New Roman" w:cs="Times New Roman"/>
          <w:sz w:val="20"/>
          <w:szCs w:val="20"/>
          <w:lang w:val="es-GT"/>
        </w:rPr>
        <w:t xml:space="preserve"> Logo</w:t>
      </w:r>
      <w:r w:rsidRPr="00073735">
        <w:rPr>
          <w:rFonts w:ascii="Times New Roman" w:hAnsi="Times New Roman" w:cs="Times New Roman"/>
          <w:sz w:val="20"/>
          <w:szCs w:val="20"/>
          <w:lang w:val="es-GT"/>
        </w:rPr>
        <w:t xml:space="preserve"> de la metodología PM4R. </w:t>
      </w:r>
    </w:p>
    <w:p w14:paraId="46E042EB" w14:textId="05328F45" w:rsidR="00B03CFB" w:rsidRDefault="00B03CFB" w:rsidP="00B03CFB">
      <w:pPr>
        <w:pStyle w:val="Ttulo5"/>
      </w:pPr>
      <w:bookmarkStart w:id="276" w:name="_Toc41638800"/>
      <w:r>
        <w:t>Ciclo de vida de un Proyecto PM4R.</w:t>
      </w:r>
      <w:bookmarkEnd w:id="276"/>
    </w:p>
    <w:p w14:paraId="69AFECFB" w14:textId="0DC0FA5D" w:rsidR="00AF64DD" w:rsidRDefault="000E1DE0" w:rsidP="008450C3">
      <w:pPr>
        <w:ind w:left="2835"/>
        <w:rPr>
          <w:rFonts w:ascii="Times New Roman" w:hAnsi="Times New Roman" w:cs="Times New Roman"/>
          <w:sz w:val="24"/>
          <w:szCs w:val="24"/>
          <w:lang w:val="es-GT"/>
        </w:rPr>
      </w:pPr>
      <w:r w:rsidRPr="00120185">
        <w:rPr>
          <w:rFonts w:ascii="Times New Roman" w:hAnsi="Times New Roman" w:cs="Times New Roman"/>
          <w:sz w:val="24"/>
          <w:szCs w:val="24"/>
          <w:lang w:val="es-GT"/>
        </w:rPr>
        <w:t xml:space="preserve">PM4R </w:t>
      </w:r>
      <w:r w:rsidR="00120185" w:rsidRPr="00120185">
        <w:rPr>
          <w:rFonts w:ascii="Times New Roman" w:hAnsi="Times New Roman" w:cs="Times New Roman"/>
          <w:sz w:val="24"/>
          <w:szCs w:val="24"/>
          <w:lang w:val="es-GT"/>
        </w:rPr>
        <w:t>considera la interrelación</w:t>
      </w:r>
      <w:r w:rsidRPr="00120185">
        <w:rPr>
          <w:rFonts w:ascii="Times New Roman" w:hAnsi="Times New Roman" w:cs="Times New Roman"/>
          <w:sz w:val="24"/>
          <w:szCs w:val="24"/>
          <w:lang w:val="es-GT"/>
        </w:rPr>
        <w:t xml:space="preserve"> de las series de fases que integran un proyect</w:t>
      </w:r>
      <w:r w:rsidR="00120185" w:rsidRPr="00120185">
        <w:rPr>
          <w:rFonts w:ascii="Times New Roman" w:hAnsi="Times New Roman" w:cs="Times New Roman"/>
          <w:sz w:val="24"/>
          <w:szCs w:val="24"/>
          <w:lang w:val="es-GT"/>
        </w:rPr>
        <w:t>o</w:t>
      </w:r>
      <w:r w:rsidR="00D30043">
        <w:rPr>
          <w:rFonts w:ascii="Times New Roman" w:hAnsi="Times New Roman" w:cs="Times New Roman"/>
          <w:sz w:val="24"/>
          <w:szCs w:val="24"/>
          <w:lang w:val="es-GT"/>
        </w:rPr>
        <w:t xml:space="preserve"> pues</w:t>
      </w:r>
      <w:r w:rsidR="00120185" w:rsidRPr="00120185">
        <w:rPr>
          <w:rFonts w:ascii="Times New Roman" w:hAnsi="Times New Roman" w:cs="Times New Roman"/>
          <w:sz w:val="24"/>
          <w:szCs w:val="24"/>
          <w:lang w:val="es-GT"/>
        </w:rPr>
        <w:t xml:space="preserve"> juega</w:t>
      </w:r>
      <w:r w:rsidR="00D30043">
        <w:rPr>
          <w:rFonts w:ascii="Times New Roman" w:hAnsi="Times New Roman" w:cs="Times New Roman"/>
          <w:sz w:val="24"/>
          <w:szCs w:val="24"/>
          <w:lang w:val="es-GT"/>
        </w:rPr>
        <w:t>n</w:t>
      </w:r>
      <w:r w:rsidR="00120185" w:rsidRPr="00120185">
        <w:rPr>
          <w:rFonts w:ascii="Times New Roman" w:hAnsi="Times New Roman" w:cs="Times New Roman"/>
          <w:sz w:val="24"/>
          <w:szCs w:val="24"/>
          <w:lang w:val="es-GT"/>
        </w:rPr>
        <w:t xml:space="preserve"> un papel imprescindible para asegurar el éxito </w:t>
      </w:r>
      <w:r w:rsidR="00D30043" w:rsidRPr="00120185">
        <w:rPr>
          <w:rFonts w:ascii="Times New Roman" w:hAnsi="Times New Roman" w:cs="Times New Roman"/>
          <w:sz w:val="24"/>
          <w:szCs w:val="24"/>
          <w:lang w:val="es-GT"/>
        </w:rPr>
        <w:t>de este</w:t>
      </w:r>
      <w:r w:rsidR="00D3004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03567693"/>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782005B4" w14:textId="4AAB9CE3" w:rsidR="00120185" w:rsidRDefault="00D30043" w:rsidP="00AF64DD">
      <w:pPr>
        <w:ind w:left="2835"/>
        <w:rPr>
          <w:rFonts w:ascii="Times New Roman" w:hAnsi="Times New Roman" w:cs="Times New Roman"/>
          <w:sz w:val="24"/>
          <w:szCs w:val="24"/>
          <w:lang w:val="es-GT"/>
        </w:rPr>
      </w:pPr>
      <w:r>
        <w:rPr>
          <w:rFonts w:ascii="Times New Roman" w:hAnsi="Times New Roman" w:cs="Times New Roman"/>
          <w:sz w:val="24"/>
          <w:szCs w:val="24"/>
          <w:lang w:val="es-GT"/>
        </w:rPr>
        <w:t xml:space="preserve">Es posible que la estructura del ciclo de vida del plan varíe según la índole y empresa a la que será dirigido, sin embargo, un proyecto de </w:t>
      </w:r>
      <w:r w:rsidR="00994AC3">
        <w:rPr>
          <w:rFonts w:ascii="Times New Roman" w:hAnsi="Times New Roman" w:cs="Times New Roman"/>
          <w:sz w:val="24"/>
          <w:szCs w:val="24"/>
          <w:lang w:val="es-GT"/>
        </w:rPr>
        <w:t>esta naturaleza se distribuye de</w:t>
      </w:r>
      <w:r>
        <w:rPr>
          <w:rFonts w:ascii="Times New Roman" w:hAnsi="Times New Roman" w:cs="Times New Roman"/>
          <w:sz w:val="24"/>
          <w:szCs w:val="24"/>
          <w:lang w:val="es-GT"/>
        </w:rPr>
        <w:t xml:space="preserve"> la siguiente </w:t>
      </w:r>
      <w:r w:rsidR="00994AC3">
        <w:rPr>
          <w:rFonts w:ascii="Times New Roman" w:hAnsi="Times New Roman" w:cs="Times New Roman"/>
          <w:sz w:val="24"/>
          <w:szCs w:val="24"/>
          <w:lang w:val="es-GT"/>
        </w:rPr>
        <w:t>forma</w:t>
      </w:r>
      <w:r w:rsidR="008450C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99763861"/>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12A99C6B" w14:textId="2813F199" w:rsidR="00D30043" w:rsidRDefault="00994AC3" w:rsidP="00994AC3">
      <w:pPr>
        <w:ind w:left="2127"/>
        <w:jc w:val="center"/>
        <w:rPr>
          <w:rFonts w:ascii="Times New Roman" w:hAnsi="Times New Roman" w:cs="Times New Roman"/>
          <w:sz w:val="24"/>
          <w:szCs w:val="24"/>
          <w:lang w:val="es-GT"/>
        </w:rPr>
      </w:pPr>
      <w:r>
        <w:rPr>
          <w:noProof/>
          <w:lang w:val="es-GT" w:eastAsia="es-GT"/>
        </w:rPr>
        <w:lastRenderedPageBreak/>
        <w:drawing>
          <wp:inline distT="0" distB="0" distL="0" distR="0" wp14:anchorId="56C66F67" wp14:editId="1859AD05">
            <wp:extent cx="3810604" cy="233758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5815" cy="2432802"/>
                    </a:xfrm>
                    <a:prstGeom prst="rect">
                      <a:avLst/>
                    </a:prstGeom>
                  </pic:spPr>
                </pic:pic>
              </a:graphicData>
            </a:graphic>
          </wp:inline>
        </w:drawing>
      </w:r>
    </w:p>
    <w:p w14:paraId="5EC01653" w14:textId="35D15A41" w:rsidR="00994AC3" w:rsidRDefault="00994AC3" w:rsidP="001917C6">
      <w:pPr>
        <w:ind w:left="2977"/>
        <w:jc w:val="left"/>
        <w:rPr>
          <w:rFonts w:ascii="Times New Roman" w:hAnsi="Times New Roman" w:cs="Times New Roman"/>
          <w:sz w:val="20"/>
          <w:szCs w:val="20"/>
          <w:lang w:val="es-GT"/>
        </w:rPr>
      </w:pPr>
      <w:r w:rsidRPr="00073735">
        <w:rPr>
          <w:rFonts w:ascii="Times New Roman" w:hAnsi="Times New Roman" w:cs="Times New Roman"/>
          <w:sz w:val="20"/>
          <w:szCs w:val="20"/>
          <w:lang w:val="es-GT"/>
        </w:rPr>
        <w:t xml:space="preserve">Figura </w:t>
      </w:r>
      <w:proofErr w:type="spellStart"/>
      <w:r w:rsidRPr="00073735">
        <w:rPr>
          <w:rFonts w:ascii="Times New Roman" w:hAnsi="Times New Roman" w:cs="Times New Roman"/>
          <w:sz w:val="20"/>
          <w:szCs w:val="20"/>
          <w:lang w:val="es-GT"/>
        </w:rPr>
        <w:t>XXXX.</w:t>
      </w:r>
      <w:r>
        <w:rPr>
          <w:rFonts w:ascii="Times New Roman" w:hAnsi="Times New Roman" w:cs="Times New Roman"/>
          <w:sz w:val="20"/>
          <w:szCs w:val="20"/>
          <w:lang w:val="es-GT"/>
        </w:rPr>
        <w:t>Ciclo</w:t>
      </w:r>
      <w:proofErr w:type="spellEnd"/>
      <w:r>
        <w:rPr>
          <w:rFonts w:ascii="Times New Roman" w:hAnsi="Times New Roman" w:cs="Times New Roman"/>
          <w:sz w:val="20"/>
          <w:szCs w:val="20"/>
          <w:lang w:val="es-GT"/>
        </w:rPr>
        <w:t xml:space="preserve"> de vida de un proyecto con metodología PM4R</w:t>
      </w:r>
      <w:r w:rsidR="009B5A2D">
        <w:rPr>
          <w:rFonts w:ascii="Times New Roman" w:hAnsi="Times New Roman" w:cs="Times New Roman"/>
          <w:sz w:val="20"/>
          <w:szCs w:val="20"/>
          <w:lang w:val="es-GT"/>
        </w:rPr>
        <w:t>.</w:t>
      </w:r>
    </w:p>
    <w:p w14:paraId="46119BE5" w14:textId="23EE7F6C" w:rsidR="001917C6" w:rsidRDefault="00AC05A6" w:rsidP="001917C6">
      <w:pPr>
        <w:pStyle w:val="Ttulo5"/>
      </w:pPr>
      <w:bookmarkStart w:id="277" w:name="_Toc41638801"/>
      <w:r>
        <w:t>Etapas de la gestión del proyecto.</w:t>
      </w:r>
      <w:bookmarkEnd w:id="277"/>
    </w:p>
    <w:p w14:paraId="4933AE61" w14:textId="3F0E5B2C" w:rsidR="00957E5A" w:rsidRDefault="00BD295F" w:rsidP="00054BCE">
      <w:pPr>
        <w:ind w:left="2835"/>
        <w:rPr>
          <w:rFonts w:ascii="Times New Roman" w:hAnsi="Times New Roman" w:cs="Times New Roman"/>
          <w:sz w:val="20"/>
          <w:szCs w:val="20"/>
        </w:rPr>
      </w:pPr>
      <w:r>
        <w:rPr>
          <w:rFonts w:ascii="Times New Roman" w:hAnsi="Times New Roman" w:cs="Times New Roman"/>
          <w:sz w:val="24"/>
          <w:szCs w:val="24"/>
        </w:rPr>
        <w:t xml:space="preserve"> </w:t>
      </w:r>
      <w:r w:rsidR="00957E5A">
        <w:rPr>
          <w:rFonts w:ascii="Times New Roman" w:hAnsi="Times New Roman" w:cs="Times New Roman"/>
          <w:sz w:val="24"/>
          <w:szCs w:val="24"/>
        </w:rPr>
        <w:t>“</w:t>
      </w:r>
      <w:r w:rsidR="00AC05A6" w:rsidRPr="00957E5A">
        <w:rPr>
          <w:rFonts w:ascii="Times New Roman" w:hAnsi="Times New Roman" w:cs="Times New Roman"/>
          <w:sz w:val="24"/>
          <w:szCs w:val="24"/>
        </w:rPr>
        <w:t xml:space="preserve">El </w:t>
      </w:r>
      <w:r w:rsidR="00AC05A6" w:rsidRPr="00054BCE">
        <w:rPr>
          <w:rFonts w:ascii="Times New Roman" w:hAnsi="Times New Roman" w:cs="Times New Roman"/>
          <w:sz w:val="24"/>
          <w:szCs w:val="24"/>
          <w:lang w:val="es-GT"/>
        </w:rPr>
        <w:t>ciclo</w:t>
      </w:r>
      <w:r w:rsidR="00AC05A6" w:rsidRPr="00957E5A">
        <w:rPr>
          <w:rFonts w:ascii="Times New Roman" w:hAnsi="Times New Roman" w:cs="Times New Roman"/>
          <w:sz w:val="24"/>
          <w:szCs w:val="24"/>
        </w:rPr>
        <w:t xml:space="preserve"> de gestión de proyectos está en la fase de implementación y monitoreo y control, y utiliza cinco etapas necesarias para concluir exitosamente: i) inicio, </w:t>
      </w:r>
      <w:proofErr w:type="spellStart"/>
      <w:r w:rsidR="00AC05A6" w:rsidRPr="00957E5A">
        <w:rPr>
          <w:rFonts w:ascii="Times New Roman" w:hAnsi="Times New Roman" w:cs="Times New Roman"/>
          <w:sz w:val="24"/>
          <w:szCs w:val="24"/>
        </w:rPr>
        <w:t>ii</w:t>
      </w:r>
      <w:proofErr w:type="spellEnd"/>
      <w:r w:rsidR="00AC05A6" w:rsidRPr="00957E5A">
        <w:rPr>
          <w:rFonts w:ascii="Times New Roman" w:hAnsi="Times New Roman" w:cs="Times New Roman"/>
          <w:sz w:val="24"/>
          <w:szCs w:val="24"/>
        </w:rPr>
        <w:t xml:space="preserve">) planificación, </w:t>
      </w:r>
      <w:proofErr w:type="spellStart"/>
      <w:r w:rsidR="00AC05A6" w:rsidRPr="00957E5A">
        <w:rPr>
          <w:rFonts w:ascii="Times New Roman" w:hAnsi="Times New Roman" w:cs="Times New Roman"/>
          <w:sz w:val="24"/>
          <w:szCs w:val="24"/>
        </w:rPr>
        <w:t>iii</w:t>
      </w:r>
      <w:proofErr w:type="spellEnd"/>
      <w:r w:rsidR="00AC05A6" w:rsidRPr="00957E5A">
        <w:rPr>
          <w:rFonts w:ascii="Times New Roman" w:hAnsi="Times New Roman" w:cs="Times New Roman"/>
          <w:sz w:val="24"/>
          <w:szCs w:val="24"/>
        </w:rPr>
        <w:t xml:space="preserve">) implementación, </w:t>
      </w:r>
      <w:proofErr w:type="spellStart"/>
      <w:r w:rsidR="00AC05A6" w:rsidRPr="00957E5A">
        <w:rPr>
          <w:rFonts w:ascii="Times New Roman" w:hAnsi="Times New Roman" w:cs="Times New Roman"/>
          <w:sz w:val="24"/>
          <w:szCs w:val="24"/>
        </w:rPr>
        <w:t>iv</w:t>
      </w:r>
      <w:proofErr w:type="spellEnd"/>
      <w:r w:rsidR="00AC05A6" w:rsidRPr="00957E5A">
        <w:rPr>
          <w:rFonts w:ascii="Times New Roman" w:hAnsi="Times New Roman" w:cs="Times New Roman"/>
          <w:sz w:val="24"/>
          <w:szCs w:val="24"/>
        </w:rPr>
        <w:t>) monitoreo y control, y v) cierre</w:t>
      </w:r>
      <w:r w:rsidR="00957E5A">
        <w:rPr>
          <w:rFonts w:ascii="Times New Roman" w:hAnsi="Times New Roman" w:cs="Times New Roman"/>
          <w:sz w:val="24"/>
          <w:szCs w:val="24"/>
        </w:rPr>
        <w:t xml:space="preserve">.” </w:t>
      </w:r>
      <w:r w:rsidR="00957E5A" w:rsidRPr="005B78B2">
        <w:rPr>
          <w:rFonts w:ascii="Times New Roman" w:hAnsi="Times New Roman" w:cs="Times New Roman"/>
          <w:sz w:val="20"/>
          <w:szCs w:val="20"/>
        </w:rPr>
        <w:t>(</w:t>
      </w:r>
      <w:proofErr w:type="spellStart"/>
      <w:r w:rsidR="00957E5A" w:rsidRPr="005B78B2">
        <w:rPr>
          <w:rFonts w:ascii="Times New Roman" w:hAnsi="Times New Roman" w:cs="Times New Roman"/>
          <w:sz w:val="20"/>
          <w:szCs w:val="20"/>
        </w:rPr>
        <w:t>Mondelo</w:t>
      </w:r>
      <w:proofErr w:type="spellEnd"/>
      <w:r w:rsidR="00957E5A" w:rsidRPr="005B78B2">
        <w:rPr>
          <w:rFonts w:ascii="Times New Roman" w:hAnsi="Times New Roman" w:cs="Times New Roman"/>
          <w:sz w:val="20"/>
          <w:szCs w:val="20"/>
        </w:rPr>
        <w:t xml:space="preserve"> &amp; </w:t>
      </w:r>
      <w:r w:rsidR="005B78B2" w:rsidRPr="005B78B2">
        <w:rPr>
          <w:rFonts w:ascii="Times New Roman" w:hAnsi="Times New Roman" w:cs="Times New Roman"/>
          <w:sz w:val="20"/>
          <w:szCs w:val="20"/>
        </w:rPr>
        <w:t>Siles, 2019.P 20.)</w:t>
      </w:r>
    </w:p>
    <w:p w14:paraId="4DCC1EB9" w14:textId="45E03029" w:rsidR="00FA272B" w:rsidRPr="007B3F48" w:rsidRDefault="00FA272B" w:rsidP="00054BCE">
      <w:pPr>
        <w:ind w:left="2835"/>
        <w:rPr>
          <w:rFonts w:ascii="Times New Roman" w:hAnsi="Times New Roman" w:cs="Times New Roman"/>
          <w:sz w:val="24"/>
          <w:szCs w:val="24"/>
        </w:rPr>
      </w:pPr>
      <w:r w:rsidRPr="007B3F48">
        <w:rPr>
          <w:rFonts w:ascii="Times New Roman" w:hAnsi="Times New Roman" w:cs="Times New Roman"/>
          <w:sz w:val="24"/>
          <w:szCs w:val="24"/>
        </w:rPr>
        <w:t xml:space="preserve">Consecuentemente es necesario conocer la función de cada etapa, pero previo a ello, para tornar una panorámica sencilla de interpretar, la siguiente figura da la pauta del orden de </w:t>
      </w:r>
      <w:r w:rsidR="007B3F48" w:rsidRPr="007B3F48">
        <w:rPr>
          <w:rFonts w:ascii="Times New Roman" w:hAnsi="Times New Roman" w:cs="Times New Roman"/>
          <w:sz w:val="24"/>
          <w:szCs w:val="24"/>
        </w:rPr>
        <w:t>intervención de cada una.</w:t>
      </w:r>
    </w:p>
    <w:p w14:paraId="51A5D3A1" w14:textId="193FC2EF" w:rsidR="00957E5A" w:rsidRDefault="005B78B2" w:rsidP="006A76DD">
      <w:pPr>
        <w:ind w:left="1981"/>
        <w:jc w:val="center"/>
      </w:pPr>
      <w:r>
        <w:rPr>
          <w:noProof/>
          <w:lang w:val="es-GT" w:eastAsia="es-GT"/>
        </w:rPr>
        <w:lastRenderedPageBreak/>
        <w:drawing>
          <wp:inline distT="0" distB="0" distL="0" distR="0" wp14:anchorId="3757CFA0" wp14:editId="63628F1A">
            <wp:extent cx="3803504" cy="189034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3197" cy="2287794"/>
                    </a:xfrm>
                    <a:prstGeom prst="rect">
                      <a:avLst/>
                    </a:prstGeom>
                  </pic:spPr>
                </pic:pic>
              </a:graphicData>
            </a:graphic>
          </wp:inline>
        </w:drawing>
      </w:r>
    </w:p>
    <w:p w14:paraId="3D48C4D9" w14:textId="53F20B35" w:rsidR="00191230" w:rsidRDefault="005B78B2" w:rsidP="006A76DD">
      <w:pPr>
        <w:ind w:left="2835"/>
        <w:rPr>
          <w:rFonts w:ascii="Times New Roman" w:hAnsi="Times New Roman" w:cs="Times New Roman"/>
          <w:sz w:val="20"/>
          <w:szCs w:val="20"/>
          <w:lang w:val="es-GT"/>
        </w:rPr>
      </w:pPr>
      <w:r w:rsidRPr="00073735">
        <w:rPr>
          <w:rFonts w:ascii="Times New Roman" w:hAnsi="Times New Roman" w:cs="Times New Roman"/>
          <w:sz w:val="20"/>
          <w:szCs w:val="20"/>
          <w:lang w:val="es-GT"/>
        </w:rPr>
        <w:t>Figura XXXX.</w:t>
      </w:r>
      <w:r w:rsidR="009B5A2D">
        <w:rPr>
          <w:rFonts w:ascii="Times New Roman" w:hAnsi="Times New Roman" w:cs="Times New Roman"/>
          <w:sz w:val="20"/>
          <w:szCs w:val="20"/>
          <w:lang w:val="es-GT"/>
        </w:rPr>
        <w:t xml:space="preserve"> </w:t>
      </w:r>
      <w:proofErr w:type="spellStart"/>
      <w:r w:rsidR="009B5A2D">
        <w:rPr>
          <w:rFonts w:ascii="Times New Roman" w:hAnsi="Times New Roman" w:cs="Times New Roman"/>
          <w:sz w:val="20"/>
          <w:szCs w:val="20"/>
          <w:lang w:val="es-GT"/>
        </w:rPr>
        <w:t>Mondelo</w:t>
      </w:r>
      <w:proofErr w:type="spellEnd"/>
      <w:r w:rsidR="009B5A2D">
        <w:rPr>
          <w:rFonts w:ascii="Times New Roman" w:hAnsi="Times New Roman" w:cs="Times New Roman"/>
          <w:sz w:val="20"/>
          <w:szCs w:val="20"/>
          <w:lang w:val="es-GT"/>
        </w:rPr>
        <w:t xml:space="preserve"> &amp; Siles (2019).</w:t>
      </w:r>
      <w:r w:rsidRPr="00073735">
        <w:rPr>
          <w:rFonts w:ascii="Times New Roman" w:hAnsi="Times New Roman" w:cs="Times New Roman"/>
          <w:sz w:val="20"/>
          <w:szCs w:val="20"/>
          <w:lang w:val="es-GT"/>
        </w:rPr>
        <w:t xml:space="preserve"> </w:t>
      </w:r>
      <w:r>
        <w:rPr>
          <w:rFonts w:ascii="Times New Roman" w:hAnsi="Times New Roman" w:cs="Times New Roman"/>
          <w:sz w:val="20"/>
          <w:szCs w:val="20"/>
          <w:lang w:val="es-GT"/>
        </w:rPr>
        <w:t>Etapas de la gestión del proyecto con metodología PM4R</w:t>
      </w:r>
      <w:r w:rsidRPr="00073735">
        <w:rPr>
          <w:rFonts w:ascii="Times New Roman" w:hAnsi="Times New Roman" w:cs="Times New Roman"/>
          <w:sz w:val="20"/>
          <w:szCs w:val="20"/>
          <w:lang w:val="es-GT"/>
        </w:rPr>
        <w:t xml:space="preserve">. </w:t>
      </w:r>
    </w:p>
    <w:p w14:paraId="62C4EC38" w14:textId="77777777" w:rsidR="00AB2560" w:rsidRDefault="00BD295F" w:rsidP="006A76DD">
      <w:pPr>
        <w:ind w:left="2835"/>
        <w:rPr>
          <w:rFonts w:ascii="Times New Roman" w:hAnsi="Times New Roman" w:cs="Times New Roman"/>
          <w:sz w:val="24"/>
          <w:szCs w:val="24"/>
        </w:rPr>
      </w:pPr>
      <w:r>
        <w:rPr>
          <w:rFonts w:ascii="Times New Roman" w:hAnsi="Times New Roman" w:cs="Times New Roman"/>
          <w:sz w:val="24"/>
          <w:szCs w:val="24"/>
        </w:rPr>
        <w:t xml:space="preserve">De acuerdo con </w:t>
      </w:r>
      <w:proofErr w:type="spellStart"/>
      <w:r w:rsidRPr="005B78B2">
        <w:rPr>
          <w:rFonts w:ascii="Times New Roman" w:hAnsi="Times New Roman" w:cs="Times New Roman"/>
          <w:sz w:val="20"/>
          <w:szCs w:val="20"/>
        </w:rPr>
        <w:t>Mondelo</w:t>
      </w:r>
      <w:proofErr w:type="spellEnd"/>
      <w:r w:rsidRPr="005B78B2">
        <w:rPr>
          <w:rFonts w:ascii="Times New Roman" w:hAnsi="Times New Roman" w:cs="Times New Roman"/>
          <w:sz w:val="20"/>
          <w:szCs w:val="20"/>
        </w:rPr>
        <w:t xml:space="preserve"> &amp; Siles</w:t>
      </w:r>
      <w:r>
        <w:rPr>
          <w:rFonts w:ascii="Times New Roman" w:hAnsi="Times New Roman" w:cs="Times New Roman"/>
          <w:sz w:val="24"/>
          <w:szCs w:val="24"/>
        </w:rPr>
        <w:t xml:space="preserve"> (2019) las etapas para la gestión del proyecto son:</w:t>
      </w:r>
    </w:p>
    <w:p w14:paraId="07A4C5E7" w14:textId="61931621" w:rsidR="006A76DD" w:rsidRPr="006A76DD" w:rsidRDefault="00BD295F" w:rsidP="006A76DD">
      <w:pPr>
        <w:ind w:left="2835"/>
        <w:rPr>
          <w:rFonts w:ascii="Times New Roman" w:hAnsi="Times New Roman" w:cs="Times New Roman"/>
          <w:sz w:val="20"/>
          <w:szCs w:val="20"/>
          <w:lang w:val="es-GT"/>
        </w:rPr>
      </w:pPr>
      <w:r>
        <w:rPr>
          <w:rFonts w:ascii="Times New Roman" w:hAnsi="Times New Roman" w:cs="Times New Roman"/>
          <w:sz w:val="24"/>
          <w:szCs w:val="24"/>
        </w:rPr>
        <w:t xml:space="preserve"> </w:t>
      </w:r>
    </w:p>
    <w:p w14:paraId="3D9A11EB" w14:textId="2288C6E7" w:rsidR="007215B3" w:rsidRDefault="006A76DD" w:rsidP="006A76DD">
      <w:pPr>
        <w:pStyle w:val="Prrafodelista"/>
        <w:numPr>
          <w:ilvl w:val="0"/>
          <w:numId w:val="46"/>
        </w:numPr>
        <w:ind w:hanging="862"/>
        <w:rPr>
          <w:rFonts w:ascii="Times New Roman" w:hAnsi="Times New Roman" w:cs="Times New Roman"/>
          <w:sz w:val="24"/>
          <w:szCs w:val="24"/>
          <w:lang w:val="es-GT"/>
        </w:rPr>
      </w:pPr>
      <w:r w:rsidRPr="006A76DD">
        <w:rPr>
          <w:rFonts w:ascii="Times New Roman" w:hAnsi="Times New Roman" w:cs="Times New Roman"/>
          <w:sz w:val="24"/>
          <w:szCs w:val="24"/>
          <w:lang w:val="es-GT"/>
        </w:rPr>
        <w:t xml:space="preserve">Inicio: </w:t>
      </w:r>
      <w:r w:rsidR="007215B3" w:rsidRPr="006A76DD">
        <w:rPr>
          <w:rFonts w:ascii="Times New Roman" w:hAnsi="Times New Roman" w:cs="Times New Roman"/>
          <w:sz w:val="24"/>
          <w:szCs w:val="24"/>
          <w:lang w:val="es-GT"/>
        </w:rPr>
        <w:t>En esta fase del proyecto, se identifican los stakeholders y se elabora el acta de constitución del proyecto.</w:t>
      </w:r>
    </w:p>
    <w:p w14:paraId="7443466F" w14:textId="77777777" w:rsidR="006A76DD" w:rsidRPr="006A76DD" w:rsidRDefault="006A76DD" w:rsidP="006A76DD">
      <w:pPr>
        <w:pStyle w:val="Prrafodelista"/>
        <w:ind w:left="4548" w:firstLine="0"/>
        <w:rPr>
          <w:rFonts w:ascii="Times New Roman" w:hAnsi="Times New Roman" w:cs="Times New Roman"/>
          <w:sz w:val="24"/>
          <w:szCs w:val="24"/>
          <w:lang w:val="es-GT"/>
        </w:rPr>
      </w:pPr>
    </w:p>
    <w:p w14:paraId="13FAF44C" w14:textId="02350177" w:rsidR="008B5A67" w:rsidRDefault="006A76DD" w:rsidP="006A76DD">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Planificación: </w:t>
      </w:r>
      <w:r w:rsidR="008B5A67" w:rsidRPr="00054BCE">
        <w:rPr>
          <w:rFonts w:ascii="Times New Roman" w:hAnsi="Times New Roman" w:cs="Times New Roman"/>
          <w:sz w:val="24"/>
          <w:szCs w:val="24"/>
          <w:lang w:val="es-GT"/>
        </w:rPr>
        <w:t>Se establece el alcance del proyecto, las tácticas y estrategias a fin de cumplir con los objetivos de este.</w:t>
      </w:r>
    </w:p>
    <w:p w14:paraId="1D6F5130" w14:textId="37A70054" w:rsidR="00054BCE" w:rsidRDefault="00054BCE" w:rsidP="006A76DD">
      <w:pPr>
        <w:ind w:left="0" w:firstLine="0"/>
        <w:rPr>
          <w:rFonts w:ascii="Times New Roman" w:hAnsi="Times New Roman" w:cs="Times New Roman"/>
          <w:sz w:val="24"/>
          <w:szCs w:val="24"/>
          <w:lang w:val="es-GT"/>
        </w:rPr>
      </w:pPr>
    </w:p>
    <w:p w14:paraId="1CC46425" w14:textId="23347454" w:rsidR="00AB2560" w:rsidRDefault="00AB2560" w:rsidP="006A76DD">
      <w:pPr>
        <w:ind w:left="0" w:firstLine="0"/>
        <w:rPr>
          <w:rFonts w:ascii="Times New Roman" w:hAnsi="Times New Roman" w:cs="Times New Roman"/>
          <w:sz w:val="24"/>
          <w:szCs w:val="24"/>
          <w:lang w:val="es-GT"/>
        </w:rPr>
      </w:pPr>
    </w:p>
    <w:p w14:paraId="2E5F84D9" w14:textId="77777777" w:rsidR="00AB2560" w:rsidRPr="00054BCE" w:rsidRDefault="00AB2560" w:rsidP="006A76DD">
      <w:pPr>
        <w:ind w:left="0" w:firstLine="0"/>
        <w:rPr>
          <w:rFonts w:ascii="Times New Roman" w:hAnsi="Times New Roman" w:cs="Times New Roman"/>
          <w:sz w:val="24"/>
          <w:szCs w:val="24"/>
          <w:lang w:val="es-GT"/>
        </w:rPr>
      </w:pPr>
    </w:p>
    <w:p w14:paraId="13DA25FF" w14:textId="7E89C224" w:rsidR="006A76DD" w:rsidRDefault="006A76DD" w:rsidP="006A76DD">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Implementación: </w:t>
      </w:r>
      <w:r w:rsidR="008B5A67" w:rsidRPr="00A90589">
        <w:rPr>
          <w:rFonts w:ascii="Times New Roman" w:hAnsi="Times New Roman" w:cs="Times New Roman"/>
          <w:sz w:val="24"/>
          <w:szCs w:val="24"/>
          <w:lang w:val="es-GT"/>
        </w:rPr>
        <w:t>Conjunto de procesos necesarios</w:t>
      </w:r>
      <w:r w:rsidR="00A90589" w:rsidRPr="00A90589">
        <w:rPr>
          <w:rFonts w:ascii="Times New Roman" w:hAnsi="Times New Roman" w:cs="Times New Roman"/>
          <w:sz w:val="24"/>
          <w:szCs w:val="24"/>
          <w:lang w:val="es-GT"/>
        </w:rPr>
        <w:t xml:space="preserve"> </w:t>
      </w:r>
      <w:r w:rsidR="008B5A67" w:rsidRPr="00A90589">
        <w:rPr>
          <w:rFonts w:ascii="Times New Roman" w:hAnsi="Times New Roman" w:cs="Times New Roman"/>
          <w:sz w:val="24"/>
          <w:szCs w:val="24"/>
          <w:lang w:val="es-GT"/>
        </w:rPr>
        <w:t xml:space="preserve">para la ejecución de los planes definidos en </w:t>
      </w:r>
      <w:r w:rsidR="00A90589" w:rsidRPr="00A90589">
        <w:rPr>
          <w:rFonts w:ascii="Times New Roman" w:hAnsi="Times New Roman" w:cs="Times New Roman"/>
          <w:sz w:val="24"/>
          <w:szCs w:val="24"/>
          <w:lang w:val="es-GT"/>
        </w:rPr>
        <w:t>las</w:t>
      </w:r>
      <w:r w:rsidR="008B5A67" w:rsidRPr="00A90589">
        <w:rPr>
          <w:rFonts w:ascii="Times New Roman" w:hAnsi="Times New Roman" w:cs="Times New Roman"/>
          <w:sz w:val="24"/>
          <w:szCs w:val="24"/>
          <w:lang w:val="es-GT"/>
        </w:rPr>
        <w:t xml:space="preserve"> etapas </w:t>
      </w:r>
      <w:r w:rsidR="00A90589" w:rsidRPr="00A90589">
        <w:rPr>
          <w:rFonts w:ascii="Times New Roman" w:hAnsi="Times New Roman" w:cs="Times New Roman"/>
          <w:sz w:val="24"/>
          <w:szCs w:val="24"/>
          <w:lang w:val="es-GT"/>
        </w:rPr>
        <w:t>de inicio y planificación con los recursos necesarios (humano, material, económico)</w:t>
      </w:r>
      <w:r w:rsidR="00A90589">
        <w:rPr>
          <w:rFonts w:ascii="Times New Roman" w:hAnsi="Times New Roman" w:cs="Times New Roman"/>
          <w:sz w:val="24"/>
          <w:szCs w:val="24"/>
          <w:lang w:val="es-GT"/>
        </w:rPr>
        <w:t>; en pocas palabras, se ejecutan los planes y se vela por su cumplimiento.</w:t>
      </w:r>
    </w:p>
    <w:p w14:paraId="05E9E14F" w14:textId="77777777" w:rsidR="006A76DD" w:rsidRPr="006A76DD" w:rsidRDefault="006A76DD" w:rsidP="006A76DD">
      <w:pPr>
        <w:ind w:left="0" w:firstLine="0"/>
        <w:rPr>
          <w:rFonts w:ascii="Times New Roman" w:hAnsi="Times New Roman" w:cs="Times New Roman"/>
          <w:sz w:val="24"/>
          <w:szCs w:val="24"/>
          <w:lang w:val="es-GT"/>
        </w:rPr>
      </w:pPr>
    </w:p>
    <w:p w14:paraId="06EA110E" w14:textId="1E7C69DF" w:rsidR="006A76DD" w:rsidRPr="00BD295F" w:rsidRDefault="006A76DD" w:rsidP="00BD295F">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Monitoreo y control: </w:t>
      </w:r>
      <w:r w:rsidR="00413E59" w:rsidRPr="00413E59">
        <w:rPr>
          <w:rFonts w:ascii="Times New Roman" w:hAnsi="Times New Roman" w:cs="Times New Roman"/>
          <w:sz w:val="24"/>
          <w:szCs w:val="24"/>
          <w:lang w:val="es-GT"/>
        </w:rPr>
        <w:t xml:space="preserve">Su principal función es la de centrarse en la medición del rendimiento y observación de los procesos de planificación </w:t>
      </w:r>
      <w:r w:rsidR="00413E59">
        <w:rPr>
          <w:rFonts w:ascii="Times New Roman" w:hAnsi="Times New Roman" w:cs="Times New Roman"/>
          <w:sz w:val="24"/>
          <w:szCs w:val="24"/>
          <w:lang w:val="es-GT"/>
        </w:rPr>
        <w:t xml:space="preserve">e </w:t>
      </w:r>
      <w:r w:rsidR="00413E59" w:rsidRPr="00413E59">
        <w:rPr>
          <w:rFonts w:ascii="Times New Roman" w:hAnsi="Times New Roman" w:cs="Times New Roman"/>
          <w:sz w:val="24"/>
          <w:szCs w:val="24"/>
          <w:lang w:val="es-GT"/>
        </w:rPr>
        <w:t xml:space="preserve">implementación </w:t>
      </w:r>
      <w:r w:rsidR="00413E59">
        <w:rPr>
          <w:rFonts w:ascii="Times New Roman" w:hAnsi="Times New Roman" w:cs="Times New Roman"/>
          <w:sz w:val="24"/>
          <w:szCs w:val="24"/>
          <w:lang w:val="es-GT"/>
        </w:rPr>
        <w:t xml:space="preserve">para luego gestionar cambios necesarios por problemas que se generen </w:t>
      </w:r>
      <w:r w:rsidR="00521AE9">
        <w:rPr>
          <w:rFonts w:ascii="Times New Roman" w:hAnsi="Times New Roman" w:cs="Times New Roman"/>
          <w:sz w:val="24"/>
          <w:szCs w:val="24"/>
          <w:lang w:val="es-GT"/>
        </w:rPr>
        <w:t>durante estas fases.</w:t>
      </w:r>
    </w:p>
    <w:p w14:paraId="2666C0B0" w14:textId="4EFADFC7" w:rsidR="006A76DD" w:rsidRDefault="006A76DD" w:rsidP="006A76DD">
      <w:pPr>
        <w:pStyle w:val="Prrafodelista"/>
        <w:ind w:left="4548" w:firstLine="0"/>
        <w:rPr>
          <w:rFonts w:ascii="Times New Roman" w:hAnsi="Times New Roman" w:cs="Times New Roman"/>
          <w:sz w:val="24"/>
          <w:szCs w:val="24"/>
          <w:lang w:val="es-GT"/>
        </w:rPr>
      </w:pPr>
    </w:p>
    <w:p w14:paraId="0967A5D8" w14:textId="77777777" w:rsidR="006A76DD" w:rsidRPr="006A76DD" w:rsidRDefault="006A76DD" w:rsidP="006A76DD">
      <w:pPr>
        <w:pStyle w:val="Prrafodelista"/>
        <w:ind w:left="4548" w:firstLine="0"/>
        <w:rPr>
          <w:rFonts w:ascii="Times New Roman" w:hAnsi="Times New Roman" w:cs="Times New Roman"/>
          <w:sz w:val="24"/>
          <w:szCs w:val="24"/>
          <w:lang w:val="es-GT"/>
        </w:rPr>
      </w:pPr>
    </w:p>
    <w:p w14:paraId="346041DB" w14:textId="21783381" w:rsidR="005B78B2" w:rsidRDefault="006A76DD" w:rsidP="006A76DD">
      <w:pPr>
        <w:pStyle w:val="Prrafodelista"/>
        <w:numPr>
          <w:ilvl w:val="0"/>
          <w:numId w:val="46"/>
        </w:numPr>
        <w:ind w:hanging="862"/>
        <w:rPr>
          <w:rFonts w:ascii="Times New Roman" w:hAnsi="Times New Roman" w:cs="Times New Roman"/>
          <w:sz w:val="24"/>
          <w:szCs w:val="24"/>
        </w:rPr>
      </w:pPr>
      <w:r>
        <w:rPr>
          <w:rFonts w:ascii="Times New Roman" w:hAnsi="Times New Roman" w:cs="Times New Roman"/>
          <w:sz w:val="24"/>
          <w:szCs w:val="24"/>
        </w:rPr>
        <w:t xml:space="preserve">Cierre: </w:t>
      </w:r>
      <w:r w:rsidR="00521AE9" w:rsidRPr="00521AE9">
        <w:rPr>
          <w:rFonts w:ascii="Times New Roman" w:hAnsi="Times New Roman" w:cs="Times New Roman"/>
          <w:sz w:val="24"/>
          <w:szCs w:val="24"/>
        </w:rPr>
        <w:t xml:space="preserve">Entrega del proyecto, de ser obligatorio, se entrega toda la </w:t>
      </w:r>
      <w:r w:rsidR="00521AE9" w:rsidRPr="006A76DD">
        <w:rPr>
          <w:rFonts w:ascii="Times New Roman" w:hAnsi="Times New Roman" w:cs="Times New Roman"/>
          <w:sz w:val="24"/>
          <w:szCs w:val="24"/>
          <w:lang w:val="es-GT"/>
        </w:rPr>
        <w:t>documentación</w:t>
      </w:r>
      <w:r w:rsidR="00521AE9" w:rsidRPr="00521AE9">
        <w:rPr>
          <w:rFonts w:ascii="Times New Roman" w:hAnsi="Times New Roman" w:cs="Times New Roman"/>
          <w:sz w:val="24"/>
          <w:szCs w:val="24"/>
        </w:rPr>
        <w:t xml:space="preserve"> necesaria al cliente, tal es el caso de manuales técnicos, de usuario.</w:t>
      </w:r>
    </w:p>
    <w:p w14:paraId="1B5C97F5" w14:textId="22D90995" w:rsidR="00AB2560" w:rsidRDefault="00AB2560" w:rsidP="00AB2560">
      <w:pPr>
        <w:rPr>
          <w:rFonts w:ascii="Times New Roman" w:hAnsi="Times New Roman" w:cs="Times New Roman"/>
          <w:sz w:val="24"/>
          <w:szCs w:val="24"/>
        </w:rPr>
      </w:pPr>
    </w:p>
    <w:p w14:paraId="7B515691" w14:textId="77777777" w:rsidR="00AB2560" w:rsidRPr="00AB2560" w:rsidRDefault="00AB2560" w:rsidP="00AB2560">
      <w:pPr>
        <w:rPr>
          <w:rFonts w:ascii="Times New Roman" w:hAnsi="Times New Roman" w:cs="Times New Roman"/>
          <w:sz w:val="24"/>
          <w:szCs w:val="24"/>
        </w:rPr>
      </w:pPr>
    </w:p>
    <w:p w14:paraId="0033F60A" w14:textId="4EA9003C" w:rsidR="00054BCE" w:rsidRDefault="00994AC3" w:rsidP="006A76DD">
      <w:pPr>
        <w:rPr>
          <w:rFonts w:ascii="Times New Roman" w:hAnsi="Times New Roman" w:cs="Times New Roman"/>
          <w:sz w:val="24"/>
          <w:szCs w:val="24"/>
        </w:rPr>
      </w:pPr>
      <w:r w:rsidRPr="00705C28">
        <w:rPr>
          <w:rFonts w:ascii="Times New Roman" w:hAnsi="Times New Roman" w:cs="Times New Roman"/>
          <w:sz w:val="24"/>
          <w:szCs w:val="24"/>
        </w:rPr>
        <w:lastRenderedPageBreak/>
        <w:t xml:space="preserve">Al elaborar </w:t>
      </w:r>
      <w:r>
        <w:rPr>
          <w:rFonts w:ascii="Times New Roman" w:hAnsi="Times New Roman" w:cs="Times New Roman"/>
          <w:sz w:val="24"/>
          <w:szCs w:val="24"/>
        </w:rPr>
        <w:t>un</w:t>
      </w:r>
      <w:r w:rsidRPr="00705C28">
        <w:rPr>
          <w:rFonts w:ascii="Times New Roman" w:hAnsi="Times New Roman" w:cs="Times New Roman"/>
          <w:sz w:val="24"/>
          <w:szCs w:val="24"/>
        </w:rPr>
        <w:t xml:space="preserve"> proyecto sin importar su naturaleza</w:t>
      </w:r>
      <w:r>
        <w:rPr>
          <w:rFonts w:ascii="Times New Roman" w:hAnsi="Times New Roman" w:cs="Times New Roman"/>
          <w:sz w:val="24"/>
          <w:szCs w:val="24"/>
        </w:rPr>
        <w:t>,</w:t>
      </w:r>
      <w:r w:rsidRPr="00705C28">
        <w:rPr>
          <w:rFonts w:ascii="Times New Roman" w:hAnsi="Times New Roman" w:cs="Times New Roman"/>
          <w:sz w:val="24"/>
          <w:szCs w:val="24"/>
        </w:rPr>
        <w:t xml:space="preserve"> es </w:t>
      </w:r>
      <w:r w:rsidR="00054BCE">
        <w:rPr>
          <w:rFonts w:ascii="Times New Roman" w:hAnsi="Times New Roman" w:cs="Times New Roman"/>
          <w:sz w:val="24"/>
          <w:szCs w:val="24"/>
        </w:rPr>
        <w:t>necesario</w:t>
      </w:r>
      <w:r w:rsidRPr="00705C28">
        <w:rPr>
          <w:rFonts w:ascii="Times New Roman" w:hAnsi="Times New Roman" w:cs="Times New Roman"/>
          <w:sz w:val="24"/>
          <w:szCs w:val="24"/>
        </w:rPr>
        <w:t xml:space="preserve"> contar con </w:t>
      </w:r>
      <w:r>
        <w:rPr>
          <w:rFonts w:ascii="Times New Roman" w:hAnsi="Times New Roman" w:cs="Times New Roman"/>
          <w:sz w:val="24"/>
          <w:szCs w:val="24"/>
        </w:rPr>
        <w:t>un conjunto de pasos</w:t>
      </w:r>
      <w:r w:rsidRPr="00705C28">
        <w:rPr>
          <w:rFonts w:ascii="Times New Roman" w:hAnsi="Times New Roman" w:cs="Times New Roman"/>
          <w:sz w:val="24"/>
          <w:szCs w:val="24"/>
        </w:rPr>
        <w:t xml:space="preserve"> </w:t>
      </w:r>
      <w:r>
        <w:rPr>
          <w:rFonts w:ascii="Times New Roman" w:hAnsi="Times New Roman" w:cs="Times New Roman"/>
          <w:sz w:val="24"/>
          <w:szCs w:val="24"/>
        </w:rPr>
        <w:t>metódicos que establezcan la ruta a seguir para garantizar el éxito de este, además</w:t>
      </w:r>
      <w:r w:rsidR="00D10F71">
        <w:rPr>
          <w:rFonts w:ascii="Times New Roman" w:hAnsi="Times New Roman" w:cs="Times New Roman"/>
          <w:sz w:val="24"/>
          <w:szCs w:val="24"/>
        </w:rPr>
        <w:t xml:space="preserve"> que permita conocer</w:t>
      </w:r>
      <w:r>
        <w:rPr>
          <w:rFonts w:ascii="Times New Roman" w:hAnsi="Times New Roman" w:cs="Times New Roman"/>
          <w:sz w:val="24"/>
          <w:szCs w:val="24"/>
        </w:rPr>
        <w:t xml:space="preserve"> los costos, los recursos (humano, económico</w:t>
      </w:r>
      <w:r w:rsidR="00C214BB">
        <w:rPr>
          <w:rFonts w:ascii="Times New Roman" w:hAnsi="Times New Roman" w:cs="Times New Roman"/>
          <w:sz w:val="24"/>
          <w:szCs w:val="24"/>
        </w:rPr>
        <w:t>, materiales</w:t>
      </w:r>
      <w:r>
        <w:rPr>
          <w:rFonts w:ascii="Times New Roman" w:hAnsi="Times New Roman" w:cs="Times New Roman"/>
          <w:sz w:val="24"/>
          <w:szCs w:val="24"/>
        </w:rPr>
        <w:t>)</w:t>
      </w:r>
      <w:r w:rsidR="00C214BB">
        <w:rPr>
          <w:rFonts w:ascii="Times New Roman" w:hAnsi="Times New Roman" w:cs="Times New Roman"/>
          <w:sz w:val="24"/>
          <w:szCs w:val="24"/>
        </w:rPr>
        <w:t xml:space="preserve"> y </w:t>
      </w:r>
      <w:r>
        <w:rPr>
          <w:rFonts w:ascii="Times New Roman" w:hAnsi="Times New Roman" w:cs="Times New Roman"/>
          <w:sz w:val="24"/>
          <w:szCs w:val="24"/>
        </w:rPr>
        <w:t xml:space="preserve">tiempo necesario, </w:t>
      </w:r>
      <w:r w:rsidR="00D10F71">
        <w:rPr>
          <w:rFonts w:ascii="Times New Roman" w:hAnsi="Times New Roman" w:cs="Times New Roman"/>
          <w:sz w:val="24"/>
          <w:szCs w:val="24"/>
        </w:rPr>
        <w:t xml:space="preserve">así como </w:t>
      </w:r>
      <w:r w:rsidR="00C214BB">
        <w:rPr>
          <w:rFonts w:ascii="Times New Roman" w:hAnsi="Times New Roman" w:cs="Times New Roman"/>
          <w:sz w:val="24"/>
          <w:szCs w:val="24"/>
        </w:rPr>
        <w:t xml:space="preserve">los </w:t>
      </w:r>
      <w:r>
        <w:rPr>
          <w:rFonts w:ascii="Times New Roman" w:hAnsi="Times New Roman" w:cs="Times New Roman"/>
          <w:sz w:val="24"/>
          <w:szCs w:val="24"/>
        </w:rPr>
        <w:t>riesgos, ganancias o pérdidas que conlleva.</w:t>
      </w:r>
      <w:r w:rsidR="00C214BB">
        <w:rPr>
          <w:rFonts w:ascii="Times New Roman" w:hAnsi="Times New Roman" w:cs="Times New Roman"/>
          <w:sz w:val="24"/>
          <w:szCs w:val="24"/>
        </w:rPr>
        <w:t xml:space="preserve"> En el caso de PM4R </w:t>
      </w:r>
      <w:r w:rsidR="00D10F71">
        <w:rPr>
          <w:rFonts w:ascii="Times New Roman" w:hAnsi="Times New Roman" w:cs="Times New Roman"/>
          <w:sz w:val="24"/>
          <w:szCs w:val="24"/>
        </w:rPr>
        <w:t>al ser una metodología basada en buenas prácticas que propone el PMI, otorga una documentación extensa de todo el ciclo de vida del proyecto</w:t>
      </w:r>
      <w:r w:rsidR="00BA183D">
        <w:rPr>
          <w:rFonts w:ascii="Times New Roman" w:hAnsi="Times New Roman" w:cs="Times New Roman"/>
          <w:sz w:val="24"/>
          <w:szCs w:val="24"/>
        </w:rPr>
        <w:t xml:space="preserve"> </w:t>
      </w:r>
      <w:sdt>
        <w:sdtPr>
          <w:rPr>
            <w:rFonts w:ascii="Times New Roman" w:hAnsi="Times New Roman" w:cs="Times New Roman"/>
            <w:sz w:val="24"/>
            <w:szCs w:val="24"/>
          </w:rPr>
          <w:id w:val="-2097090705"/>
          <w:citation/>
        </w:sdtPr>
        <w:sdtContent>
          <w:r w:rsidR="00BA183D">
            <w:rPr>
              <w:rFonts w:ascii="Times New Roman" w:hAnsi="Times New Roman" w:cs="Times New Roman"/>
              <w:sz w:val="24"/>
              <w:szCs w:val="24"/>
            </w:rPr>
            <w:fldChar w:fldCharType="begin"/>
          </w:r>
          <w:r w:rsidR="00BA183D">
            <w:rPr>
              <w:rFonts w:ascii="Times New Roman" w:hAnsi="Times New Roman" w:cs="Times New Roman"/>
              <w:sz w:val="24"/>
              <w:szCs w:val="24"/>
              <w:lang w:val="es-GT"/>
            </w:rPr>
            <w:instrText xml:space="preserve"> CITATION Ern19 \l 4106 </w:instrText>
          </w:r>
          <w:r w:rsidR="00BA183D">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(Mondelo &amp; Siles, 2019)</w:t>
          </w:r>
          <w:r w:rsidR="00BA183D">
            <w:rPr>
              <w:rFonts w:ascii="Times New Roman" w:hAnsi="Times New Roman" w:cs="Times New Roman"/>
              <w:sz w:val="24"/>
              <w:szCs w:val="24"/>
            </w:rPr>
            <w:fldChar w:fldCharType="end"/>
          </w:r>
        </w:sdtContent>
      </w:sdt>
      <w:r w:rsidR="00BA183D">
        <w:rPr>
          <w:rFonts w:ascii="Times New Roman" w:hAnsi="Times New Roman" w:cs="Times New Roman"/>
          <w:sz w:val="24"/>
          <w:szCs w:val="24"/>
        </w:rPr>
        <w:t>.</w:t>
      </w:r>
    </w:p>
    <w:p w14:paraId="780E46FA" w14:textId="6738AECC" w:rsidR="00B74507" w:rsidRDefault="00D10F71" w:rsidP="00D10F71">
      <w:pPr>
        <w:pStyle w:val="Ttulo3"/>
      </w:pPr>
      <w:bookmarkStart w:id="278" w:name="_Toc41638802"/>
      <w:r>
        <w:t>Metodología de Desarrollo de software</w:t>
      </w:r>
      <w:r w:rsidR="00555ED6">
        <w:t>.</w:t>
      </w:r>
      <w:bookmarkEnd w:id="278"/>
    </w:p>
    <w:p w14:paraId="0496A45A" w14:textId="0E60D218" w:rsidR="00555ED6" w:rsidRDefault="00BC50DC" w:rsidP="00C801AC">
      <w:pPr>
        <w:ind w:left="851"/>
        <w:rPr>
          <w:rFonts w:ascii="Times New Roman" w:hAnsi="Times New Roman" w:cs="Times New Roman"/>
          <w:sz w:val="24"/>
          <w:szCs w:val="24"/>
          <w:lang w:val="es-GT"/>
        </w:rPr>
      </w:pPr>
      <w:r>
        <w:rPr>
          <w:rFonts w:ascii="Times New Roman" w:hAnsi="Times New Roman" w:cs="Times New Roman"/>
          <w:sz w:val="24"/>
          <w:szCs w:val="24"/>
          <w:lang w:val="es-GT"/>
        </w:rPr>
        <w:t>S</w:t>
      </w:r>
      <w:r w:rsidR="007741EE" w:rsidRPr="007741EE">
        <w:rPr>
          <w:rFonts w:ascii="Times New Roman" w:hAnsi="Times New Roman" w:cs="Times New Roman"/>
          <w:sz w:val="24"/>
          <w:szCs w:val="24"/>
          <w:lang w:val="es-GT"/>
        </w:rPr>
        <w:t xml:space="preserve">e requiere de una metodología para gestionar el desarrollo, pruebas y entrega de </w:t>
      </w:r>
      <w:r>
        <w:rPr>
          <w:rFonts w:ascii="Times New Roman" w:hAnsi="Times New Roman" w:cs="Times New Roman"/>
          <w:sz w:val="24"/>
          <w:szCs w:val="24"/>
          <w:lang w:val="es-GT"/>
        </w:rPr>
        <w:t>productos de software</w:t>
      </w:r>
      <w:r w:rsidR="007741EE" w:rsidRPr="007741EE">
        <w:rPr>
          <w:rFonts w:ascii="Times New Roman" w:hAnsi="Times New Roman" w:cs="Times New Roman"/>
          <w:sz w:val="24"/>
          <w:szCs w:val="24"/>
          <w:lang w:val="es-GT"/>
        </w:rPr>
        <w:t xml:space="preserve"> a los clientes </w:t>
      </w:r>
      <w:r>
        <w:rPr>
          <w:rFonts w:ascii="Times New Roman" w:hAnsi="Times New Roman" w:cs="Times New Roman"/>
          <w:sz w:val="24"/>
          <w:szCs w:val="24"/>
          <w:lang w:val="es-GT"/>
        </w:rPr>
        <w:t>con el objetivo</w:t>
      </w:r>
      <w:r w:rsidR="007741EE" w:rsidRPr="007741EE">
        <w:rPr>
          <w:rFonts w:ascii="Times New Roman" w:hAnsi="Times New Roman" w:cs="Times New Roman"/>
          <w:sz w:val="24"/>
          <w:szCs w:val="24"/>
          <w:lang w:val="es-GT"/>
        </w:rPr>
        <w:t xml:space="preserve"> de garantizar las condiciones de calidad necesarias</w:t>
      </w:r>
      <w:r>
        <w:rPr>
          <w:rFonts w:ascii="Times New Roman" w:hAnsi="Times New Roman" w:cs="Times New Roman"/>
          <w:sz w:val="24"/>
          <w:szCs w:val="24"/>
          <w:lang w:val="es-GT"/>
        </w:rPr>
        <w:t xml:space="preserve"> y ofrecer un producto con características de escalabilidad, adaptabilidad y usabilidad</w:t>
      </w:r>
      <w:r w:rsidR="003E44D3">
        <w:rPr>
          <w:rFonts w:ascii="Times New Roman" w:hAnsi="Times New Roman" w:cs="Times New Roman"/>
          <w:sz w:val="24"/>
          <w:szCs w:val="24"/>
          <w:lang w:val="es-GT"/>
        </w:rPr>
        <w:t xml:space="preserve">; además de establecer una táctica de trabajo para el personal de </w:t>
      </w:r>
      <w:r w:rsidR="00BE33CE">
        <w:rPr>
          <w:rFonts w:ascii="Times New Roman" w:hAnsi="Times New Roman" w:cs="Times New Roman"/>
          <w:sz w:val="24"/>
          <w:szCs w:val="24"/>
          <w:lang w:val="es-GT"/>
        </w:rPr>
        <w:t>TI</w:t>
      </w:r>
      <w:r w:rsidR="00BA183D">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953820257"/>
          <w:citation/>
        </w:sdt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Var12 \l 4106 </w:instrText>
          </w:r>
          <w:r w:rsidR="00BA183D">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(Vargas, 2012)</w:t>
          </w:r>
          <w:r w:rsidR="00BA183D">
            <w:rPr>
              <w:rFonts w:ascii="Times New Roman" w:hAnsi="Times New Roman" w:cs="Times New Roman"/>
              <w:sz w:val="24"/>
              <w:szCs w:val="24"/>
              <w:lang w:val="es-GT"/>
            </w:rPr>
            <w:fldChar w:fldCharType="end"/>
          </w:r>
        </w:sdtContent>
      </w:sdt>
      <w:r w:rsidR="00C81DA9">
        <w:rPr>
          <w:rFonts w:ascii="Times New Roman" w:hAnsi="Times New Roman" w:cs="Times New Roman"/>
          <w:sz w:val="24"/>
          <w:szCs w:val="24"/>
          <w:lang w:val="es-GT"/>
        </w:rPr>
        <w:t>.</w:t>
      </w:r>
    </w:p>
    <w:p w14:paraId="107A8E64" w14:textId="09F6BF2F" w:rsidR="00521023" w:rsidRDefault="00BC50DC" w:rsidP="00AB2560">
      <w:pPr>
        <w:ind w:left="851"/>
        <w:rPr>
          <w:rFonts w:ascii="Times New Roman" w:hAnsi="Times New Roman" w:cs="Times New Roman"/>
          <w:sz w:val="24"/>
          <w:szCs w:val="24"/>
          <w:lang w:val="es-GT"/>
        </w:rPr>
      </w:pPr>
      <w:r>
        <w:rPr>
          <w:rFonts w:ascii="Times New Roman" w:hAnsi="Times New Roman" w:cs="Times New Roman"/>
          <w:sz w:val="24"/>
          <w:szCs w:val="24"/>
          <w:lang w:val="es-GT"/>
        </w:rPr>
        <w:t xml:space="preserve">En el sector informático, existen </w:t>
      </w:r>
      <w:r w:rsidR="00BA183D">
        <w:rPr>
          <w:rFonts w:ascii="Times New Roman" w:hAnsi="Times New Roman" w:cs="Times New Roman"/>
          <w:sz w:val="24"/>
          <w:szCs w:val="24"/>
          <w:lang w:val="es-GT"/>
        </w:rPr>
        <w:t>dos tipos</w:t>
      </w:r>
      <w:r>
        <w:rPr>
          <w:rFonts w:ascii="Times New Roman" w:hAnsi="Times New Roman" w:cs="Times New Roman"/>
          <w:sz w:val="24"/>
          <w:szCs w:val="24"/>
          <w:lang w:val="es-GT"/>
        </w:rPr>
        <w:t xml:space="preserve"> de metodologías las cuales son las tradicionales y ágiles y estas se desglosan de la siguiente forma a fin de conocer datos generales respecto a tales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843208826"/>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Pre10 \l 4106 </w:instrText>
          </w:r>
          <w:r w:rsidR="00AB2560">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(Pressman, 2010)</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9779F32" w14:textId="7EAAF538" w:rsidR="00BC50DC" w:rsidRDefault="00BC50DC" w:rsidP="00BC50DC">
      <w:pPr>
        <w:pStyle w:val="Ttulo4"/>
      </w:pPr>
      <w:bookmarkStart w:id="279" w:name="_Toc41638803"/>
      <w:r>
        <w:t>Metodologías Tradicionales</w:t>
      </w:r>
      <w:bookmarkEnd w:id="279"/>
    </w:p>
    <w:p w14:paraId="7F8E6DDC" w14:textId="6B38D77F" w:rsidR="00BC50DC" w:rsidRDefault="009C6A49" w:rsidP="009C6A49">
      <w:pPr>
        <w:ind w:left="1418"/>
        <w:rPr>
          <w:rFonts w:ascii="Times New Roman" w:hAnsi="Times New Roman" w:cs="Times New Roman"/>
          <w:sz w:val="24"/>
          <w:szCs w:val="24"/>
          <w:lang w:val="es-GT"/>
        </w:rPr>
      </w:pPr>
      <w:r w:rsidRPr="009C6A49">
        <w:rPr>
          <w:rFonts w:ascii="Times New Roman" w:hAnsi="Times New Roman" w:cs="Times New Roman"/>
          <w:sz w:val="24"/>
          <w:szCs w:val="24"/>
          <w:lang w:val="es-GT"/>
        </w:rPr>
        <w:t xml:space="preserve">Proponen un desarrollo </w:t>
      </w:r>
      <w:r w:rsidR="009B5A2D">
        <w:rPr>
          <w:rFonts w:ascii="Times New Roman" w:hAnsi="Times New Roman" w:cs="Times New Roman"/>
          <w:sz w:val="24"/>
          <w:szCs w:val="24"/>
          <w:lang w:val="es-GT"/>
        </w:rPr>
        <w:t>lineal y secuencial</w:t>
      </w:r>
      <w:r w:rsidR="00BE33CE">
        <w:rPr>
          <w:rFonts w:ascii="Times New Roman" w:hAnsi="Times New Roman" w:cs="Times New Roman"/>
          <w:sz w:val="24"/>
          <w:szCs w:val="24"/>
          <w:lang w:val="es-GT"/>
        </w:rPr>
        <w:t xml:space="preserve"> de procesos</w:t>
      </w:r>
      <w:r w:rsidRPr="009C6A49">
        <w:rPr>
          <w:rFonts w:ascii="Times New Roman" w:hAnsi="Times New Roman" w:cs="Times New Roman"/>
          <w:sz w:val="24"/>
          <w:szCs w:val="24"/>
          <w:lang w:val="es-GT"/>
        </w:rPr>
        <w:t>, centralizan su esfuerzo en la documentación del proyecto</w:t>
      </w:r>
      <w:r w:rsidR="009B5A2D">
        <w:rPr>
          <w:rFonts w:ascii="Times New Roman" w:hAnsi="Times New Roman" w:cs="Times New Roman"/>
          <w:sz w:val="24"/>
          <w:szCs w:val="24"/>
          <w:lang w:val="es-GT"/>
        </w:rPr>
        <w:t xml:space="preserve"> y cumplimiento de objetivos</w:t>
      </w:r>
      <w:r w:rsidRPr="009C6A49">
        <w:rPr>
          <w:rFonts w:ascii="Times New Roman" w:hAnsi="Times New Roman" w:cs="Times New Roman"/>
          <w:sz w:val="24"/>
          <w:szCs w:val="24"/>
          <w:lang w:val="es-GT"/>
        </w:rPr>
        <w:t>, por esta razón el solicitar un cambio en cualquiera de las fases resulta ser complejo pues representa una reorganización</w:t>
      </w:r>
      <w:sdt>
        <w:sdtPr>
          <w:rPr>
            <w:rFonts w:ascii="Times New Roman" w:hAnsi="Times New Roman" w:cs="Times New Roman"/>
            <w:sz w:val="24"/>
            <w:szCs w:val="24"/>
            <w:lang w:val="es-GT"/>
          </w:rPr>
          <w:id w:val="1876895498"/>
          <w:citation/>
        </w:sdt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Pre10 \l 4106 </w:instrText>
          </w:r>
          <w:r w:rsidR="00BA183D">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(Pressman, 2010)</w:t>
          </w:r>
          <w:r w:rsidR="00BA183D">
            <w:rPr>
              <w:rFonts w:ascii="Times New Roman" w:hAnsi="Times New Roman" w:cs="Times New Roman"/>
              <w:sz w:val="24"/>
              <w:szCs w:val="24"/>
              <w:lang w:val="es-GT"/>
            </w:rPr>
            <w:fldChar w:fldCharType="end"/>
          </w:r>
        </w:sdtContent>
      </w:sdt>
      <w:r w:rsidR="00BA183D">
        <w:rPr>
          <w:rFonts w:ascii="Times New Roman" w:hAnsi="Times New Roman" w:cs="Times New Roman"/>
          <w:sz w:val="24"/>
          <w:szCs w:val="24"/>
          <w:lang w:val="es-GT"/>
        </w:rPr>
        <w:t>.</w:t>
      </w:r>
    </w:p>
    <w:p w14:paraId="03E43CFA" w14:textId="7EA57ABA" w:rsidR="009B5A2D" w:rsidRDefault="009B5A2D" w:rsidP="009C6A49">
      <w:pPr>
        <w:ind w:left="1418"/>
        <w:rPr>
          <w:rFonts w:ascii="Times New Roman" w:hAnsi="Times New Roman" w:cs="Times New Roman"/>
          <w:sz w:val="24"/>
          <w:szCs w:val="24"/>
          <w:lang w:val="es-GT"/>
        </w:rPr>
      </w:pPr>
      <w:r>
        <w:rPr>
          <w:noProof/>
          <w:lang w:val="es-GT" w:eastAsia="es-GT"/>
        </w:rPr>
        <w:lastRenderedPageBreak/>
        <w:drawing>
          <wp:inline distT="0" distB="0" distL="0" distR="0" wp14:anchorId="4070F3C7" wp14:editId="1136CEBA">
            <wp:extent cx="4258945" cy="45206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0677" cy="543532"/>
                    </a:xfrm>
                    <a:prstGeom prst="rect">
                      <a:avLst/>
                    </a:prstGeom>
                  </pic:spPr>
                </pic:pic>
              </a:graphicData>
            </a:graphic>
          </wp:inline>
        </w:drawing>
      </w:r>
    </w:p>
    <w:p w14:paraId="60B6860E" w14:textId="08362E54" w:rsidR="00054BCE" w:rsidRDefault="009B5A2D" w:rsidP="006A76DD">
      <w:pPr>
        <w:ind w:left="1418"/>
        <w:rPr>
          <w:rFonts w:ascii="Times New Roman" w:hAnsi="Times New Roman" w:cs="Times New Roman"/>
          <w:sz w:val="20"/>
          <w:szCs w:val="20"/>
          <w:lang w:val="es-GT"/>
        </w:rPr>
      </w:pPr>
      <w:r w:rsidRPr="00BE33CE">
        <w:rPr>
          <w:rFonts w:ascii="Times New Roman" w:hAnsi="Times New Roman" w:cs="Times New Roman"/>
          <w:sz w:val="20"/>
          <w:szCs w:val="20"/>
          <w:lang w:val="es-GT"/>
        </w:rPr>
        <w:t xml:space="preserve">Figura </w:t>
      </w:r>
      <w:proofErr w:type="spellStart"/>
      <w:r w:rsidRPr="00BE33CE">
        <w:rPr>
          <w:rFonts w:ascii="Times New Roman" w:hAnsi="Times New Roman" w:cs="Times New Roman"/>
          <w:sz w:val="20"/>
          <w:szCs w:val="20"/>
          <w:lang w:val="es-GT"/>
        </w:rPr>
        <w:t>xxxx</w:t>
      </w:r>
      <w:proofErr w:type="spellEnd"/>
      <w:r w:rsidRPr="00BE33CE">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718630264"/>
          <w:citation/>
        </w:sdtPr>
        <w:sdtContent>
          <w:r w:rsidR="00BE33CE" w:rsidRPr="00BE33CE">
            <w:rPr>
              <w:rFonts w:ascii="Times New Roman" w:hAnsi="Times New Roman" w:cs="Times New Roman"/>
              <w:sz w:val="20"/>
              <w:szCs w:val="20"/>
              <w:lang w:val="es-GT"/>
            </w:rPr>
            <w:fldChar w:fldCharType="begin"/>
          </w:r>
          <w:r w:rsidR="00BE33CE" w:rsidRPr="00BE33CE">
            <w:rPr>
              <w:rFonts w:ascii="Times New Roman" w:hAnsi="Times New Roman" w:cs="Times New Roman"/>
              <w:sz w:val="20"/>
              <w:szCs w:val="20"/>
              <w:lang w:val="es-GT"/>
            </w:rPr>
            <w:instrText xml:space="preserve"> CITATION Pre10 \l 4106 </w:instrText>
          </w:r>
          <w:r w:rsidR="00BE33CE" w:rsidRPr="00BE33CE">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(Pressman, 2010)</w:t>
          </w:r>
          <w:r w:rsidR="00BE33CE" w:rsidRPr="00BE33CE">
            <w:rPr>
              <w:rFonts w:ascii="Times New Roman" w:hAnsi="Times New Roman" w:cs="Times New Roman"/>
              <w:sz w:val="20"/>
              <w:szCs w:val="20"/>
              <w:lang w:val="es-GT"/>
            </w:rPr>
            <w:fldChar w:fldCharType="end"/>
          </w:r>
        </w:sdtContent>
      </w:sdt>
      <w:r w:rsidR="00E77911">
        <w:rPr>
          <w:rFonts w:ascii="Times New Roman" w:hAnsi="Times New Roman" w:cs="Times New Roman"/>
          <w:sz w:val="20"/>
          <w:szCs w:val="20"/>
          <w:lang w:val="es-GT"/>
        </w:rPr>
        <w:t xml:space="preserve">. </w:t>
      </w:r>
      <w:r w:rsidRPr="00BE33CE">
        <w:rPr>
          <w:rFonts w:ascii="Times New Roman" w:hAnsi="Times New Roman" w:cs="Times New Roman"/>
          <w:sz w:val="20"/>
          <w:szCs w:val="20"/>
          <w:lang w:val="es-GT"/>
        </w:rPr>
        <w:t>Representación de flujo de procesos lineales.</w:t>
      </w:r>
    </w:p>
    <w:p w14:paraId="2D7D91D9" w14:textId="77777777" w:rsidR="00AB2560" w:rsidRPr="006A76DD" w:rsidRDefault="00AB2560" w:rsidP="006A76DD">
      <w:pPr>
        <w:ind w:left="1418"/>
        <w:rPr>
          <w:rFonts w:ascii="Times New Roman" w:hAnsi="Times New Roman" w:cs="Times New Roman"/>
          <w:sz w:val="20"/>
          <w:szCs w:val="20"/>
          <w:lang w:val="es-GT"/>
        </w:rPr>
      </w:pPr>
    </w:p>
    <w:p w14:paraId="7E33EA12" w14:textId="3E211EC3" w:rsidR="009C6A49" w:rsidRDefault="009C6A49" w:rsidP="009C6A49">
      <w:pPr>
        <w:pStyle w:val="Ttulo4"/>
      </w:pPr>
      <w:bookmarkStart w:id="280" w:name="_Toc41638804"/>
      <w:r>
        <w:t>Metodologías Ágiles</w:t>
      </w:r>
      <w:bookmarkEnd w:id="280"/>
    </w:p>
    <w:p w14:paraId="576A5E09" w14:textId="19D87291" w:rsidR="00E77911" w:rsidRDefault="009C6A49" w:rsidP="009B5A2D">
      <w:pPr>
        <w:ind w:left="1418"/>
        <w:rPr>
          <w:rFonts w:ascii="Times New Roman" w:hAnsi="Times New Roman" w:cs="Times New Roman"/>
          <w:sz w:val="24"/>
          <w:szCs w:val="24"/>
          <w:lang w:val="es-GT"/>
        </w:rPr>
      </w:pPr>
      <w:r w:rsidRPr="009B5A2D">
        <w:rPr>
          <w:rFonts w:ascii="Times New Roman" w:hAnsi="Times New Roman" w:cs="Times New Roman"/>
          <w:sz w:val="24"/>
          <w:szCs w:val="24"/>
          <w:lang w:val="es-GT"/>
        </w:rPr>
        <w:t>Su filosofía se basa</w:t>
      </w:r>
      <w:r w:rsidR="00E77911">
        <w:rPr>
          <w:rFonts w:ascii="Times New Roman" w:hAnsi="Times New Roman" w:cs="Times New Roman"/>
          <w:sz w:val="24"/>
          <w:szCs w:val="24"/>
          <w:lang w:val="es-GT"/>
        </w:rPr>
        <w:t xml:space="preserve"> principalmente en la satisfacción del cliente, además</w:t>
      </w:r>
      <w:r w:rsidRPr="009B5A2D">
        <w:rPr>
          <w:rFonts w:ascii="Times New Roman" w:hAnsi="Times New Roman" w:cs="Times New Roman"/>
          <w:sz w:val="24"/>
          <w:szCs w:val="24"/>
          <w:lang w:val="es-GT"/>
        </w:rPr>
        <w:t xml:space="preserve"> </w:t>
      </w:r>
      <w:r w:rsidR="00E77911">
        <w:rPr>
          <w:rFonts w:ascii="Times New Roman" w:hAnsi="Times New Roman" w:cs="Times New Roman"/>
          <w:sz w:val="24"/>
          <w:szCs w:val="24"/>
          <w:lang w:val="es-GT"/>
        </w:rPr>
        <w:t>de</w:t>
      </w:r>
      <w:r w:rsidRPr="009B5A2D">
        <w:rPr>
          <w:rFonts w:ascii="Times New Roman" w:hAnsi="Times New Roman" w:cs="Times New Roman"/>
          <w:sz w:val="24"/>
          <w:szCs w:val="24"/>
          <w:lang w:val="es-GT"/>
        </w:rPr>
        <w:t xml:space="preserve"> la mejora significativa </w:t>
      </w:r>
      <w:r w:rsidR="00BE33CE">
        <w:rPr>
          <w:rFonts w:ascii="Times New Roman" w:hAnsi="Times New Roman" w:cs="Times New Roman"/>
          <w:sz w:val="24"/>
          <w:szCs w:val="24"/>
          <w:lang w:val="es-GT"/>
        </w:rPr>
        <w:t xml:space="preserve">en comparación a </w:t>
      </w:r>
      <w:r w:rsidR="00BE33CE" w:rsidRPr="009B5A2D">
        <w:rPr>
          <w:rFonts w:ascii="Times New Roman" w:hAnsi="Times New Roman" w:cs="Times New Roman"/>
          <w:sz w:val="24"/>
          <w:szCs w:val="24"/>
          <w:lang w:val="es-GT"/>
        </w:rPr>
        <w:t>sus</w:t>
      </w:r>
      <w:r w:rsidR="009B5A2D" w:rsidRPr="009B5A2D">
        <w:rPr>
          <w:rFonts w:ascii="Times New Roman" w:hAnsi="Times New Roman" w:cs="Times New Roman"/>
          <w:sz w:val="24"/>
          <w:szCs w:val="24"/>
          <w:lang w:val="es-GT"/>
        </w:rPr>
        <w:t xml:space="preserve"> antecesoras (metodologías tradicionales), al utilizar un modelo iterativo e incremental </w:t>
      </w:r>
      <w:r w:rsidR="00BE33CE">
        <w:rPr>
          <w:rFonts w:ascii="Times New Roman" w:hAnsi="Times New Roman" w:cs="Times New Roman"/>
          <w:sz w:val="24"/>
          <w:szCs w:val="24"/>
          <w:lang w:val="es-GT"/>
        </w:rPr>
        <w:t>según</w:t>
      </w:r>
      <w:r w:rsidR="009B5A2D" w:rsidRPr="009B5A2D">
        <w:rPr>
          <w:rFonts w:ascii="Times New Roman" w:hAnsi="Times New Roman" w:cs="Times New Roman"/>
          <w:sz w:val="24"/>
          <w:szCs w:val="24"/>
          <w:lang w:val="es-GT"/>
        </w:rPr>
        <w:t xml:space="preserve"> a la complejidad del proyecto de software</w:t>
      </w:r>
      <w:r w:rsidR="00E77911">
        <w:rPr>
          <w:rFonts w:ascii="Times New Roman" w:hAnsi="Times New Roman" w:cs="Times New Roman"/>
          <w:sz w:val="24"/>
          <w:szCs w:val="24"/>
          <w:lang w:val="es-GT"/>
        </w:rPr>
        <w:t xml:space="preserve"> en los procesos que involucre</w:t>
      </w:r>
      <w:r w:rsidR="009B5A2D" w:rsidRPr="009B5A2D">
        <w:rPr>
          <w:rFonts w:ascii="Times New Roman" w:hAnsi="Times New Roman" w:cs="Times New Roman"/>
          <w:sz w:val="24"/>
          <w:szCs w:val="24"/>
          <w:lang w:val="es-GT"/>
        </w:rPr>
        <w:t>.</w:t>
      </w:r>
      <w:r w:rsidR="00BE33CE">
        <w:rPr>
          <w:rFonts w:ascii="Times New Roman" w:hAnsi="Times New Roman" w:cs="Times New Roman"/>
          <w:sz w:val="24"/>
          <w:szCs w:val="24"/>
          <w:lang w:val="es-GT"/>
        </w:rPr>
        <w:t xml:space="preserve"> </w:t>
      </w:r>
    </w:p>
    <w:p w14:paraId="17A5EBF2" w14:textId="1DA16E14" w:rsidR="009C6A49" w:rsidRPr="009B5A2D" w:rsidRDefault="00BE33CE" w:rsidP="009B5A2D">
      <w:pPr>
        <w:ind w:left="1418"/>
        <w:rPr>
          <w:rFonts w:ascii="Times New Roman" w:hAnsi="Times New Roman" w:cs="Times New Roman"/>
          <w:sz w:val="24"/>
          <w:szCs w:val="24"/>
          <w:lang w:val="es-GT"/>
        </w:rPr>
      </w:pPr>
      <w:r>
        <w:rPr>
          <w:rFonts w:ascii="Times New Roman" w:hAnsi="Times New Roman" w:cs="Times New Roman"/>
          <w:sz w:val="24"/>
          <w:szCs w:val="24"/>
          <w:lang w:val="es-GT"/>
        </w:rPr>
        <w:t>Posee la particularidad de rendir entregables en lapsos cortos a los clientes, además que establece el conjunto de reglas para que el equipo a cargo de la elaboración del software trabaje en conjunto</w:t>
      </w:r>
      <w:r w:rsidR="00E77911">
        <w:rPr>
          <w:rFonts w:ascii="Times New Roman" w:hAnsi="Times New Roman" w:cs="Times New Roman"/>
          <w:sz w:val="24"/>
          <w:szCs w:val="24"/>
          <w:lang w:val="es-GT"/>
        </w:rPr>
        <w:t xml:space="preserve"> y obtenga el </w:t>
      </w:r>
      <w:proofErr w:type="spellStart"/>
      <w:r w:rsidR="00E77911">
        <w:rPr>
          <w:rFonts w:ascii="Times New Roman" w:hAnsi="Times New Roman" w:cs="Times New Roman"/>
          <w:sz w:val="24"/>
          <w:szCs w:val="24"/>
          <w:lang w:val="es-GT"/>
        </w:rPr>
        <w:t>feedback</w:t>
      </w:r>
      <w:proofErr w:type="spellEnd"/>
      <w:r w:rsidR="00E77911">
        <w:rPr>
          <w:rFonts w:ascii="Times New Roman" w:hAnsi="Times New Roman" w:cs="Times New Roman"/>
          <w:sz w:val="24"/>
          <w:szCs w:val="24"/>
          <w:lang w:val="es-GT"/>
        </w:rPr>
        <w:t xml:space="preserve"> necesario por parte de los stakeholders</w:t>
      </w:r>
      <w:r>
        <w:rPr>
          <w:rFonts w:ascii="Times New Roman" w:hAnsi="Times New Roman" w:cs="Times New Roman"/>
          <w:sz w:val="24"/>
          <w:szCs w:val="24"/>
          <w:lang w:val="es-GT"/>
        </w:rPr>
        <w:t xml:space="preserve">. </w:t>
      </w:r>
      <w:sdt>
        <w:sdtPr>
          <w:rPr>
            <w:rFonts w:ascii="Times New Roman" w:hAnsi="Times New Roman" w:cs="Times New Roman"/>
            <w:sz w:val="20"/>
            <w:szCs w:val="20"/>
            <w:lang w:val="es-GT"/>
          </w:rPr>
          <w:id w:val="-2048210917"/>
          <w:citation/>
        </w:sdtPr>
        <w:sdtContent>
          <w:r w:rsidR="000A52EB" w:rsidRPr="00BE33CE">
            <w:rPr>
              <w:rFonts w:ascii="Times New Roman" w:hAnsi="Times New Roman" w:cs="Times New Roman"/>
              <w:sz w:val="20"/>
              <w:szCs w:val="20"/>
              <w:lang w:val="es-GT"/>
            </w:rPr>
            <w:fldChar w:fldCharType="begin"/>
          </w:r>
          <w:r w:rsidR="000A52EB" w:rsidRPr="00BE33CE">
            <w:rPr>
              <w:rFonts w:ascii="Times New Roman" w:hAnsi="Times New Roman" w:cs="Times New Roman"/>
              <w:sz w:val="20"/>
              <w:szCs w:val="20"/>
              <w:lang w:val="es-GT"/>
            </w:rPr>
            <w:instrText xml:space="preserve"> CITATION Pre10 \l 4106 </w:instrText>
          </w:r>
          <w:r w:rsidR="000A52EB" w:rsidRPr="00BE33CE">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(Pressman, 2010)</w:t>
          </w:r>
          <w:r w:rsidR="000A52EB" w:rsidRPr="00BE33CE">
            <w:rPr>
              <w:rFonts w:ascii="Times New Roman" w:hAnsi="Times New Roman" w:cs="Times New Roman"/>
              <w:sz w:val="20"/>
              <w:szCs w:val="20"/>
              <w:lang w:val="es-GT"/>
            </w:rPr>
            <w:fldChar w:fldCharType="end"/>
          </w:r>
        </w:sdtContent>
      </w:sdt>
    </w:p>
    <w:p w14:paraId="61E5594A" w14:textId="051F64C4" w:rsidR="007741EE" w:rsidRDefault="00E77911" w:rsidP="00555ED6">
      <w:pPr>
        <w:rPr>
          <w:lang w:val="es-GT"/>
        </w:rPr>
      </w:pPr>
      <w:r>
        <w:rPr>
          <w:noProof/>
          <w:lang w:val="es-GT" w:eastAsia="es-GT"/>
        </w:rPr>
        <w:drawing>
          <wp:inline distT="0" distB="0" distL="0" distR="0" wp14:anchorId="1406B1E1" wp14:editId="204B5598">
            <wp:extent cx="4817865" cy="908290"/>
            <wp:effectExtent l="0" t="0" r="190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2182" cy="914760"/>
                    </a:xfrm>
                    <a:prstGeom prst="rect">
                      <a:avLst/>
                    </a:prstGeom>
                  </pic:spPr>
                </pic:pic>
              </a:graphicData>
            </a:graphic>
          </wp:inline>
        </w:drawing>
      </w:r>
    </w:p>
    <w:p w14:paraId="0EEC3CE9" w14:textId="56DD39B1" w:rsidR="00E77911" w:rsidRDefault="00E77911" w:rsidP="00E77911">
      <w:pPr>
        <w:ind w:left="1418"/>
        <w:rPr>
          <w:rFonts w:ascii="Times New Roman" w:hAnsi="Times New Roman" w:cs="Times New Roman"/>
          <w:sz w:val="20"/>
          <w:szCs w:val="20"/>
          <w:lang w:val="es-GT"/>
        </w:rPr>
      </w:pPr>
      <w:r w:rsidRPr="00BE33CE">
        <w:rPr>
          <w:rFonts w:ascii="Times New Roman" w:hAnsi="Times New Roman" w:cs="Times New Roman"/>
          <w:sz w:val="20"/>
          <w:szCs w:val="20"/>
          <w:lang w:val="es-GT"/>
        </w:rPr>
        <w:t xml:space="preserve">Figura </w:t>
      </w:r>
      <w:proofErr w:type="spellStart"/>
      <w:r w:rsidRPr="00BE33CE">
        <w:rPr>
          <w:rFonts w:ascii="Times New Roman" w:hAnsi="Times New Roman" w:cs="Times New Roman"/>
          <w:sz w:val="20"/>
          <w:szCs w:val="20"/>
          <w:lang w:val="es-GT"/>
        </w:rPr>
        <w:t>xxxx</w:t>
      </w:r>
      <w:proofErr w:type="spellEnd"/>
      <w:r w:rsidRPr="00BE33CE">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1655140242"/>
          <w:citation/>
        </w:sdtPr>
        <w:sdtContent>
          <w:r w:rsidRPr="00BE33CE">
            <w:rPr>
              <w:rFonts w:ascii="Times New Roman" w:hAnsi="Times New Roman" w:cs="Times New Roman"/>
              <w:sz w:val="20"/>
              <w:szCs w:val="20"/>
              <w:lang w:val="es-GT"/>
            </w:rPr>
            <w:fldChar w:fldCharType="begin"/>
          </w:r>
          <w:r w:rsidRPr="00BE33CE">
            <w:rPr>
              <w:rFonts w:ascii="Times New Roman" w:hAnsi="Times New Roman" w:cs="Times New Roman"/>
              <w:sz w:val="20"/>
              <w:szCs w:val="20"/>
              <w:lang w:val="es-GT"/>
            </w:rPr>
            <w:instrText xml:space="preserve"> CITATION Pre10 \l 4106 </w:instrText>
          </w:r>
          <w:r w:rsidRPr="00BE33CE">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(Pressman, 2010)</w:t>
          </w:r>
          <w:r w:rsidRPr="00BE33CE">
            <w:rPr>
              <w:rFonts w:ascii="Times New Roman" w:hAnsi="Times New Roman" w:cs="Times New Roman"/>
              <w:sz w:val="20"/>
              <w:szCs w:val="20"/>
              <w:lang w:val="es-GT"/>
            </w:rPr>
            <w:fldChar w:fldCharType="end"/>
          </w:r>
        </w:sdtContent>
      </w:sdt>
      <w:r>
        <w:rPr>
          <w:rFonts w:ascii="Times New Roman" w:hAnsi="Times New Roman" w:cs="Times New Roman"/>
          <w:sz w:val="20"/>
          <w:szCs w:val="20"/>
          <w:lang w:val="es-GT"/>
        </w:rPr>
        <w:t xml:space="preserve">. </w:t>
      </w:r>
      <w:r w:rsidRPr="00BE33CE">
        <w:rPr>
          <w:rFonts w:ascii="Times New Roman" w:hAnsi="Times New Roman" w:cs="Times New Roman"/>
          <w:sz w:val="20"/>
          <w:szCs w:val="20"/>
          <w:lang w:val="es-GT"/>
        </w:rPr>
        <w:t xml:space="preserve">Representación de flujo de procesos </w:t>
      </w:r>
      <w:r>
        <w:rPr>
          <w:rFonts w:ascii="Times New Roman" w:hAnsi="Times New Roman" w:cs="Times New Roman"/>
          <w:sz w:val="20"/>
          <w:szCs w:val="20"/>
          <w:lang w:val="es-GT"/>
        </w:rPr>
        <w:t>iterativos</w:t>
      </w:r>
      <w:r w:rsidRPr="00BE33CE">
        <w:rPr>
          <w:rFonts w:ascii="Times New Roman" w:hAnsi="Times New Roman" w:cs="Times New Roman"/>
          <w:sz w:val="20"/>
          <w:szCs w:val="20"/>
          <w:lang w:val="es-GT"/>
        </w:rPr>
        <w:t>.</w:t>
      </w:r>
    </w:p>
    <w:p w14:paraId="43222F61" w14:textId="1180775B" w:rsidR="00E77911" w:rsidRDefault="00E77911" w:rsidP="00E77911">
      <w:pPr>
        <w:ind w:left="1418"/>
        <w:rPr>
          <w:rFonts w:ascii="Times New Roman" w:hAnsi="Times New Roman" w:cs="Times New Roman"/>
          <w:sz w:val="20"/>
          <w:szCs w:val="20"/>
          <w:lang w:val="es-GT"/>
        </w:rPr>
      </w:pPr>
    </w:p>
    <w:p w14:paraId="086FA3BF" w14:textId="721D5922" w:rsidR="00E77911" w:rsidRPr="00BE33CE" w:rsidRDefault="000A52EB" w:rsidP="00E77911">
      <w:pPr>
        <w:ind w:left="1418"/>
        <w:rPr>
          <w:rFonts w:ascii="Times New Roman" w:hAnsi="Times New Roman" w:cs="Times New Roman"/>
          <w:sz w:val="20"/>
          <w:szCs w:val="20"/>
          <w:lang w:val="es-GT"/>
        </w:rPr>
      </w:pPr>
      <w:r>
        <w:rPr>
          <w:noProof/>
          <w:lang w:val="es-GT" w:eastAsia="es-GT"/>
        </w:rPr>
        <w:lastRenderedPageBreak/>
        <w:drawing>
          <wp:inline distT="0" distB="0" distL="0" distR="0" wp14:anchorId="6AF1684E" wp14:editId="369E3430">
            <wp:extent cx="3752131" cy="2107857"/>
            <wp:effectExtent l="0" t="0" r="127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932" cy="2122913"/>
                    </a:xfrm>
                    <a:prstGeom prst="rect">
                      <a:avLst/>
                    </a:prstGeom>
                  </pic:spPr>
                </pic:pic>
              </a:graphicData>
            </a:graphic>
          </wp:inline>
        </w:drawing>
      </w:r>
    </w:p>
    <w:p w14:paraId="0B6B88CC" w14:textId="71B43AB6" w:rsidR="000A52EB" w:rsidRDefault="000A52EB" w:rsidP="000A52EB">
      <w:pPr>
        <w:ind w:left="1418"/>
        <w:rPr>
          <w:rFonts w:ascii="Times New Roman" w:hAnsi="Times New Roman" w:cs="Times New Roman"/>
          <w:sz w:val="20"/>
          <w:szCs w:val="20"/>
          <w:lang w:val="es-GT"/>
        </w:rPr>
      </w:pPr>
      <w:r w:rsidRPr="00BE33CE">
        <w:rPr>
          <w:rFonts w:ascii="Times New Roman" w:hAnsi="Times New Roman" w:cs="Times New Roman"/>
          <w:sz w:val="20"/>
          <w:szCs w:val="20"/>
          <w:lang w:val="es-GT"/>
        </w:rPr>
        <w:t xml:space="preserve">Figura </w:t>
      </w:r>
      <w:proofErr w:type="spellStart"/>
      <w:r w:rsidRPr="00BE33CE">
        <w:rPr>
          <w:rFonts w:ascii="Times New Roman" w:hAnsi="Times New Roman" w:cs="Times New Roman"/>
          <w:sz w:val="20"/>
          <w:szCs w:val="20"/>
          <w:lang w:val="es-GT"/>
        </w:rPr>
        <w:t>xxxx</w:t>
      </w:r>
      <w:proofErr w:type="spellEnd"/>
      <w:r w:rsidRPr="00BE33CE">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1643497109"/>
          <w:citation/>
        </w:sdtPr>
        <w:sdtContent>
          <w:r w:rsidRPr="00BE33CE">
            <w:rPr>
              <w:rFonts w:ascii="Times New Roman" w:hAnsi="Times New Roman" w:cs="Times New Roman"/>
              <w:sz w:val="20"/>
              <w:szCs w:val="20"/>
              <w:lang w:val="es-GT"/>
            </w:rPr>
            <w:fldChar w:fldCharType="begin"/>
          </w:r>
          <w:r w:rsidRPr="00BE33CE">
            <w:rPr>
              <w:rFonts w:ascii="Times New Roman" w:hAnsi="Times New Roman" w:cs="Times New Roman"/>
              <w:sz w:val="20"/>
              <w:szCs w:val="20"/>
              <w:lang w:val="es-GT"/>
            </w:rPr>
            <w:instrText xml:space="preserve"> CITATION Pre10 \l 4106 </w:instrText>
          </w:r>
          <w:r w:rsidRPr="00BE33CE">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(Pressman, 2010)</w:t>
          </w:r>
          <w:r w:rsidRPr="00BE33CE">
            <w:rPr>
              <w:rFonts w:ascii="Times New Roman" w:hAnsi="Times New Roman" w:cs="Times New Roman"/>
              <w:sz w:val="20"/>
              <w:szCs w:val="20"/>
              <w:lang w:val="es-GT"/>
            </w:rPr>
            <w:fldChar w:fldCharType="end"/>
          </w:r>
        </w:sdtContent>
      </w:sdt>
      <w:r>
        <w:rPr>
          <w:rFonts w:ascii="Times New Roman" w:hAnsi="Times New Roman" w:cs="Times New Roman"/>
          <w:sz w:val="20"/>
          <w:szCs w:val="20"/>
          <w:lang w:val="es-GT"/>
        </w:rPr>
        <w:t xml:space="preserve">. </w:t>
      </w:r>
      <w:r w:rsidRPr="00BE33CE">
        <w:rPr>
          <w:rFonts w:ascii="Times New Roman" w:hAnsi="Times New Roman" w:cs="Times New Roman"/>
          <w:sz w:val="20"/>
          <w:szCs w:val="20"/>
          <w:lang w:val="es-GT"/>
        </w:rPr>
        <w:t xml:space="preserve">Representación de flujo de procesos </w:t>
      </w:r>
      <w:r>
        <w:rPr>
          <w:rFonts w:ascii="Times New Roman" w:hAnsi="Times New Roman" w:cs="Times New Roman"/>
          <w:sz w:val="20"/>
          <w:szCs w:val="20"/>
          <w:lang w:val="es-GT"/>
        </w:rPr>
        <w:t>incrementales</w:t>
      </w:r>
      <w:r w:rsidRPr="00BE33CE">
        <w:rPr>
          <w:rFonts w:ascii="Times New Roman" w:hAnsi="Times New Roman" w:cs="Times New Roman"/>
          <w:sz w:val="20"/>
          <w:szCs w:val="20"/>
          <w:lang w:val="es-GT"/>
        </w:rPr>
        <w:t>.</w:t>
      </w:r>
    </w:p>
    <w:p w14:paraId="20695DB1" w14:textId="21469EB8" w:rsidR="00E77911" w:rsidRDefault="000A52EB" w:rsidP="000A52EB">
      <w:pPr>
        <w:pStyle w:val="Ttulo4"/>
      </w:pPr>
      <w:bookmarkStart w:id="281" w:name="_Toc41638805"/>
      <w:r>
        <w:t>Scrum.</w:t>
      </w:r>
      <w:bookmarkEnd w:id="281"/>
    </w:p>
    <w:p w14:paraId="6A4307D5" w14:textId="699A12CC" w:rsidR="00982172" w:rsidRDefault="00CC25ED" w:rsidP="00982172">
      <w:pPr>
        <w:ind w:left="1418"/>
        <w:rPr>
          <w:rFonts w:ascii="Times New Roman" w:hAnsi="Times New Roman" w:cs="Times New Roman"/>
          <w:sz w:val="24"/>
          <w:szCs w:val="24"/>
          <w:lang w:val="es-GT"/>
        </w:rPr>
      </w:pPr>
      <w:r w:rsidRPr="00F37EB2">
        <w:rPr>
          <w:rFonts w:ascii="Times New Roman" w:hAnsi="Times New Roman" w:cs="Times New Roman"/>
          <w:sz w:val="24"/>
          <w:szCs w:val="24"/>
          <w:lang w:val="es-GT"/>
        </w:rPr>
        <w:t xml:space="preserve">Metodología ágil, su </w:t>
      </w:r>
      <w:r w:rsidR="00F37EB2" w:rsidRPr="00F37EB2">
        <w:rPr>
          <w:rFonts w:ascii="Times New Roman" w:hAnsi="Times New Roman" w:cs="Times New Roman"/>
          <w:sz w:val="24"/>
          <w:szCs w:val="24"/>
          <w:lang w:val="es-GT"/>
        </w:rPr>
        <w:t>funcionamiento</w:t>
      </w:r>
      <w:r w:rsidR="006C202D">
        <w:rPr>
          <w:rFonts w:ascii="Times New Roman" w:hAnsi="Times New Roman" w:cs="Times New Roman"/>
          <w:sz w:val="24"/>
          <w:szCs w:val="24"/>
          <w:lang w:val="es-GT"/>
        </w:rPr>
        <w:t xml:space="preserve"> el cual describen los </w:t>
      </w:r>
      <w:r w:rsidR="00F37EB2">
        <w:rPr>
          <w:rFonts w:ascii="Times New Roman" w:hAnsi="Times New Roman" w:cs="Times New Roman"/>
          <w:sz w:val="24"/>
          <w:szCs w:val="24"/>
          <w:lang w:val="es-GT"/>
        </w:rPr>
        <w:t>autores de la guía definitiva de scrum (2013)</w:t>
      </w:r>
      <w:r w:rsidR="006C202D">
        <w:rPr>
          <w:rFonts w:ascii="Times New Roman" w:hAnsi="Times New Roman" w:cs="Times New Roman"/>
          <w:sz w:val="24"/>
          <w:szCs w:val="24"/>
          <w:lang w:val="es-GT"/>
        </w:rPr>
        <w:t>:”</w:t>
      </w:r>
      <w:r w:rsidR="00F37EB2" w:rsidRPr="00F37EB2">
        <w:rPr>
          <w:rFonts w:ascii="Times New Roman" w:hAnsi="Times New Roman" w:cs="Times New Roman"/>
          <w:sz w:val="24"/>
          <w:szCs w:val="24"/>
        </w:rPr>
        <w:t xml:space="preserve"> emplea un enfoque iterativo e incremental para optimizar la predictibilidad y el control del riesgo.</w:t>
      </w:r>
      <w:r w:rsidR="00F37EB2" w:rsidRPr="00F37EB2">
        <w:rPr>
          <w:rFonts w:ascii="Times New Roman" w:hAnsi="Times New Roman" w:cs="Times New Roman"/>
          <w:sz w:val="24"/>
          <w:szCs w:val="24"/>
          <w:lang w:val="es-GT"/>
        </w:rPr>
        <w:t>”</w:t>
      </w:r>
      <w:sdt>
        <w:sdtPr>
          <w:rPr>
            <w:rFonts w:ascii="Times New Roman" w:hAnsi="Times New Roman" w:cs="Times New Roman"/>
            <w:sz w:val="24"/>
            <w:szCs w:val="24"/>
            <w:lang w:val="es-GT"/>
          </w:rPr>
          <w:id w:val="1252166209"/>
          <w:citation/>
        </w:sdtPr>
        <w:sdtContent>
          <w:r w:rsidR="00F37EB2">
            <w:rPr>
              <w:rFonts w:ascii="Times New Roman" w:hAnsi="Times New Roman" w:cs="Times New Roman"/>
              <w:sz w:val="24"/>
              <w:szCs w:val="24"/>
              <w:lang w:val="es-GT"/>
            </w:rPr>
            <w:fldChar w:fldCharType="begin"/>
          </w:r>
          <w:r w:rsidR="00F37EB2">
            <w:rPr>
              <w:rFonts w:ascii="Times New Roman" w:hAnsi="Times New Roman" w:cs="Times New Roman"/>
              <w:sz w:val="24"/>
              <w:szCs w:val="24"/>
              <w:lang w:val="es-GT"/>
            </w:rPr>
            <w:instrText xml:space="preserve"> CITATION Sut13 \l 4106 </w:instrText>
          </w:r>
          <w:r w:rsidR="00F37EB2">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(Schwaber &amp; Sutherland, 2013)</w:t>
          </w:r>
          <w:r w:rsidR="00F37EB2">
            <w:rPr>
              <w:rFonts w:ascii="Times New Roman" w:hAnsi="Times New Roman" w:cs="Times New Roman"/>
              <w:sz w:val="24"/>
              <w:szCs w:val="24"/>
              <w:lang w:val="es-GT"/>
            </w:rPr>
            <w:fldChar w:fldCharType="end"/>
          </w:r>
        </w:sdtContent>
      </w:sdt>
      <w:r w:rsidR="00F37EB2">
        <w:rPr>
          <w:rFonts w:ascii="Times New Roman" w:hAnsi="Times New Roman" w:cs="Times New Roman"/>
          <w:sz w:val="24"/>
          <w:szCs w:val="24"/>
          <w:lang w:val="es-GT"/>
        </w:rPr>
        <w:t>.</w:t>
      </w:r>
    </w:p>
    <w:p w14:paraId="335DFC97" w14:textId="6511E08B" w:rsidR="00C801AC" w:rsidRDefault="00C801AC" w:rsidP="00C801AC">
      <w:pPr>
        <w:pStyle w:val="Ttulo5"/>
      </w:pPr>
      <w:bookmarkStart w:id="282" w:name="_Toc41638806"/>
      <w:r>
        <w:t>Roles</w:t>
      </w:r>
      <w:r w:rsidR="000F5490">
        <w:t>.</w:t>
      </w:r>
      <w:bookmarkEnd w:id="282"/>
    </w:p>
    <w:p w14:paraId="79E00E2F" w14:textId="5A21FBCC" w:rsidR="00FB2054" w:rsidRPr="00FB2054" w:rsidRDefault="00FB2054" w:rsidP="00FB2054">
      <w:pPr>
        <w:ind w:left="2835"/>
        <w:rPr>
          <w:rFonts w:ascii="Times New Roman" w:hAnsi="Times New Roman" w:cs="Times New Roman"/>
          <w:sz w:val="24"/>
          <w:szCs w:val="24"/>
          <w:lang w:val="es-GT"/>
        </w:rPr>
      </w:pPr>
      <w:proofErr w:type="spellStart"/>
      <w:r w:rsidRPr="00FB2054">
        <w:rPr>
          <w:rFonts w:ascii="Times New Roman" w:hAnsi="Times New Roman" w:cs="Times New Roman"/>
          <w:sz w:val="24"/>
          <w:szCs w:val="24"/>
          <w:lang w:val="es-GT"/>
        </w:rPr>
        <w:t>Shwaber</w:t>
      </w:r>
      <w:proofErr w:type="spellEnd"/>
      <w:r w:rsidRPr="00FB2054">
        <w:rPr>
          <w:rFonts w:ascii="Times New Roman" w:hAnsi="Times New Roman" w:cs="Times New Roman"/>
          <w:sz w:val="24"/>
          <w:szCs w:val="24"/>
          <w:lang w:val="es-GT"/>
        </w:rPr>
        <w:t xml:space="preserve"> &amp; Sutherland (2013) refieren los roles de personal a involucrar dentro de un proyecto de software a base de scrum:</w:t>
      </w:r>
    </w:p>
    <w:p w14:paraId="60C4C317" w14:textId="77777777" w:rsidR="006A76DD" w:rsidRDefault="006A76DD" w:rsidP="006A76DD">
      <w:pPr>
        <w:pStyle w:val="Prrafodelista"/>
        <w:numPr>
          <w:ilvl w:val="0"/>
          <w:numId w:val="46"/>
        </w:numPr>
        <w:ind w:hanging="862"/>
        <w:rPr>
          <w:rFonts w:ascii="Times New Roman" w:hAnsi="Times New Roman" w:cs="Times New Roman"/>
          <w:sz w:val="24"/>
          <w:szCs w:val="24"/>
        </w:rPr>
      </w:pPr>
      <w:proofErr w:type="spellStart"/>
      <w:r>
        <w:rPr>
          <w:rFonts w:ascii="Times New Roman" w:hAnsi="Times New Roman" w:cs="Times New Roman"/>
          <w:sz w:val="24"/>
          <w:szCs w:val="24"/>
          <w:lang w:val="es-GT"/>
        </w:rPr>
        <w:t>Product</w:t>
      </w:r>
      <w:proofErr w:type="spellEnd"/>
      <w:r>
        <w:rPr>
          <w:rFonts w:ascii="Times New Roman" w:hAnsi="Times New Roman" w:cs="Times New Roman"/>
          <w:sz w:val="24"/>
          <w:szCs w:val="24"/>
          <w:lang w:val="es-GT"/>
        </w:rPr>
        <w:t xml:space="preserve"> </w:t>
      </w:r>
      <w:proofErr w:type="spellStart"/>
      <w:r>
        <w:rPr>
          <w:rFonts w:ascii="Times New Roman" w:hAnsi="Times New Roman" w:cs="Times New Roman"/>
          <w:sz w:val="24"/>
          <w:szCs w:val="24"/>
          <w:lang w:val="es-GT"/>
        </w:rPr>
        <w:t>Ower</w:t>
      </w:r>
      <w:proofErr w:type="spellEnd"/>
      <w:r>
        <w:rPr>
          <w:rFonts w:ascii="Times New Roman" w:hAnsi="Times New Roman" w:cs="Times New Roman"/>
          <w:sz w:val="24"/>
          <w:szCs w:val="24"/>
          <w:lang w:val="es-GT"/>
        </w:rPr>
        <w:t xml:space="preserve">: </w:t>
      </w:r>
      <w:r w:rsidR="00C801AC" w:rsidRPr="006A76DD">
        <w:rPr>
          <w:rFonts w:ascii="Times New Roman" w:hAnsi="Times New Roman" w:cs="Times New Roman"/>
          <w:sz w:val="24"/>
          <w:szCs w:val="24"/>
          <w:lang w:val="es-GT"/>
        </w:rPr>
        <w:t>Responsable</w:t>
      </w:r>
      <w:r w:rsidR="00C801AC" w:rsidRPr="000F5490">
        <w:rPr>
          <w:rFonts w:ascii="Times New Roman" w:hAnsi="Times New Roman" w:cs="Times New Roman"/>
          <w:sz w:val="24"/>
          <w:szCs w:val="24"/>
        </w:rPr>
        <w:t xml:space="preserve"> de la maximización del trabajo del equipo de desarrollo y el valor del producto.</w:t>
      </w:r>
    </w:p>
    <w:p w14:paraId="6449397F" w14:textId="7C5B9735" w:rsidR="00C801AC" w:rsidRPr="000F5490" w:rsidRDefault="003C037A" w:rsidP="006A76DD">
      <w:pPr>
        <w:pStyle w:val="Prrafodelista"/>
        <w:ind w:left="4548" w:firstLine="0"/>
        <w:rPr>
          <w:rFonts w:ascii="Times New Roman" w:hAnsi="Times New Roman" w:cs="Times New Roman"/>
          <w:sz w:val="24"/>
          <w:szCs w:val="24"/>
        </w:rPr>
      </w:pPr>
      <w:r w:rsidRPr="000F5490">
        <w:rPr>
          <w:rFonts w:ascii="Times New Roman" w:hAnsi="Times New Roman" w:cs="Times New Roman"/>
          <w:sz w:val="24"/>
          <w:szCs w:val="24"/>
        </w:rPr>
        <w:tab/>
      </w:r>
    </w:p>
    <w:p w14:paraId="685D7652" w14:textId="640C74CF" w:rsidR="000F5490" w:rsidRDefault="006A76DD" w:rsidP="006A76DD">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Equipo de desarrollo: </w:t>
      </w:r>
      <w:r w:rsidR="000F5490" w:rsidRPr="000F5490">
        <w:rPr>
          <w:rFonts w:ascii="Times New Roman" w:hAnsi="Times New Roman" w:cs="Times New Roman"/>
          <w:sz w:val="24"/>
          <w:szCs w:val="24"/>
          <w:lang w:val="es-GT"/>
        </w:rPr>
        <w:t xml:space="preserve">Profesionales a cargo de la elaboración del </w:t>
      </w:r>
      <w:r w:rsidR="000F5490" w:rsidRPr="006A76DD">
        <w:rPr>
          <w:rFonts w:ascii="Times New Roman" w:hAnsi="Times New Roman" w:cs="Times New Roman"/>
          <w:sz w:val="24"/>
          <w:szCs w:val="24"/>
        </w:rPr>
        <w:t>producto</w:t>
      </w:r>
      <w:r w:rsidR="000F5490" w:rsidRPr="000F5490">
        <w:rPr>
          <w:rFonts w:ascii="Times New Roman" w:hAnsi="Times New Roman" w:cs="Times New Roman"/>
          <w:sz w:val="24"/>
          <w:szCs w:val="24"/>
          <w:lang w:val="es-GT"/>
        </w:rPr>
        <w:t xml:space="preserve">, cumplen con la misión de entregar un producto </w:t>
      </w:r>
      <w:r w:rsidR="00394A14" w:rsidRPr="000F5490">
        <w:rPr>
          <w:rFonts w:ascii="Times New Roman" w:hAnsi="Times New Roman" w:cs="Times New Roman"/>
          <w:sz w:val="24"/>
          <w:szCs w:val="24"/>
          <w:lang w:val="es-GT"/>
        </w:rPr>
        <w:t>completo</w:t>
      </w:r>
      <w:r w:rsidR="000F5490" w:rsidRPr="000F5490">
        <w:rPr>
          <w:rFonts w:ascii="Times New Roman" w:hAnsi="Times New Roman" w:cs="Times New Roman"/>
          <w:sz w:val="24"/>
          <w:szCs w:val="24"/>
          <w:lang w:val="es-GT"/>
        </w:rPr>
        <w:t xml:space="preserve"> al concluir cada sprint.</w:t>
      </w:r>
    </w:p>
    <w:p w14:paraId="4CEA1DA3" w14:textId="77777777" w:rsidR="00D65D63" w:rsidRPr="00D65D63" w:rsidRDefault="00D65D63" w:rsidP="00D65D63">
      <w:pPr>
        <w:ind w:left="0" w:firstLine="0"/>
        <w:rPr>
          <w:rFonts w:ascii="Times New Roman" w:hAnsi="Times New Roman" w:cs="Times New Roman"/>
          <w:sz w:val="24"/>
          <w:szCs w:val="24"/>
          <w:lang w:val="es-GT"/>
        </w:rPr>
      </w:pPr>
    </w:p>
    <w:p w14:paraId="3301E8BD" w14:textId="4A3B2571" w:rsidR="00F61081" w:rsidRPr="006A76DD" w:rsidRDefault="006A76DD" w:rsidP="006A76DD">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Scrum </w:t>
      </w:r>
      <w:proofErr w:type="gramStart"/>
      <w:r>
        <w:rPr>
          <w:rFonts w:ascii="Times New Roman" w:hAnsi="Times New Roman" w:cs="Times New Roman"/>
          <w:sz w:val="24"/>
          <w:szCs w:val="24"/>
          <w:lang w:val="es-GT"/>
        </w:rPr>
        <w:t>master</w:t>
      </w:r>
      <w:proofErr w:type="gramEnd"/>
      <w:r>
        <w:rPr>
          <w:rFonts w:ascii="Times New Roman" w:hAnsi="Times New Roman" w:cs="Times New Roman"/>
          <w:sz w:val="24"/>
          <w:szCs w:val="24"/>
          <w:lang w:val="es-GT"/>
        </w:rPr>
        <w:t xml:space="preserve">: </w:t>
      </w:r>
      <w:r w:rsidR="000F5490">
        <w:rPr>
          <w:rFonts w:ascii="Times New Roman" w:hAnsi="Times New Roman" w:cs="Times New Roman"/>
          <w:sz w:val="24"/>
          <w:szCs w:val="24"/>
          <w:lang w:val="es-GT"/>
        </w:rPr>
        <w:t>Garantiza que todo el equip</w:t>
      </w:r>
      <w:r w:rsidR="00F61081">
        <w:rPr>
          <w:rFonts w:ascii="Times New Roman" w:hAnsi="Times New Roman" w:cs="Times New Roman"/>
          <w:sz w:val="24"/>
          <w:szCs w:val="24"/>
          <w:lang w:val="es-GT"/>
        </w:rPr>
        <w:t xml:space="preserve">o </w:t>
      </w:r>
      <w:r w:rsidR="00394A14">
        <w:rPr>
          <w:rFonts w:ascii="Times New Roman" w:hAnsi="Times New Roman" w:cs="Times New Roman"/>
          <w:sz w:val="24"/>
          <w:szCs w:val="24"/>
          <w:lang w:val="es-GT"/>
        </w:rPr>
        <w:t>envuelto</w:t>
      </w:r>
      <w:r w:rsidR="00F61081">
        <w:rPr>
          <w:rFonts w:ascii="Times New Roman" w:hAnsi="Times New Roman" w:cs="Times New Roman"/>
          <w:sz w:val="24"/>
          <w:szCs w:val="24"/>
          <w:lang w:val="es-GT"/>
        </w:rPr>
        <w:t xml:space="preserve"> en el proyecto cumpla con las buenas prácticas de la metodología Scrum, es el intermediario entre el personal anteriormente en mención y el cliente.</w:t>
      </w:r>
    </w:p>
    <w:p w14:paraId="37AA3BDF" w14:textId="37D29756" w:rsidR="00F61081" w:rsidRDefault="00F61081" w:rsidP="00F61081">
      <w:pPr>
        <w:pStyle w:val="Ttulo5"/>
      </w:pPr>
      <w:bookmarkStart w:id="283" w:name="_Toc41638807"/>
      <w:r>
        <w:t>Eventos en Scrum.</w:t>
      </w:r>
      <w:bookmarkEnd w:id="283"/>
    </w:p>
    <w:p w14:paraId="25049F47" w14:textId="28707731" w:rsidR="006A76DD" w:rsidRPr="006A76DD" w:rsidRDefault="00D65D63" w:rsidP="00D65D63">
      <w:pPr>
        <w:ind w:left="2835"/>
        <w:rPr>
          <w:lang w:val="es-GT"/>
        </w:rPr>
      </w:pPr>
      <w:r>
        <w:rPr>
          <w:lang w:val="es-GT"/>
        </w:rPr>
        <w:t xml:space="preserve">De acuerdo con </w:t>
      </w:r>
      <w:proofErr w:type="spellStart"/>
      <w:r w:rsidRPr="00FB2054">
        <w:rPr>
          <w:rFonts w:ascii="Times New Roman" w:hAnsi="Times New Roman" w:cs="Times New Roman"/>
          <w:sz w:val="24"/>
          <w:szCs w:val="24"/>
          <w:lang w:val="es-GT"/>
        </w:rPr>
        <w:t>Shwaber</w:t>
      </w:r>
      <w:proofErr w:type="spellEnd"/>
      <w:r w:rsidRPr="00FB2054">
        <w:rPr>
          <w:rFonts w:ascii="Times New Roman" w:hAnsi="Times New Roman" w:cs="Times New Roman"/>
          <w:sz w:val="24"/>
          <w:szCs w:val="24"/>
          <w:lang w:val="es-GT"/>
        </w:rPr>
        <w:t xml:space="preserve"> &amp; Sutherland (2013)</w:t>
      </w:r>
      <w:r>
        <w:rPr>
          <w:rFonts w:ascii="Times New Roman" w:hAnsi="Times New Roman" w:cs="Times New Roman"/>
          <w:sz w:val="24"/>
          <w:szCs w:val="24"/>
          <w:lang w:val="es-GT"/>
        </w:rPr>
        <w:t xml:space="preserve"> los eventos en el ciclo de vida de un proyecto con la metodología en mención son los siguientes:</w:t>
      </w:r>
    </w:p>
    <w:p w14:paraId="79AD29EE" w14:textId="27D50DFB" w:rsidR="00F61081" w:rsidRDefault="006A76DD" w:rsidP="006A76DD">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Sprint: </w:t>
      </w:r>
      <w:r w:rsidR="00F61081" w:rsidRPr="00902202">
        <w:rPr>
          <w:rFonts w:ascii="Times New Roman" w:hAnsi="Times New Roman" w:cs="Times New Roman"/>
          <w:sz w:val="24"/>
          <w:szCs w:val="24"/>
          <w:lang w:val="es-GT"/>
        </w:rPr>
        <w:t xml:space="preserve">Es la raíz de la metodología, representa un intervalo de un mes o menos en el cual se crea el incremento de producto </w:t>
      </w:r>
      <w:r w:rsidR="00394A14">
        <w:rPr>
          <w:rFonts w:ascii="Times New Roman" w:hAnsi="Times New Roman" w:cs="Times New Roman"/>
          <w:sz w:val="24"/>
          <w:szCs w:val="24"/>
          <w:lang w:val="es-GT"/>
        </w:rPr>
        <w:t>completo</w:t>
      </w:r>
      <w:r w:rsidR="00902202">
        <w:rPr>
          <w:rFonts w:ascii="Times New Roman" w:hAnsi="Times New Roman" w:cs="Times New Roman"/>
          <w:sz w:val="24"/>
          <w:szCs w:val="24"/>
          <w:lang w:val="es-GT"/>
        </w:rPr>
        <w:t>, este debe ser utilizable y potencialmente desplegable</w:t>
      </w:r>
      <w:sdt>
        <w:sdtPr>
          <w:rPr>
            <w:rFonts w:ascii="Times New Roman" w:hAnsi="Times New Roman" w:cs="Times New Roman"/>
            <w:sz w:val="24"/>
            <w:szCs w:val="24"/>
            <w:lang w:val="es-GT"/>
          </w:rPr>
          <w:id w:val="-322739546"/>
          <w:citation/>
        </w:sdtPr>
        <w:sdtContent>
          <w:r w:rsidR="00902202">
            <w:rPr>
              <w:rFonts w:ascii="Times New Roman" w:hAnsi="Times New Roman" w:cs="Times New Roman"/>
              <w:sz w:val="24"/>
              <w:szCs w:val="24"/>
              <w:lang w:val="es-GT"/>
            </w:rPr>
            <w:fldChar w:fldCharType="begin"/>
          </w:r>
          <w:r w:rsidR="00902202">
            <w:rPr>
              <w:rFonts w:ascii="Times New Roman" w:hAnsi="Times New Roman" w:cs="Times New Roman"/>
              <w:sz w:val="24"/>
              <w:szCs w:val="24"/>
              <w:lang w:val="es-GT"/>
            </w:rPr>
            <w:instrText xml:space="preserve"> CITATION Sut13 \l 4106 </w:instrText>
          </w:r>
          <w:r w:rsidR="00902202">
            <w:rPr>
              <w:rFonts w:ascii="Times New Roman" w:hAnsi="Times New Roman" w:cs="Times New Roman"/>
              <w:sz w:val="24"/>
              <w:szCs w:val="24"/>
              <w:lang w:val="es-GT"/>
            </w:rPr>
            <w:fldChar w:fldCharType="separate"/>
          </w:r>
          <w:r w:rsidR="00E04C64">
            <w:rPr>
              <w:rFonts w:ascii="Times New Roman" w:hAnsi="Times New Roman" w:cs="Times New Roman"/>
              <w:noProof/>
              <w:sz w:val="24"/>
              <w:szCs w:val="24"/>
              <w:lang w:val="es-GT"/>
            </w:rPr>
            <w:t xml:space="preserve"> </w:t>
          </w:r>
          <w:r w:rsidR="00E04C64" w:rsidRPr="00E04C64">
            <w:rPr>
              <w:rFonts w:ascii="Times New Roman" w:hAnsi="Times New Roman" w:cs="Times New Roman"/>
              <w:noProof/>
              <w:sz w:val="24"/>
              <w:szCs w:val="24"/>
              <w:lang w:val="es-GT"/>
            </w:rPr>
            <w:t>(Schwaber &amp; Sutherland, 2013)</w:t>
          </w:r>
          <w:r w:rsidR="00902202">
            <w:rPr>
              <w:rFonts w:ascii="Times New Roman" w:hAnsi="Times New Roman" w:cs="Times New Roman"/>
              <w:sz w:val="24"/>
              <w:szCs w:val="24"/>
              <w:lang w:val="es-GT"/>
            </w:rPr>
            <w:fldChar w:fldCharType="end"/>
          </w:r>
        </w:sdtContent>
      </w:sdt>
      <w:r w:rsidR="00902202">
        <w:rPr>
          <w:rFonts w:ascii="Times New Roman" w:hAnsi="Times New Roman" w:cs="Times New Roman"/>
          <w:sz w:val="24"/>
          <w:szCs w:val="24"/>
          <w:lang w:val="es-GT"/>
        </w:rPr>
        <w:t>.</w:t>
      </w:r>
    </w:p>
    <w:p w14:paraId="1E031C07" w14:textId="77777777" w:rsidR="006A76DD" w:rsidRDefault="006A76DD" w:rsidP="006A76DD">
      <w:pPr>
        <w:pStyle w:val="Prrafodelista"/>
        <w:ind w:left="4548" w:firstLine="0"/>
        <w:rPr>
          <w:rFonts w:ascii="Times New Roman" w:hAnsi="Times New Roman" w:cs="Times New Roman"/>
          <w:sz w:val="24"/>
          <w:szCs w:val="24"/>
          <w:lang w:val="es-GT"/>
        </w:rPr>
      </w:pPr>
    </w:p>
    <w:p w14:paraId="5F9FEB33" w14:textId="27AC09C3" w:rsidR="006A76DD" w:rsidRPr="00D65D63" w:rsidRDefault="006A76DD" w:rsidP="00D65D63">
      <w:pPr>
        <w:pStyle w:val="Prrafodelista"/>
        <w:numPr>
          <w:ilvl w:val="0"/>
          <w:numId w:val="46"/>
        </w:numPr>
        <w:ind w:hanging="862"/>
        <w:rPr>
          <w:lang w:val="es-GT"/>
        </w:rPr>
      </w:pPr>
      <w:r>
        <w:rPr>
          <w:rFonts w:ascii="Times New Roman" w:hAnsi="Times New Roman" w:cs="Times New Roman"/>
          <w:sz w:val="24"/>
          <w:szCs w:val="24"/>
          <w:lang w:val="es-GT"/>
        </w:rPr>
        <w:lastRenderedPageBreak/>
        <w:t xml:space="preserve">Sprint </w:t>
      </w:r>
      <w:proofErr w:type="spellStart"/>
      <w:r>
        <w:rPr>
          <w:rFonts w:ascii="Times New Roman" w:hAnsi="Times New Roman" w:cs="Times New Roman"/>
          <w:sz w:val="24"/>
          <w:szCs w:val="24"/>
          <w:lang w:val="es-GT"/>
        </w:rPr>
        <w:t>planning</w:t>
      </w:r>
      <w:proofErr w:type="spellEnd"/>
      <w:r>
        <w:rPr>
          <w:rFonts w:ascii="Times New Roman" w:hAnsi="Times New Roman" w:cs="Times New Roman"/>
          <w:sz w:val="24"/>
          <w:szCs w:val="24"/>
          <w:lang w:val="es-GT"/>
        </w:rPr>
        <w:t xml:space="preserve"> </w:t>
      </w:r>
      <w:proofErr w:type="gramStart"/>
      <w:r>
        <w:rPr>
          <w:rFonts w:ascii="Times New Roman" w:hAnsi="Times New Roman" w:cs="Times New Roman"/>
          <w:sz w:val="24"/>
          <w:szCs w:val="24"/>
          <w:lang w:val="es-GT"/>
        </w:rPr>
        <w:t>meeting</w:t>
      </w:r>
      <w:proofErr w:type="gramEnd"/>
      <w:r>
        <w:rPr>
          <w:rFonts w:ascii="Times New Roman" w:hAnsi="Times New Roman" w:cs="Times New Roman"/>
          <w:sz w:val="24"/>
          <w:szCs w:val="24"/>
          <w:lang w:val="es-GT"/>
        </w:rPr>
        <w:t xml:space="preserve">: </w:t>
      </w:r>
      <w:r w:rsidR="008A1F76" w:rsidRPr="008A1F76">
        <w:rPr>
          <w:rFonts w:ascii="Times New Roman" w:hAnsi="Times New Roman" w:cs="Times New Roman"/>
          <w:sz w:val="24"/>
          <w:szCs w:val="24"/>
          <w:lang w:val="es-GT"/>
        </w:rPr>
        <w:t xml:space="preserve">Reunión en la cual se trazan los lineamientos necesarios para la planificación de un sprint desde </w:t>
      </w:r>
      <w:r w:rsidR="00ED5611">
        <w:rPr>
          <w:rFonts w:ascii="Times New Roman" w:hAnsi="Times New Roman" w:cs="Times New Roman"/>
          <w:sz w:val="24"/>
          <w:szCs w:val="24"/>
          <w:lang w:val="es-GT"/>
        </w:rPr>
        <w:t xml:space="preserve">la </w:t>
      </w:r>
      <w:r w:rsidR="008A1F76" w:rsidRPr="008A1F76">
        <w:rPr>
          <w:rFonts w:ascii="Times New Roman" w:hAnsi="Times New Roman" w:cs="Times New Roman"/>
          <w:sz w:val="24"/>
          <w:szCs w:val="24"/>
          <w:lang w:val="es-GT"/>
        </w:rPr>
        <w:t>duración y trabajo a distribuir entre el equipo de desarrollo</w:t>
      </w:r>
      <w:r w:rsidR="008A1F76">
        <w:rPr>
          <w:lang w:val="es-GT"/>
        </w:rPr>
        <w:t>.</w:t>
      </w:r>
      <w:r w:rsidR="00B075B8" w:rsidRPr="00B075B8">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073623"/>
          <w:citation/>
        </w:sdtPr>
        <w:sdtContent>
          <w:r w:rsidR="00B075B8">
            <w:rPr>
              <w:rFonts w:ascii="Times New Roman" w:hAnsi="Times New Roman" w:cs="Times New Roman"/>
              <w:sz w:val="24"/>
              <w:szCs w:val="24"/>
              <w:lang w:val="es-GT"/>
            </w:rPr>
            <w:fldChar w:fldCharType="begin"/>
          </w:r>
          <w:r w:rsidR="00B075B8">
            <w:rPr>
              <w:rFonts w:ascii="Times New Roman" w:hAnsi="Times New Roman" w:cs="Times New Roman"/>
              <w:sz w:val="24"/>
              <w:szCs w:val="24"/>
              <w:lang w:val="es-GT"/>
            </w:rPr>
            <w:instrText xml:space="preserve"> CITATION Sut13 \l 4106 </w:instrText>
          </w:r>
          <w:r w:rsidR="00B075B8">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(Schwaber &amp; Sutherland, 2013)</w:t>
          </w:r>
          <w:r w:rsidR="00B075B8">
            <w:rPr>
              <w:rFonts w:ascii="Times New Roman" w:hAnsi="Times New Roman" w:cs="Times New Roman"/>
              <w:sz w:val="24"/>
              <w:szCs w:val="24"/>
              <w:lang w:val="es-GT"/>
            </w:rPr>
            <w:fldChar w:fldCharType="end"/>
          </w:r>
        </w:sdtContent>
      </w:sdt>
      <w:r w:rsidR="00B075B8">
        <w:rPr>
          <w:rFonts w:ascii="Times New Roman" w:hAnsi="Times New Roman" w:cs="Times New Roman"/>
          <w:sz w:val="24"/>
          <w:szCs w:val="24"/>
          <w:lang w:val="es-GT"/>
        </w:rPr>
        <w:t>.</w:t>
      </w:r>
    </w:p>
    <w:p w14:paraId="05CA2BDF" w14:textId="77777777" w:rsidR="006A76DD" w:rsidRPr="006A76DD" w:rsidRDefault="006A76DD" w:rsidP="006A76DD">
      <w:pPr>
        <w:ind w:left="0" w:firstLine="0"/>
        <w:rPr>
          <w:lang w:val="es-GT"/>
        </w:rPr>
      </w:pPr>
    </w:p>
    <w:p w14:paraId="20E5C8A1" w14:textId="33468A74" w:rsidR="008A1F76" w:rsidRDefault="006A76DD" w:rsidP="006A76DD">
      <w:pPr>
        <w:pStyle w:val="Prrafodelista"/>
        <w:numPr>
          <w:ilvl w:val="0"/>
          <w:numId w:val="46"/>
        </w:numPr>
        <w:ind w:hanging="862"/>
        <w:rPr>
          <w:rFonts w:ascii="Times New Roman" w:hAnsi="Times New Roman" w:cs="Times New Roman"/>
          <w:sz w:val="24"/>
          <w:szCs w:val="24"/>
          <w:lang w:val="es-GT"/>
        </w:rPr>
      </w:pPr>
      <w:proofErr w:type="spellStart"/>
      <w:r>
        <w:rPr>
          <w:rFonts w:ascii="Times New Roman" w:hAnsi="Times New Roman" w:cs="Times New Roman"/>
          <w:sz w:val="24"/>
          <w:szCs w:val="24"/>
          <w:lang w:val="es-GT"/>
        </w:rPr>
        <w:t>Daily</w:t>
      </w:r>
      <w:proofErr w:type="spellEnd"/>
      <w:r>
        <w:rPr>
          <w:rFonts w:ascii="Times New Roman" w:hAnsi="Times New Roman" w:cs="Times New Roman"/>
          <w:sz w:val="24"/>
          <w:szCs w:val="24"/>
          <w:lang w:val="es-GT"/>
        </w:rPr>
        <w:t xml:space="preserve"> scrum: </w:t>
      </w:r>
      <w:r w:rsidR="008A1F76" w:rsidRPr="00B075B8">
        <w:rPr>
          <w:rFonts w:ascii="Times New Roman" w:hAnsi="Times New Roman" w:cs="Times New Roman"/>
          <w:sz w:val="24"/>
          <w:szCs w:val="24"/>
          <w:lang w:val="es-GT"/>
        </w:rPr>
        <w:t xml:space="preserve">Es una </w:t>
      </w:r>
      <w:r w:rsidR="00B075B8">
        <w:rPr>
          <w:rFonts w:ascii="Times New Roman" w:hAnsi="Times New Roman" w:cs="Times New Roman"/>
          <w:sz w:val="24"/>
          <w:szCs w:val="24"/>
          <w:lang w:val="es-GT"/>
        </w:rPr>
        <w:t>congregación</w:t>
      </w:r>
      <w:r w:rsidR="008A1F76" w:rsidRPr="00B075B8">
        <w:rPr>
          <w:rFonts w:ascii="Times New Roman" w:hAnsi="Times New Roman" w:cs="Times New Roman"/>
          <w:sz w:val="24"/>
          <w:szCs w:val="24"/>
          <w:lang w:val="es-GT"/>
        </w:rPr>
        <w:t xml:space="preserve"> diaria </w:t>
      </w:r>
      <w:r w:rsidR="00ED5611">
        <w:rPr>
          <w:rFonts w:ascii="Times New Roman" w:hAnsi="Times New Roman" w:cs="Times New Roman"/>
          <w:sz w:val="24"/>
          <w:szCs w:val="24"/>
          <w:lang w:val="es-GT"/>
        </w:rPr>
        <w:t>con un máximo de duración de</w:t>
      </w:r>
      <w:r w:rsidR="00B075B8" w:rsidRPr="00B075B8">
        <w:rPr>
          <w:rFonts w:ascii="Times New Roman" w:hAnsi="Times New Roman" w:cs="Times New Roman"/>
          <w:sz w:val="24"/>
          <w:szCs w:val="24"/>
          <w:lang w:val="es-GT"/>
        </w:rPr>
        <w:t xml:space="preserve"> minutos (15 min.) </w:t>
      </w:r>
      <w:r w:rsidR="008A1F76" w:rsidRPr="00B075B8">
        <w:rPr>
          <w:rFonts w:ascii="Times New Roman" w:hAnsi="Times New Roman" w:cs="Times New Roman"/>
          <w:sz w:val="24"/>
          <w:szCs w:val="24"/>
          <w:lang w:val="es-GT"/>
        </w:rPr>
        <w:t xml:space="preserve">en la cual todos los </w:t>
      </w:r>
      <w:r w:rsidR="00ED5611">
        <w:rPr>
          <w:rFonts w:ascii="Times New Roman" w:hAnsi="Times New Roman" w:cs="Times New Roman"/>
          <w:sz w:val="24"/>
          <w:szCs w:val="24"/>
          <w:lang w:val="es-GT"/>
        </w:rPr>
        <w:t>responsables de la elaboración del</w:t>
      </w:r>
      <w:r w:rsidR="008A1F76" w:rsidRPr="00B075B8">
        <w:rPr>
          <w:rFonts w:ascii="Times New Roman" w:hAnsi="Times New Roman" w:cs="Times New Roman"/>
          <w:sz w:val="24"/>
          <w:szCs w:val="24"/>
          <w:lang w:val="es-GT"/>
        </w:rPr>
        <w:t xml:space="preserve"> proyecto (Scrum </w:t>
      </w:r>
      <w:proofErr w:type="gramStart"/>
      <w:r w:rsidR="008A1F76" w:rsidRPr="00B075B8">
        <w:rPr>
          <w:rFonts w:ascii="Times New Roman" w:hAnsi="Times New Roman" w:cs="Times New Roman"/>
          <w:sz w:val="24"/>
          <w:szCs w:val="24"/>
          <w:lang w:val="es-GT"/>
        </w:rPr>
        <w:t>Master</w:t>
      </w:r>
      <w:proofErr w:type="gramEnd"/>
      <w:r w:rsidR="008A1F76" w:rsidRPr="00B075B8">
        <w:rPr>
          <w:rFonts w:ascii="Times New Roman" w:hAnsi="Times New Roman" w:cs="Times New Roman"/>
          <w:sz w:val="24"/>
          <w:szCs w:val="24"/>
          <w:lang w:val="es-GT"/>
        </w:rPr>
        <w:t xml:space="preserve">, </w:t>
      </w:r>
      <w:proofErr w:type="spellStart"/>
      <w:r w:rsidR="008A1F76" w:rsidRPr="00B075B8">
        <w:rPr>
          <w:rFonts w:ascii="Times New Roman" w:hAnsi="Times New Roman" w:cs="Times New Roman"/>
          <w:sz w:val="24"/>
          <w:szCs w:val="24"/>
          <w:lang w:val="es-GT"/>
        </w:rPr>
        <w:t>Product</w:t>
      </w:r>
      <w:proofErr w:type="spellEnd"/>
      <w:r w:rsidR="008A1F76" w:rsidRPr="00B075B8">
        <w:rPr>
          <w:rFonts w:ascii="Times New Roman" w:hAnsi="Times New Roman" w:cs="Times New Roman"/>
          <w:sz w:val="24"/>
          <w:szCs w:val="24"/>
          <w:lang w:val="es-GT"/>
        </w:rPr>
        <w:t xml:space="preserve"> </w:t>
      </w:r>
      <w:proofErr w:type="spellStart"/>
      <w:r w:rsidR="008A1F76" w:rsidRPr="00B075B8">
        <w:rPr>
          <w:rFonts w:ascii="Times New Roman" w:hAnsi="Times New Roman" w:cs="Times New Roman"/>
          <w:sz w:val="24"/>
          <w:szCs w:val="24"/>
          <w:lang w:val="es-GT"/>
        </w:rPr>
        <w:t>Owner</w:t>
      </w:r>
      <w:proofErr w:type="spellEnd"/>
      <w:r w:rsidR="008A1F76" w:rsidRPr="00B075B8">
        <w:rPr>
          <w:rFonts w:ascii="Times New Roman" w:hAnsi="Times New Roman" w:cs="Times New Roman"/>
          <w:sz w:val="24"/>
          <w:szCs w:val="24"/>
          <w:lang w:val="es-GT"/>
        </w:rPr>
        <w:t xml:space="preserve">, Equipo de Desarrollo) expresan los avances </w:t>
      </w:r>
      <w:r w:rsidR="00ED5611">
        <w:rPr>
          <w:rFonts w:ascii="Times New Roman" w:hAnsi="Times New Roman" w:cs="Times New Roman"/>
          <w:sz w:val="24"/>
          <w:szCs w:val="24"/>
          <w:lang w:val="es-GT"/>
        </w:rPr>
        <w:t xml:space="preserve">del </w:t>
      </w:r>
      <w:r w:rsidR="00ED5611" w:rsidRPr="00B075B8">
        <w:rPr>
          <w:rFonts w:ascii="Times New Roman" w:hAnsi="Times New Roman" w:cs="Times New Roman"/>
          <w:sz w:val="24"/>
          <w:szCs w:val="24"/>
          <w:lang w:val="es-GT"/>
        </w:rPr>
        <w:t>trabajo</w:t>
      </w:r>
      <w:r w:rsidR="00ED5611">
        <w:rPr>
          <w:rFonts w:ascii="Times New Roman" w:hAnsi="Times New Roman" w:cs="Times New Roman"/>
          <w:sz w:val="24"/>
          <w:szCs w:val="24"/>
          <w:lang w:val="es-GT"/>
        </w:rPr>
        <w:t xml:space="preserve"> que realizan</w:t>
      </w:r>
      <w:r w:rsidR="008A1F76" w:rsidRPr="00B075B8">
        <w:rPr>
          <w:rFonts w:ascii="Times New Roman" w:hAnsi="Times New Roman" w:cs="Times New Roman"/>
          <w:sz w:val="24"/>
          <w:szCs w:val="24"/>
          <w:lang w:val="es-GT"/>
        </w:rPr>
        <w:t xml:space="preserve">, además de las dificultades </w:t>
      </w:r>
      <w:r w:rsidR="00B075B8">
        <w:rPr>
          <w:rFonts w:ascii="Times New Roman" w:hAnsi="Times New Roman" w:cs="Times New Roman"/>
          <w:sz w:val="24"/>
          <w:szCs w:val="24"/>
          <w:lang w:val="es-GT"/>
        </w:rPr>
        <w:t xml:space="preserve">para lograr el término de una tarea. Tiene la finalidad de obtener </w:t>
      </w:r>
      <w:proofErr w:type="spellStart"/>
      <w:r w:rsidR="00B075B8">
        <w:rPr>
          <w:rFonts w:ascii="Times New Roman" w:hAnsi="Times New Roman" w:cs="Times New Roman"/>
          <w:sz w:val="24"/>
          <w:szCs w:val="24"/>
          <w:lang w:val="es-GT"/>
        </w:rPr>
        <w:t>feedback</w:t>
      </w:r>
      <w:proofErr w:type="spellEnd"/>
      <w:r w:rsidR="00B075B8">
        <w:rPr>
          <w:rFonts w:ascii="Times New Roman" w:hAnsi="Times New Roman" w:cs="Times New Roman"/>
          <w:sz w:val="24"/>
          <w:szCs w:val="24"/>
          <w:lang w:val="es-GT"/>
        </w:rPr>
        <w:t xml:space="preserve"> por parte de los demás integrantes del equipo a fin de solucionar problemas en la elaboración de un producto del proyecto. </w:t>
      </w:r>
      <w:sdt>
        <w:sdtPr>
          <w:rPr>
            <w:rFonts w:ascii="Times New Roman" w:hAnsi="Times New Roman" w:cs="Times New Roman"/>
            <w:sz w:val="24"/>
            <w:szCs w:val="24"/>
            <w:lang w:val="es-GT"/>
          </w:rPr>
          <w:id w:val="71634162"/>
          <w:citation/>
        </w:sdtPr>
        <w:sdtContent>
          <w:r w:rsidR="00B075B8">
            <w:rPr>
              <w:rFonts w:ascii="Times New Roman" w:hAnsi="Times New Roman" w:cs="Times New Roman"/>
              <w:sz w:val="24"/>
              <w:szCs w:val="24"/>
              <w:lang w:val="es-GT"/>
            </w:rPr>
            <w:fldChar w:fldCharType="begin"/>
          </w:r>
          <w:r w:rsidR="00B075B8">
            <w:rPr>
              <w:rFonts w:ascii="Times New Roman" w:hAnsi="Times New Roman" w:cs="Times New Roman"/>
              <w:sz w:val="24"/>
              <w:szCs w:val="24"/>
              <w:lang w:val="es-GT"/>
            </w:rPr>
            <w:instrText xml:space="preserve"> CITATION Sut13 \l 4106 </w:instrText>
          </w:r>
          <w:r w:rsidR="00B075B8">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(Schwaber &amp; Sutherland, 2013)</w:t>
          </w:r>
          <w:r w:rsidR="00B075B8">
            <w:rPr>
              <w:rFonts w:ascii="Times New Roman" w:hAnsi="Times New Roman" w:cs="Times New Roman"/>
              <w:sz w:val="24"/>
              <w:szCs w:val="24"/>
              <w:lang w:val="es-GT"/>
            </w:rPr>
            <w:fldChar w:fldCharType="end"/>
          </w:r>
        </w:sdtContent>
      </w:sdt>
      <w:r w:rsidR="00B075B8">
        <w:rPr>
          <w:rFonts w:ascii="Times New Roman" w:hAnsi="Times New Roman" w:cs="Times New Roman"/>
          <w:sz w:val="24"/>
          <w:szCs w:val="24"/>
          <w:lang w:val="es-GT"/>
        </w:rPr>
        <w:t>.</w:t>
      </w:r>
    </w:p>
    <w:p w14:paraId="6725D2D2" w14:textId="77777777" w:rsidR="006A76DD" w:rsidRDefault="006A76DD" w:rsidP="006A76DD">
      <w:pPr>
        <w:pStyle w:val="Prrafodelista"/>
        <w:ind w:left="4548" w:firstLine="0"/>
        <w:rPr>
          <w:rFonts w:ascii="Times New Roman" w:hAnsi="Times New Roman" w:cs="Times New Roman"/>
          <w:sz w:val="24"/>
          <w:szCs w:val="24"/>
          <w:lang w:val="es-GT"/>
        </w:rPr>
      </w:pPr>
    </w:p>
    <w:p w14:paraId="7BD448FF" w14:textId="3C3FC402" w:rsidR="006A76DD" w:rsidRDefault="006A76DD" w:rsidP="00D65D63">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Sprint </w:t>
      </w:r>
      <w:proofErr w:type="spellStart"/>
      <w:r>
        <w:rPr>
          <w:rFonts w:ascii="Times New Roman" w:hAnsi="Times New Roman" w:cs="Times New Roman"/>
          <w:sz w:val="24"/>
          <w:szCs w:val="24"/>
          <w:lang w:val="es-GT"/>
        </w:rPr>
        <w:t>review</w:t>
      </w:r>
      <w:proofErr w:type="spellEnd"/>
      <w:r>
        <w:rPr>
          <w:rFonts w:ascii="Times New Roman" w:hAnsi="Times New Roman" w:cs="Times New Roman"/>
          <w:sz w:val="24"/>
          <w:szCs w:val="24"/>
          <w:lang w:val="es-GT"/>
        </w:rPr>
        <w:t xml:space="preserve">: </w:t>
      </w:r>
      <w:r w:rsidR="00B075B8">
        <w:rPr>
          <w:rFonts w:ascii="Times New Roman" w:hAnsi="Times New Roman" w:cs="Times New Roman"/>
          <w:sz w:val="24"/>
          <w:szCs w:val="24"/>
          <w:lang w:val="es-GT"/>
        </w:rPr>
        <w:t xml:space="preserve">Se utiliza al final de cada sprint, con la meta de verificar el funcionamiento del incremento (producto </w:t>
      </w:r>
      <w:r w:rsidR="00394A14">
        <w:rPr>
          <w:rFonts w:ascii="Times New Roman" w:hAnsi="Times New Roman" w:cs="Times New Roman"/>
          <w:sz w:val="24"/>
          <w:szCs w:val="24"/>
          <w:lang w:val="es-GT"/>
        </w:rPr>
        <w:lastRenderedPageBreak/>
        <w:t>completo</w:t>
      </w:r>
      <w:r w:rsidR="00B075B8">
        <w:rPr>
          <w:rFonts w:ascii="Times New Roman" w:hAnsi="Times New Roman" w:cs="Times New Roman"/>
          <w:sz w:val="24"/>
          <w:szCs w:val="24"/>
          <w:lang w:val="es-GT"/>
        </w:rPr>
        <w:t xml:space="preserve"> por el equipo de desarrollo), de ser necesario se evalúan las necesidades de ajustes en el producto. </w:t>
      </w:r>
      <w:sdt>
        <w:sdtPr>
          <w:rPr>
            <w:rFonts w:ascii="Times New Roman" w:hAnsi="Times New Roman" w:cs="Times New Roman"/>
            <w:sz w:val="24"/>
            <w:szCs w:val="24"/>
            <w:lang w:val="es-GT"/>
          </w:rPr>
          <w:id w:val="1660044459"/>
          <w:citation/>
        </w:sdtPr>
        <w:sdtContent>
          <w:r w:rsidR="00B075B8">
            <w:rPr>
              <w:rFonts w:ascii="Times New Roman" w:hAnsi="Times New Roman" w:cs="Times New Roman"/>
              <w:sz w:val="24"/>
              <w:szCs w:val="24"/>
              <w:lang w:val="es-GT"/>
            </w:rPr>
            <w:fldChar w:fldCharType="begin"/>
          </w:r>
          <w:r w:rsidR="00B075B8">
            <w:rPr>
              <w:rFonts w:ascii="Times New Roman" w:hAnsi="Times New Roman" w:cs="Times New Roman"/>
              <w:sz w:val="24"/>
              <w:szCs w:val="24"/>
              <w:lang w:val="es-GT"/>
            </w:rPr>
            <w:instrText xml:space="preserve"> CITATION Sut13 \l 4106 </w:instrText>
          </w:r>
          <w:r w:rsidR="00B075B8">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(Schwaber &amp; Sutherland, 2013)</w:t>
          </w:r>
          <w:r w:rsidR="00B075B8">
            <w:rPr>
              <w:rFonts w:ascii="Times New Roman" w:hAnsi="Times New Roman" w:cs="Times New Roman"/>
              <w:sz w:val="24"/>
              <w:szCs w:val="24"/>
              <w:lang w:val="es-GT"/>
            </w:rPr>
            <w:fldChar w:fldCharType="end"/>
          </w:r>
        </w:sdtContent>
      </w:sdt>
      <w:r w:rsidR="00B075B8">
        <w:rPr>
          <w:rFonts w:ascii="Times New Roman" w:hAnsi="Times New Roman" w:cs="Times New Roman"/>
          <w:sz w:val="24"/>
          <w:szCs w:val="24"/>
          <w:lang w:val="es-GT"/>
        </w:rPr>
        <w:t>.</w:t>
      </w:r>
    </w:p>
    <w:p w14:paraId="1641F210" w14:textId="77777777" w:rsidR="00D65D63" w:rsidRPr="00D65D63" w:rsidRDefault="00D65D63" w:rsidP="00D65D63">
      <w:pPr>
        <w:ind w:left="0" w:firstLine="0"/>
        <w:rPr>
          <w:rFonts w:ascii="Times New Roman" w:hAnsi="Times New Roman" w:cs="Times New Roman"/>
          <w:sz w:val="24"/>
          <w:szCs w:val="24"/>
          <w:lang w:val="es-GT"/>
        </w:rPr>
      </w:pPr>
    </w:p>
    <w:p w14:paraId="601A1D68" w14:textId="73948442" w:rsidR="00982EC7" w:rsidRDefault="006A76DD" w:rsidP="006A76DD">
      <w:pPr>
        <w:pStyle w:val="Prrafodelista"/>
        <w:numPr>
          <w:ilvl w:val="0"/>
          <w:numId w:val="46"/>
        </w:numPr>
        <w:ind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Sprint </w:t>
      </w:r>
      <w:proofErr w:type="spellStart"/>
      <w:r>
        <w:rPr>
          <w:rFonts w:ascii="Times New Roman" w:hAnsi="Times New Roman" w:cs="Times New Roman"/>
          <w:sz w:val="24"/>
          <w:szCs w:val="24"/>
          <w:lang w:val="es-GT"/>
        </w:rPr>
        <w:t>Retrospective</w:t>
      </w:r>
      <w:proofErr w:type="spellEnd"/>
      <w:r>
        <w:rPr>
          <w:rFonts w:ascii="Times New Roman" w:hAnsi="Times New Roman" w:cs="Times New Roman"/>
          <w:sz w:val="24"/>
          <w:szCs w:val="24"/>
          <w:lang w:val="es-GT"/>
        </w:rPr>
        <w:t xml:space="preserve">: </w:t>
      </w:r>
      <w:r w:rsidR="00982EC7" w:rsidRPr="00982EC7">
        <w:rPr>
          <w:rFonts w:ascii="Times New Roman" w:hAnsi="Times New Roman" w:cs="Times New Roman"/>
          <w:sz w:val="24"/>
          <w:szCs w:val="24"/>
          <w:lang w:val="es-GT"/>
        </w:rPr>
        <w:t xml:space="preserve">Pretende en su proceso crear un plan de mejora del sprint </w:t>
      </w:r>
      <w:r w:rsidR="00394A14">
        <w:rPr>
          <w:rFonts w:ascii="Times New Roman" w:hAnsi="Times New Roman" w:cs="Times New Roman"/>
          <w:sz w:val="24"/>
          <w:szCs w:val="24"/>
          <w:lang w:val="es-GT"/>
        </w:rPr>
        <w:t>completo</w:t>
      </w:r>
      <w:r w:rsidR="00982EC7" w:rsidRPr="00982EC7">
        <w:rPr>
          <w:rFonts w:ascii="Times New Roman" w:hAnsi="Times New Roman" w:cs="Times New Roman"/>
          <w:sz w:val="24"/>
          <w:szCs w:val="24"/>
          <w:lang w:val="es-GT"/>
        </w:rPr>
        <w:t xml:space="preserve"> de ser necesario, para que s</w:t>
      </w:r>
      <w:r w:rsidR="00394A14">
        <w:rPr>
          <w:rFonts w:ascii="Times New Roman" w:hAnsi="Times New Roman" w:cs="Times New Roman"/>
          <w:sz w:val="24"/>
          <w:szCs w:val="24"/>
          <w:lang w:val="es-GT"/>
        </w:rPr>
        <w:t>e</w:t>
      </w:r>
      <w:r w:rsidR="00982EC7" w:rsidRPr="00982EC7">
        <w:rPr>
          <w:rFonts w:ascii="Times New Roman" w:hAnsi="Times New Roman" w:cs="Times New Roman"/>
          <w:sz w:val="24"/>
          <w:szCs w:val="24"/>
          <w:lang w:val="es-GT"/>
        </w:rPr>
        <w:t xml:space="preserve"> </w:t>
      </w:r>
      <w:r w:rsidR="00394A14">
        <w:rPr>
          <w:rFonts w:ascii="Times New Roman" w:hAnsi="Times New Roman" w:cs="Times New Roman"/>
          <w:sz w:val="24"/>
          <w:szCs w:val="24"/>
          <w:lang w:val="es-GT"/>
        </w:rPr>
        <w:t>aborde</w:t>
      </w:r>
      <w:r w:rsidR="00982EC7" w:rsidRPr="00982EC7">
        <w:rPr>
          <w:rFonts w:ascii="Times New Roman" w:hAnsi="Times New Roman" w:cs="Times New Roman"/>
          <w:sz w:val="24"/>
          <w:szCs w:val="24"/>
          <w:lang w:val="es-GT"/>
        </w:rPr>
        <w:t xml:space="preserve"> en el siguiente. </w:t>
      </w:r>
      <w:sdt>
        <w:sdtPr>
          <w:rPr>
            <w:rFonts w:ascii="Times New Roman" w:hAnsi="Times New Roman" w:cs="Times New Roman"/>
            <w:sz w:val="24"/>
            <w:szCs w:val="24"/>
            <w:lang w:val="es-GT"/>
          </w:rPr>
          <w:id w:val="-140350436"/>
          <w:citation/>
        </w:sdtPr>
        <w:sdtContent>
          <w:r w:rsidR="00982EC7" w:rsidRPr="00982EC7">
            <w:rPr>
              <w:rFonts w:ascii="Times New Roman" w:hAnsi="Times New Roman" w:cs="Times New Roman"/>
              <w:sz w:val="24"/>
              <w:szCs w:val="24"/>
              <w:lang w:val="es-GT"/>
            </w:rPr>
            <w:fldChar w:fldCharType="begin"/>
          </w:r>
          <w:r w:rsidR="00982EC7" w:rsidRPr="00982EC7">
            <w:rPr>
              <w:rFonts w:ascii="Times New Roman" w:hAnsi="Times New Roman" w:cs="Times New Roman"/>
              <w:sz w:val="24"/>
              <w:szCs w:val="24"/>
              <w:lang w:val="es-GT"/>
            </w:rPr>
            <w:instrText xml:space="preserve"> CITATION Sut13 \l 4106 </w:instrText>
          </w:r>
          <w:r w:rsidR="00982EC7" w:rsidRPr="00982EC7">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(Schwaber &amp; Sutherland, 2013)</w:t>
          </w:r>
          <w:r w:rsidR="00982EC7" w:rsidRPr="00982EC7">
            <w:rPr>
              <w:rFonts w:ascii="Times New Roman" w:hAnsi="Times New Roman" w:cs="Times New Roman"/>
              <w:sz w:val="24"/>
              <w:szCs w:val="24"/>
              <w:lang w:val="es-GT"/>
            </w:rPr>
            <w:fldChar w:fldCharType="end"/>
          </w:r>
        </w:sdtContent>
      </w:sdt>
      <w:r w:rsidR="00982EC7">
        <w:rPr>
          <w:rFonts w:ascii="Times New Roman" w:hAnsi="Times New Roman" w:cs="Times New Roman"/>
          <w:sz w:val="24"/>
          <w:szCs w:val="24"/>
          <w:lang w:val="es-GT"/>
        </w:rPr>
        <w:t>.</w:t>
      </w:r>
    </w:p>
    <w:p w14:paraId="650B1528" w14:textId="77777777" w:rsidR="006A76DD" w:rsidRDefault="006A76DD" w:rsidP="006A76DD">
      <w:pPr>
        <w:pStyle w:val="Prrafodelista"/>
        <w:ind w:left="4548" w:firstLine="0"/>
        <w:rPr>
          <w:rFonts w:ascii="Times New Roman" w:hAnsi="Times New Roman" w:cs="Times New Roman"/>
          <w:sz w:val="24"/>
          <w:szCs w:val="24"/>
          <w:lang w:val="es-GT"/>
        </w:rPr>
      </w:pPr>
    </w:p>
    <w:p w14:paraId="1286DBA1" w14:textId="23E02BC8" w:rsidR="00D65D63" w:rsidRPr="00D65D63" w:rsidRDefault="006A76DD" w:rsidP="00D65D63">
      <w:pPr>
        <w:pStyle w:val="Prrafodelista"/>
        <w:numPr>
          <w:ilvl w:val="0"/>
          <w:numId w:val="46"/>
        </w:numPr>
        <w:ind w:hanging="862"/>
        <w:rPr>
          <w:rFonts w:ascii="Times New Roman" w:hAnsi="Times New Roman" w:cs="Times New Roman"/>
          <w:sz w:val="28"/>
          <w:szCs w:val="28"/>
          <w:lang w:val="es-GT"/>
        </w:rPr>
      </w:pPr>
      <w:r>
        <w:rPr>
          <w:rFonts w:ascii="Times New Roman" w:hAnsi="Times New Roman" w:cs="Times New Roman"/>
          <w:sz w:val="24"/>
          <w:szCs w:val="24"/>
        </w:rPr>
        <w:t xml:space="preserve">Sprint backlog: </w:t>
      </w:r>
      <w:r w:rsidR="00AD0013">
        <w:rPr>
          <w:rFonts w:ascii="Times New Roman" w:hAnsi="Times New Roman" w:cs="Times New Roman"/>
          <w:sz w:val="24"/>
          <w:szCs w:val="24"/>
        </w:rPr>
        <w:t>“E</w:t>
      </w:r>
      <w:r w:rsidR="00AD0013" w:rsidRPr="00AD0013">
        <w:rPr>
          <w:rFonts w:ascii="Times New Roman" w:hAnsi="Times New Roman" w:cs="Times New Roman"/>
          <w:sz w:val="24"/>
          <w:szCs w:val="24"/>
        </w:rPr>
        <w:t xml:space="preserve">s una predicción hecha por el Equipo de Desarrollo acerca de qué funcionalidad formará parte del próximo </w:t>
      </w:r>
      <w:r w:rsidR="00AD0013" w:rsidRPr="006A76DD">
        <w:rPr>
          <w:rFonts w:ascii="Times New Roman" w:hAnsi="Times New Roman" w:cs="Times New Roman"/>
          <w:sz w:val="24"/>
          <w:szCs w:val="24"/>
          <w:lang w:val="es-GT"/>
        </w:rPr>
        <w:t>Incremento</w:t>
      </w:r>
      <w:r w:rsidR="00AD0013" w:rsidRPr="00AD0013">
        <w:rPr>
          <w:rFonts w:ascii="Times New Roman" w:hAnsi="Times New Roman" w:cs="Times New Roman"/>
          <w:sz w:val="24"/>
          <w:szCs w:val="24"/>
        </w:rPr>
        <w:t xml:space="preserve"> y del trabajo necesario para entregar esa funcionalidad en un Incremento Terminado</w:t>
      </w:r>
      <w:r w:rsidR="00AD0013">
        <w:rPr>
          <w:rFonts w:ascii="Times New Roman" w:hAnsi="Times New Roman" w:cs="Times New Roman"/>
          <w:sz w:val="24"/>
          <w:szCs w:val="24"/>
        </w:rPr>
        <w:t>” (</w:t>
      </w:r>
      <w:proofErr w:type="spellStart"/>
      <w:r w:rsidR="00AD0013">
        <w:rPr>
          <w:rFonts w:ascii="Times New Roman" w:hAnsi="Times New Roman" w:cs="Times New Roman"/>
          <w:sz w:val="24"/>
          <w:szCs w:val="24"/>
        </w:rPr>
        <w:t>Schaber</w:t>
      </w:r>
      <w:proofErr w:type="spellEnd"/>
      <w:r w:rsidR="00AD0013">
        <w:rPr>
          <w:rFonts w:ascii="Times New Roman" w:hAnsi="Times New Roman" w:cs="Times New Roman"/>
          <w:sz w:val="24"/>
          <w:szCs w:val="24"/>
        </w:rPr>
        <w:t xml:space="preserve"> &amp; Sutherland,2013. P.16)</w:t>
      </w:r>
      <w:r w:rsidR="00AD0013" w:rsidRPr="00AD0013">
        <w:rPr>
          <w:rFonts w:ascii="Times New Roman" w:hAnsi="Times New Roman" w:cs="Times New Roman"/>
          <w:sz w:val="24"/>
          <w:szCs w:val="24"/>
        </w:rPr>
        <w:t>.</w:t>
      </w:r>
    </w:p>
    <w:p w14:paraId="69FC6B6D" w14:textId="77777777" w:rsidR="00D65D63" w:rsidRPr="00D65D63" w:rsidRDefault="00D65D63" w:rsidP="00D65D63">
      <w:pPr>
        <w:ind w:left="0" w:firstLine="0"/>
        <w:rPr>
          <w:rFonts w:ascii="Times New Roman" w:hAnsi="Times New Roman" w:cs="Times New Roman"/>
          <w:sz w:val="28"/>
          <w:szCs w:val="28"/>
          <w:lang w:val="es-GT"/>
        </w:rPr>
      </w:pPr>
    </w:p>
    <w:p w14:paraId="10B49F73" w14:textId="6980AEBF" w:rsidR="00982EC7" w:rsidRPr="00AD0013" w:rsidRDefault="006A76DD" w:rsidP="006A76DD">
      <w:pPr>
        <w:pStyle w:val="Prrafodelista"/>
        <w:numPr>
          <w:ilvl w:val="0"/>
          <w:numId w:val="46"/>
        </w:numPr>
        <w:ind w:hanging="862"/>
        <w:rPr>
          <w:rFonts w:ascii="Times New Roman" w:hAnsi="Times New Roman" w:cs="Times New Roman"/>
          <w:sz w:val="24"/>
          <w:szCs w:val="24"/>
          <w:lang w:val="es-GT"/>
        </w:rPr>
      </w:pPr>
      <w:proofErr w:type="spellStart"/>
      <w:r>
        <w:rPr>
          <w:rFonts w:ascii="Times New Roman" w:hAnsi="Times New Roman" w:cs="Times New Roman"/>
          <w:sz w:val="24"/>
          <w:szCs w:val="24"/>
          <w:lang w:val="es-GT"/>
        </w:rPr>
        <w:t>Increment</w:t>
      </w:r>
      <w:proofErr w:type="spellEnd"/>
      <w:r>
        <w:rPr>
          <w:rFonts w:ascii="Times New Roman" w:hAnsi="Times New Roman" w:cs="Times New Roman"/>
          <w:sz w:val="24"/>
          <w:szCs w:val="24"/>
          <w:lang w:val="es-GT"/>
        </w:rPr>
        <w:t xml:space="preserve">: </w:t>
      </w:r>
      <w:r w:rsidR="00982EC7" w:rsidRPr="00AD0013">
        <w:rPr>
          <w:rFonts w:ascii="Times New Roman" w:hAnsi="Times New Roman" w:cs="Times New Roman"/>
          <w:sz w:val="24"/>
          <w:szCs w:val="24"/>
          <w:lang w:val="es-GT"/>
        </w:rPr>
        <w:t xml:space="preserve">Representación de los elementos completados </w:t>
      </w:r>
      <w:r w:rsidR="00982EC7" w:rsidRPr="006A76DD">
        <w:rPr>
          <w:rFonts w:ascii="Times New Roman" w:hAnsi="Times New Roman" w:cs="Times New Roman"/>
          <w:sz w:val="24"/>
          <w:szCs w:val="24"/>
        </w:rPr>
        <w:t>durante</w:t>
      </w:r>
      <w:r w:rsidR="00982EC7" w:rsidRPr="00AD0013">
        <w:rPr>
          <w:rFonts w:ascii="Times New Roman" w:hAnsi="Times New Roman" w:cs="Times New Roman"/>
          <w:sz w:val="24"/>
          <w:szCs w:val="24"/>
          <w:lang w:val="es-GT"/>
        </w:rPr>
        <w:t xml:space="preserve"> un sprint actual y</w:t>
      </w:r>
      <w:r w:rsidR="007B3657">
        <w:rPr>
          <w:rFonts w:ascii="Times New Roman" w:hAnsi="Times New Roman" w:cs="Times New Roman"/>
          <w:sz w:val="24"/>
          <w:szCs w:val="24"/>
          <w:lang w:val="es-GT"/>
        </w:rPr>
        <w:t xml:space="preserve"> </w:t>
      </w:r>
      <w:r w:rsidR="00982EC7" w:rsidRPr="00AD0013">
        <w:rPr>
          <w:rFonts w:ascii="Times New Roman" w:hAnsi="Times New Roman" w:cs="Times New Roman"/>
          <w:sz w:val="24"/>
          <w:szCs w:val="24"/>
          <w:lang w:val="es-GT"/>
        </w:rPr>
        <w:t xml:space="preserve">de anteriores. </w:t>
      </w:r>
      <w:sdt>
        <w:sdtPr>
          <w:rPr>
            <w:rFonts w:ascii="Times New Roman" w:hAnsi="Times New Roman" w:cs="Times New Roman"/>
            <w:sz w:val="24"/>
            <w:szCs w:val="24"/>
            <w:lang w:val="es-GT"/>
          </w:rPr>
          <w:id w:val="-812243743"/>
          <w:citation/>
        </w:sdtPr>
        <w:sdtContent>
          <w:r w:rsidR="00982EC7" w:rsidRPr="00AD0013">
            <w:rPr>
              <w:rFonts w:ascii="Times New Roman" w:hAnsi="Times New Roman" w:cs="Times New Roman"/>
              <w:sz w:val="24"/>
              <w:szCs w:val="24"/>
              <w:lang w:val="es-GT"/>
            </w:rPr>
            <w:fldChar w:fldCharType="begin"/>
          </w:r>
          <w:r w:rsidR="00982EC7" w:rsidRPr="00AD0013">
            <w:rPr>
              <w:rFonts w:ascii="Times New Roman" w:hAnsi="Times New Roman" w:cs="Times New Roman"/>
              <w:sz w:val="24"/>
              <w:szCs w:val="24"/>
              <w:lang w:val="es-GT"/>
            </w:rPr>
            <w:instrText xml:space="preserve"> CITATION Sut13 \l 4106 </w:instrText>
          </w:r>
          <w:r w:rsidR="00982EC7" w:rsidRPr="00AD0013">
            <w:rPr>
              <w:rFonts w:ascii="Times New Roman" w:hAnsi="Times New Roman" w:cs="Times New Roman"/>
              <w:sz w:val="24"/>
              <w:szCs w:val="24"/>
              <w:lang w:val="es-GT"/>
            </w:rPr>
            <w:fldChar w:fldCharType="separate"/>
          </w:r>
          <w:r w:rsidR="00E04C64" w:rsidRPr="00E04C64">
            <w:rPr>
              <w:rFonts w:ascii="Times New Roman" w:hAnsi="Times New Roman" w:cs="Times New Roman"/>
              <w:noProof/>
              <w:sz w:val="24"/>
              <w:szCs w:val="24"/>
              <w:lang w:val="es-GT"/>
            </w:rPr>
            <w:t>(Schwaber &amp; Sutherland, 2013)</w:t>
          </w:r>
          <w:r w:rsidR="00982EC7" w:rsidRPr="00AD0013">
            <w:rPr>
              <w:rFonts w:ascii="Times New Roman" w:hAnsi="Times New Roman" w:cs="Times New Roman"/>
              <w:sz w:val="24"/>
              <w:szCs w:val="24"/>
              <w:lang w:val="es-GT"/>
            </w:rPr>
            <w:fldChar w:fldCharType="end"/>
          </w:r>
        </w:sdtContent>
      </w:sdt>
      <w:r w:rsidR="00982EC7" w:rsidRPr="00AD0013">
        <w:rPr>
          <w:rFonts w:ascii="Times New Roman" w:hAnsi="Times New Roman" w:cs="Times New Roman"/>
          <w:sz w:val="24"/>
          <w:szCs w:val="24"/>
          <w:lang w:val="es-GT"/>
        </w:rPr>
        <w:t>.</w:t>
      </w:r>
    </w:p>
    <w:p w14:paraId="677F291A" w14:textId="7C55C761" w:rsidR="00982EC7" w:rsidRPr="00982EC7" w:rsidRDefault="00982EC7" w:rsidP="00D65D63">
      <w:pPr>
        <w:ind w:left="0" w:firstLine="0"/>
        <w:rPr>
          <w:lang w:val="es-GT"/>
        </w:rPr>
      </w:pPr>
    </w:p>
    <w:p w14:paraId="61B5E2CC" w14:textId="363535E1" w:rsidR="00163956" w:rsidRDefault="003C037A" w:rsidP="003C037A">
      <w:pPr>
        <w:ind w:left="1418"/>
        <w:jc w:val="center"/>
        <w:rPr>
          <w:rFonts w:ascii="Times New Roman" w:hAnsi="Times New Roman" w:cs="Times New Roman"/>
          <w:sz w:val="24"/>
          <w:szCs w:val="24"/>
          <w:lang w:val="es-GT"/>
        </w:rPr>
      </w:pPr>
      <w:r>
        <w:rPr>
          <w:noProof/>
          <w:lang w:val="es-GT" w:eastAsia="es-GT"/>
        </w:rPr>
        <w:lastRenderedPageBreak/>
        <w:drawing>
          <wp:inline distT="0" distB="0" distL="0" distR="0" wp14:anchorId="77F639D0" wp14:editId="0AD81804">
            <wp:extent cx="4179510" cy="236998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5592" cy="2396112"/>
                    </a:xfrm>
                    <a:prstGeom prst="rect">
                      <a:avLst/>
                    </a:prstGeom>
                  </pic:spPr>
                </pic:pic>
              </a:graphicData>
            </a:graphic>
          </wp:inline>
        </w:drawing>
      </w:r>
    </w:p>
    <w:p w14:paraId="3260D520" w14:textId="28CEF252" w:rsidR="00902202" w:rsidRPr="008A1F76" w:rsidRDefault="00902202" w:rsidP="003C037A">
      <w:pPr>
        <w:ind w:left="1418"/>
        <w:jc w:val="center"/>
        <w:rPr>
          <w:rFonts w:ascii="Times New Roman" w:hAnsi="Times New Roman" w:cs="Times New Roman"/>
          <w:sz w:val="20"/>
          <w:szCs w:val="20"/>
          <w:lang w:val="es-GT"/>
        </w:rPr>
      </w:pPr>
      <w:r w:rsidRPr="008A1F76">
        <w:rPr>
          <w:rFonts w:ascii="Times New Roman" w:hAnsi="Times New Roman" w:cs="Times New Roman"/>
          <w:sz w:val="20"/>
          <w:szCs w:val="20"/>
          <w:lang w:val="es-GT"/>
        </w:rPr>
        <w:t xml:space="preserve">Figura </w:t>
      </w:r>
      <w:proofErr w:type="spellStart"/>
      <w:proofErr w:type="gramStart"/>
      <w:r w:rsidRPr="008A1F76">
        <w:rPr>
          <w:rFonts w:ascii="Times New Roman" w:hAnsi="Times New Roman" w:cs="Times New Roman"/>
          <w:sz w:val="20"/>
          <w:szCs w:val="20"/>
          <w:lang w:val="es-GT"/>
        </w:rPr>
        <w:t>xxx.</w:t>
      </w:r>
      <w:r w:rsidR="008A1F76" w:rsidRPr="008A1F76">
        <w:rPr>
          <w:rFonts w:ascii="Times New Roman" w:hAnsi="Times New Roman" w:cs="Times New Roman"/>
          <w:sz w:val="20"/>
          <w:szCs w:val="20"/>
          <w:lang w:val="es-GT"/>
        </w:rPr>
        <w:t>Ciclo</w:t>
      </w:r>
      <w:proofErr w:type="spellEnd"/>
      <w:proofErr w:type="gramEnd"/>
      <w:r w:rsidR="008A1F76" w:rsidRPr="008A1F76">
        <w:rPr>
          <w:rFonts w:ascii="Times New Roman" w:hAnsi="Times New Roman" w:cs="Times New Roman"/>
          <w:sz w:val="20"/>
          <w:szCs w:val="20"/>
          <w:lang w:val="es-GT"/>
        </w:rPr>
        <w:t xml:space="preserve"> de vida de un sprint.</w:t>
      </w:r>
    </w:p>
    <w:p w14:paraId="16C0FA7A" w14:textId="4F05D805" w:rsidR="00AD0013" w:rsidRDefault="00AD0013" w:rsidP="00AD0013">
      <w:pPr>
        <w:pStyle w:val="Ttulo5"/>
      </w:pPr>
      <w:bookmarkStart w:id="284" w:name="_Toc41638808"/>
      <w:r>
        <w:t>Información relevante.</w:t>
      </w:r>
      <w:bookmarkEnd w:id="284"/>
    </w:p>
    <w:p w14:paraId="52CEFAC9" w14:textId="074DAA28" w:rsidR="006A76DD" w:rsidRDefault="00F37EB2" w:rsidP="00D65D63">
      <w:pPr>
        <w:ind w:left="2835"/>
        <w:rPr>
          <w:rFonts w:ascii="Times New Roman" w:hAnsi="Times New Roman" w:cs="Times New Roman"/>
          <w:sz w:val="24"/>
          <w:szCs w:val="24"/>
          <w:lang w:val="es-GT"/>
        </w:rPr>
      </w:pPr>
      <w:r>
        <w:rPr>
          <w:rFonts w:ascii="Times New Roman" w:hAnsi="Times New Roman" w:cs="Times New Roman"/>
          <w:sz w:val="24"/>
          <w:szCs w:val="24"/>
          <w:lang w:val="es-GT"/>
        </w:rPr>
        <w:t>En datos que obran en el reporte de Scrum Alliance, acerca del estatus de la utilización de Scrum en proyectos en el período 2017-2018</w:t>
      </w:r>
      <w:r w:rsidR="00ED7D20">
        <w:rPr>
          <w:rFonts w:ascii="Times New Roman" w:hAnsi="Times New Roman" w:cs="Times New Roman"/>
          <w:sz w:val="24"/>
          <w:szCs w:val="24"/>
          <w:lang w:val="es-GT"/>
        </w:rPr>
        <w:t xml:space="preserve"> en noventa y un países (91) por</w:t>
      </w:r>
      <w:r>
        <w:rPr>
          <w:rFonts w:ascii="Times New Roman" w:hAnsi="Times New Roman" w:cs="Times New Roman"/>
          <w:sz w:val="24"/>
          <w:szCs w:val="24"/>
          <w:lang w:val="es-GT"/>
        </w:rPr>
        <w:t xml:space="preserve"> medio de encuestas realizadas a más de dos mil miembros </w:t>
      </w:r>
      <w:r w:rsidR="00ED7D20">
        <w:rPr>
          <w:rFonts w:ascii="Times New Roman" w:hAnsi="Times New Roman" w:cs="Times New Roman"/>
          <w:sz w:val="24"/>
          <w:szCs w:val="24"/>
          <w:lang w:val="es-GT"/>
        </w:rPr>
        <w:t xml:space="preserve">(2000) de la organización en mención develan información interesante, la cual resalta el alto </w:t>
      </w:r>
      <w:r w:rsidR="004C438B">
        <w:rPr>
          <w:rFonts w:ascii="Times New Roman" w:hAnsi="Times New Roman" w:cs="Times New Roman"/>
          <w:sz w:val="24"/>
          <w:szCs w:val="24"/>
          <w:lang w:val="es-GT"/>
        </w:rPr>
        <w:t>nivel</w:t>
      </w:r>
      <w:r w:rsidR="00ED7D20">
        <w:rPr>
          <w:rFonts w:ascii="Times New Roman" w:hAnsi="Times New Roman" w:cs="Times New Roman"/>
          <w:sz w:val="24"/>
          <w:szCs w:val="24"/>
          <w:lang w:val="es-GT"/>
        </w:rPr>
        <w:t xml:space="preserve"> de aceptación y éxito en proyectos que adoptan esta metodología para su gesti</w:t>
      </w:r>
      <w:r w:rsidR="00C81DA9">
        <w:rPr>
          <w:rFonts w:ascii="Times New Roman" w:hAnsi="Times New Roman" w:cs="Times New Roman"/>
          <w:sz w:val="24"/>
          <w:szCs w:val="24"/>
          <w:lang w:val="es-GT"/>
        </w:rPr>
        <w:t>ón (Alliance, s.f.)</w:t>
      </w:r>
      <w:r w:rsidR="00D65D63">
        <w:rPr>
          <w:rFonts w:ascii="Times New Roman" w:hAnsi="Times New Roman" w:cs="Times New Roman"/>
          <w:sz w:val="24"/>
          <w:szCs w:val="24"/>
          <w:lang w:val="es-GT"/>
        </w:rPr>
        <w:t>.</w:t>
      </w:r>
    </w:p>
    <w:p w14:paraId="6B4D010D" w14:textId="2EAE971F" w:rsidR="00F37EB2" w:rsidRDefault="00ED7D20" w:rsidP="006A76DD">
      <w:pPr>
        <w:ind w:left="2835"/>
        <w:rPr>
          <w:rFonts w:ascii="Times New Roman" w:hAnsi="Times New Roman" w:cs="Times New Roman"/>
          <w:sz w:val="24"/>
          <w:szCs w:val="24"/>
          <w:lang w:val="es-GT"/>
        </w:rPr>
      </w:pPr>
      <w:r>
        <w:rPr>
          <w:rFonts w:ascii="Times New Roman" w:hAnsi="Times New Roman" w:cs="Times New Roman"/>
          <w:sz w:val="24"/>
          <w:szCs w:val="24"/>
          <w:lang w:val="es-GT"/>
        </w:rPr>
        <w:t xml:space="preserve"> en breve</w:t>
      </w:r>
      <w:r w:rsidR="00982172">
        <w:rPr>
          <w:rFonts w:ascii="Times New Roman" w:hAnsi="Times New Roman" w:cs="Times New Roman"/>
          <w:sz w:val="24"/>
          <w:szCs w:val="24"/>
          <w:lang w:val="es-GT"/>
        </w:rPr>
        <w:t>,</w:t>
      </w:r>
      <w:r>
        <w:rPr>
          <w:rFonts w:ascii="Times New Roman" w:hAnsi="Times New Roman" w:cs="Times New Roman"/>
          <w:sz w:val="24"/>
          <w:szCs w:val="24"/>
          <w:lang w:val="es-GT"/>
        </w:rPr>
        <w:t xml:space="preserve"> observará</w:t>
      </w:r>
      <w:r w:rsidR="00982172">
        <w:rPr>
          <w:rFonts w:ascii="Times New Roman" w:hAnsi="Times New Roman" w:cs="Times New Roman"/>
          <w:sz w:val="24"/>
          <w:szCs w:val="24"/>
          <w:lang w:val="es-GT"/>
        </w:rPr>
        <w:t xml:space="preserve"> estadísticas con alusión a lo anterior</w:t>
      </w:r>
      <w:r>
        <w:rPr>
          <w:rFonts w:ascii="Times New Roman" w:hAnsi="Times New Roman" w:cs="Times New Roman"/>
          <w:sz w:val="24"/>
          <w:szCs w:val="24"/>
          <w:lang w:val="es-GT"/>
        </w:rPr>
        <w:t xml:space="preserve">. </w:t>
      </w:r>
    </w:p>
    <w:p w14:paraId="508935BA" w14:textId="52A06E56" w:rsidR="00F37EB2" w:rsidRDefault="00ED7D20" w:rsidP="00D65D63">
      <w:pPr>
        <w:ind w:left="1981"/>
        <w:jc w:val="center"/>
        <w:rPr>
          <w:rFonts w:ascii="Times New Roman" w:hAnsi="Times New Roman" w:cs="Times New Roman"/>
          <w:sz w:val="24"/>
          <w:szCs w:val="24"/>
          <w:lang w:val="es-GT"/>
        </w:rPr>
      </w:pPr>
      <w:r>
        <w:rPr>
          <w:noProof/>
          <w:lang w:val="es-GT" w:eastAsia="es-GT"/>
        </w:rPr>
        <w:lastRenderedPageBreak/>
        <w:drawing>
          <wp:inline distT="0" distB="0" distL="0" distR="0" wp14:anchorId="77B9C216" wp14:editId="5DBFFAA8">
            <wp:extent cx="2259134" cy="1536211"/>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3096" cy="1552505"/>
                    </a:xfrm>
                    <a:prstGeom prst="rect">
                      <a:avLst/>
                    </a:prstGeom>
                  </pic:spPr>
                </pic:pic>
              </a:graphicData>
            </a:graphic>
          </wp:inline>
        </w:drawing>
      </w:r>
    </w:p>
    <w:p w14:paraId="6FB5AB70" w14:textId="31436390" w:rsidR="00982172" w:rsidRPr="00163956" w:rsidRDefault="00982172" w:rsidP="00054BCE">
      <w:pPr>
        <w:ind w:left="2835"/>
        <w:rPr>
          <w:rFonts w:ascii="Times New Roman" w:hAnsi="Times New Roman" w:cs="Times New Roman"/>
          <w:sz w:val="20"/>
          <w:szCs w:val="20"/>
          <w:lang w:val="es-GT"/>
        </w:rPr>
      </w:pPr>
      <w:r w:rsidRPr="00163956">
        <w:rPr>
          <w:rFonts w:ascii="Times New Roman" w:hAnsi="Times New Roman" w:cs="Times New Roman"/>
          <w:sz w:val="20"/>
          <w:szCs w:val="20"/>
          <w:lang w:val="es-GT"/>
        </w:rPr>
        <w:t xml:space="preserve">Figura </w:t>
      </w:r>
      <w:proofErr w:type="spellStart"/>
      <w:r w:rsidRPr="00054BCE">
        <w:rPr>
          <w:rFonts w:ascii="Times New Roman" w:hAnsi="Times New Roman" w:cs="Times New Roman"/>
          <w:sz w:val="24"/>
          <w:szCs w:val="24"/>
          <w:lang w:val="es-GT"/>
        </w:rPr>
        <w:t>xxxx</w:t>
      </w:r>
      <w:proofErr w:type="spellEnd"/>
      <w:r w:rsidR="00521023">
        <w:rPr>
          <w:rFonts w:ascii="Times New Roman" w:hAnsi="Times New Roman" w:cs="Times New Roman"/>
          <w:sz w:val="20"/>
          <w:szCs w:val="20"/>
          <w:lang w:val="es-GT"/>
        </w:rPr>
        <w:t xml:space="preserve">. </w:t>
      </w:r>
      <w:r w:rsidRPr="00163956">
        <w:rPr>
          <w:rFonts w:ascii="Times New Roman" w:hAnsi="Times New Roman" w:cs="Times New Roman"/>
          <w:sz w:val="20"/>
          <w:szCs w:val="20"/>
          <w:lang w:val="es-GT"/>
        </w:rPr>
        <w:t>Porcentaje de Utilización de scrum como metodología ágil</w:t>
      </w:r>
      <w:r w:rsidR="000F5490">
        <w:rPr>
          <w:rFonts w:ascii="Times New Roman" w:hAnsi="Times New Roman" w:cs="Times New Roman"/>
          <w:sz w:val="20"/>
          <w:szCs w:val="20"/>
          <w:lang w:val="es-GT"/>
        </w:rPr>
        <w:t xml:space="preserve"> en proyectos.</w:t>
      </w:r>
    </w:p>
    <w:p w14:paraId="5F769F0D" w14:textId="699E96EC" w:rsidR="00D10F71" w:rsidRDefault="00982EC7" w:rsidP="00054BCE">
      <w:pPr>
        <w:ind w:left="2835"/>
        <w:rPr>
          <w:rFonts w:ascii="Times New Roman" w:eastAsiaTheme="majorEastAsia" w:hAnsi="Times New Roman" w:cstheme="majorBidi"/>
          <w:b/>
          <w:sz w:val="24"/>
          <w:szCs w:val="32"/>
          <w:lang w:val="es-GT"/>
        </w:rPr>
      </w:pPr>
      <w:r w:rsidRPr="00AD0013">
        <w:rPr>
          <w:rFonts w:ascii="Times New Roman" w:hAnsi="Times New Roman" w:cs="Times New Roman"/>
          <w:sz w:val="24"/>
          <w:szCs w:val="24"/>
          <w:lang w:val="es-GT"/>
        </w:rPr>
        <w:t xml:space="preserve">En la figura XXXXXX se aprecia que </w:t>
      </w:r>
      <w:r w:rsidR="00AD0013" w:rsidRPr="00AD0013">
        <w:rPr>
          <w:rFonts w:ascii="Times New Roman" w:hAnsi="Times New Roman" w:cs="Times New Roman"/>
          <w:sz w:val="24"/>
          <w:szCs w:val="24"/>
          <w:lang w:val="es-GT"/>
        </w:rPr>
        <w:t>en un noventa y cuatro por ciento (94%) de las personas</w:t>
      </w:r>
      <w:r w:rsidR="00AD0013">
        <w:rPr>
          <w:rFonts w:ascii="Times New Roman" w:eastAsiaTheme="majorEastAsia" w:hAnsi="Times New Roman" w:cstheme="majorBidi"/>
          <w:b/>
          <w:sz w:val="24"/>
          <w:szCs w:val="32"/>
          <w:lang w:val="es-GT"/>
        </w:rPr>
        <w:t xml:space="preserve"> </w:t>
      </w:r>
      <w:r w:rsidR="00AD0013">
        <w:rPr>
          <w:rFonts w:ascii="Times New Roman" w:eastAsiaTheme="majorEastAsia" w:hAnsi="Times New Roman" w:cstheme="majorBidi"/>
          <w:bCs/>
          <w:sz w:val="24"/>
          <w:szCs w:val="32"/>
          <w:lang w:val="es-GT"/>
        </w:rPr>
        <w:t>a las que se les realizó la encuesta, expresan utilizar Scrum como metodología ágil para sus proyectos, en tanto, un setenta y ocho por ciento (78%) aceptan que utilizaron la metodología en combinación con otros enfoques (tradicionales</w:t>
      </w:r>
      <w:r w:rsidR="00114F83">
        <w:rPr>
          <w:rFonts w:ascii="Times New Roman" w:eastAsiaTheme="majorEastAsia" w:hAnsi="Times New Roman" w:cstheme="majorBidi"/>
          <w:bCs/>
          <w:sz w:val="24"/>
          <w:szCs w:val="32"/>
          <w:lang w:val="es-GT"/>
        </w:rPr>
        <w:t xml:space="preserve"> u otra metodología ágil</w:t>
      </w:r>
      <w:r w:rsidR="00AD0013">
        <w:rPr>
          <w:rFonts w:ascii="Times New Roman" w:eastAsiaTheme="majorEastAsia" w:hAnsi="Times New Roman" w:cstheme="majorBidi"/>
          <w:bCs/>
          <w:sz w:val="24"/>
          <w:szCs w:val="32"/>
          <w:lang w:val="es-GT"/>
        </w:rPr>
        <w:t>).</w:t>
      </w:r>
      <w:r w:rsidR="00AD0013" w:rsidRPr="00AD0013">
        <w:rPr>
          <w:rFonts w:ascii="Times New Roman" w:eastAsiaTheme="majorEastAsia" w:hAnsi="Times New Roman" w:cstheme="majorBidi"/>
          <w:b/>
          <w:sz w:val="24"/>
          <w:szCs w:val="32"/>
          <w:lang w:val="es-GT"/>
        </w:rPr>
        <w:t xml:space="preserve"> </w:t>
      </w:r>
    </w:p>
    <w:p w14:paraId="0410CBFB" w14:textId="6A5FD8D6" w:rsidR="00114F83" w:rsidRDefault="00114F83" w:rsidP="00054BCE">
      <w:pPr>
        <w:ind w:left="2835"/>
        <w:rPr>
          <w:rFonts w:ascii="Times New Roman" w:eastAsiaTheme="majorEastAsia" w:hAnsi="Times New Roman" w:cstheme="majorBidi"/>
          <w:bCs/>
          <w:sz w:val="24"/>
          <w:szCs w:val="32"/>
          <w:lang w:val="es-GT"/>
        </w:rPr>
      </w:pPr>
      <w:r>
        <w:rPr>
          <w:rFonts w:ascii="Times New Roman" w:eastAsiaTheme="majorEastAsia" w:hAnsi="Times New Roman" w:cstheme="majorBidi"/>
          <w:bCs/>
          <w:sz w:val="24"/>
          <w:szCs w:val="32"/>
          <w:lang w:val="es-GT"/>
        </w:rPr>
        <w:t>Mientras tanto, en la siguiente imagen</w:t>
      </w:r>
      <w:r w:rsidR="00F84933">
        <w:rPr>
          <w:rFonts w:ascii="Times New Roman" w:eastAsiaTheme="majorEastAsia" w:hAnsi="Times New Roman" w:cstheme="majorBidi"/>
          <w:bCs/>
          <w:sz w:val="24"/>
          <w:szCs w:val="32"/>
          <w:lang w:val="es-GT"/>
        </w:rPr>
        <w:t xml:space="preserve"> se</w:t>
      </w:r>
      <w:r>
        <w:rPr>
          <w:rFonts w:ascii="Times New Roman" w:eastAsiaTheme="majorEastAsia" w:hAnsi="Times New Roman" w:cstheme="majorBidi"/>
          <w:bCs/>
          <w:sz w:val="24"/>
          <w:szCs w:val="32"/>
          <w:lang w:val="es-GT"/>
        </w:rPr>
        <w:t xml:space="preserve"> muestra una tasa de éxito de un sesenta y tres por ciento (63%) en proyectos que aplicaron Scrum como metodología en la gestión del proyecto. </w:t>
      </w:r>
    </w:p>
    <w:p w14:paraId="5A42FF2C" w14:textId="24003A58" w:rsidR="00114F83" w:rsidRDefault="00114F83" w:rsidP="00114F83">
      <w:pPr>
        <w:ind w:left="2127"/>
        <w:jc w:val="center"/>
        <w:rPr>
          <w:rFonts w:ascii="Times New Roman" w:eastAsiaTheme="majorEastAsia" w:hAnsi="Times New Roman" w:cstheme="majorBidi"/>
          <w:bCs/>
          <w:sz w:val="24"/>
          <w:szCs w:val="32"/>
          <w:lang w:val="es-GT"/>
        </w:rPr>
      </w:pPr>
      <w:r>
        <w:rPr>
          <w:noProof/>
          <w:lang w:val="es-GT" w:eastAsia="es-GT"/>
        </w:rPr>
        <w:lastRenderedPageBreak/>
        <w:drawing>
          <wp:inline distT="0" distB="0" distL="0" distR="0" wp14:anchorId="1879CBA7" wp14:editId="0B8841CC">
            <wp:extent cx="2694936" cy="2113397"/>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6928" cy="2154170"/>
                    </a:xfrm>
                    <a:prstGeom prst="rect">
                      <a:avLst/>
                    </a:prstGeom>
                  </pic:spPr>
                </pic:pic>
              </a:graphicData>
            </a:graphic>
          </wp:inline>
        </w:drawing>
      </w:r>
    </w:p>
    <w:p w14:paraId="37CB02A2" w14:textId="7A0E8931" w:rsidR="00114F83" w:rsidRPr="00F84933" w:rsidRDefault="00114F83" w:rsidP="00054BCE">
      <w:pPr>
        <w:ind w:left="2835"/>
        <w:rPr>
          <w:rFonts w:ascii="Times New Roman" w:hAnsi="Times New Roman" w:cs="Times New Roman"/>
          <w:sz w:val="20"/>
          <w:szCs w:val="20"/>
          <w:lang w:val="es-GT"/>
        </w:rPr>
      </w:pPr>
      <w:r w:rsidRPr="00163956">
        <w:rPr>
          <w:rFonts w:ascii="Times New Roman" w:hAnsi="Times New Roman" w:cs="Times New Roman"/>
          <w:sz w:val="20"/>
          <w:szCs w:val="20"/>
          <w:lang w:val="es-GT"/>
        </w:rPr>
        <w:t xml:space="preserve">Figura </w:t>
      </w:r>
      <w:proofErr w:type="spellStart"/>
      <w:r w:rsidRPr="00163956">
        <w:rPr>
          <w:rFonts w:ascii="Times New Roman" w:hAnsi="Times New Roman" w:cs="Times New Roman"/>
          <w:sz w:val="20"/>
          <w:szCs w:val="20"/>
          <w:lang w:val="es-GT"/>
        </w:rPr>
        <w:t>xxxx</w:t>
      </w:r>
      <w:proofErr w:type="spellEnd"/>
      <w:r w:rsidRPr="00163956">
        <w:rPr>
          <w:rFonts w:ascii="Times New Roman" w:hAnsi="Times New Roman" w:cs="Times New Roman"/>
          <w:sz w:val="20"/>
          <w:szCs w:val="20"/>
          <w:lang w:val="es-GT"/>
        </w:rPr>
        <w:t>. (</w:t>
      </w:r>
      <w:r w:rsidRPr="00054BCE">
        <w:rPr>
          <w:rFonts w:ascii="Times New Roman" w:eastAsiaTheme="majorEastAsia" w:hAnsi="Times New Roman" w:cstheme="majorBidi"/>
          <w:bCs/>
          <w:sz w:val="24"/>
          <w:szCs w:val="32"/>
          <w:lang w:val="es-GT"/>
        </w:rPr>
        <w:t>Alliance</w:t>
      </w:r>
      <w:r>
        <w:rPr>
          <w:rFonts w:ascii="Times New Roman" w:hAnsi="Times New Roman" w:cs="Times New Roman"/>
          <w:sz w:val="20"/>
          <w:szCs w:val="20"/>
          <w:lang w:val="es-GT"/>
        </w:rPr>
        <w:t xml:space="preserve"> Scrum</w:t>
      </w:r>
      <w:r w:rsidRPr="00163956">
        <w:rPr>
          <w:rFonts w:ascii="Times New Roman" w:hAnsi="Times New Roman" w:cs="Times New Roman"/>
          <w:sz w:val="20"/>
          <w:szCs w:val="20"/>
          <w:lang w:val="es-GT"/>
        </w:rPr>
        <w:t>, 2017-2018</w:t>
      </w:r>
      <w:r>
        <w:rPr>
          <w:rFonts w:ascii="Times New Roman" w:hAnsi="Times New Roman" w:cs="Times New Roman"/>
          <w:sz w:val="20"/>
          <w:szCs w:val="20"/>
          <w:lang w:val="es-GT"/>
        </w:rPr>
        <w:t>). Tas de éxito de proyectos con metodología Scrum.</w:t>
      </w:r>
    </w:p>
    <w:p w14:paraId="4B13A7F1" w14:textId="035BE96B" w:rsidR="00F45003" w:rsidRDefault="00F45003" w:rsidP="00114F83">
      <w:pPr>
        <w:rPr>
          <w:rFonts w:ascii="Times New Roman" w:eastAsiaTheme="majorEastAsia" w:hAnsi="Times New Roman" w:cstheme="majorBidi"/>
          <w:bCs/>
          <w:sz w:val="24"/>
          <w:szCs w:val="32"/>
          <w:lang w:val="es-GT"/>
        </w:rPr>
      </w:pPr>
      <w:commentRangeStart w:id="285"/>
      <w:r>
        <w:rPr>
          <w:rFonts w:ascii="Times New Roman" w:eastAsiaTheme="majorEastAsia" w:hAnsi="Times New Roman" w:cstheme="majorBidi"/>
          <w:bCs/>
          <w:sz w:val="24"/>
          <w:szCs w:val="32"/>
          <w:lang w:val="es-GT"/>
        </w:rPr>
        <w:t xml:space="preserve">Una metodología tradicional </w:t>
      </w:r>
      <w:commentRangeEnd w:id="285"/>
      <w:r w:rsidR="00DC56F2">
        <w:rPr>
          <w:rStyle w:val="Refdecomentario"/>
        </w:rPr>
        <w:commentReference w:id="285"/>
      </w:r>
      <w:r>
        <w:rPr>
          <w:rFonts w:ascii="Times New Roman" w:eastAsiaTheme="majorEastAsia" w:hAnsi="Times New Roman" w:cstheme="majorBidi"/>
          <w:bCs/>
          <w:sz w:val="24"/>
          <w:szCs w:val="32"/>
          <w:lang w:val="es-GT"/>
        </w:rPr>
        <w:t xml:space="preserve">ofrece el disponer de una documentación exhaustiva del proyecto, pero necesita ser lineal y tener predefinidos sus objetivos y alcances, lo que en la industria del software es muy cambiante a causa de las necesidades del cliente,  </w:t>
      </w:r>
      <w:r w:rsidR="00F84933">
        <w:rPr>
          <w:rFonts w:ascii="Times New Roman" w:eastAsiaTheme="majorEastAsia" w:hAnsi="Times New Roman" w:cstheme="majorBidi"/>
          <w:bCs/>
          <w:sz w:val="24"/>
          <w:szCs w:val="32"/>
          <w:lang w:val="es-GT"/>
        </w:rPr>
        <w:t>por lo que</w:t>
      </w:r>
      <w:r>
        <w:rPr>
          <w:rFonts w:ascii="Times New Roman" w:eastAsiaTheme="majorEastAsia" w:hAnsi="Times New Roman" w:cstheme="majorBidi"/>
          <w:bCs/>
          <w:sz w:val="24"/>
          <w:szCs w:val="32"/>
          <w:lang w:val="es-GT"/>
        </w:rPr>
        <w:t xml:space="preserve"> el uso de las metodologías ágiles </w:t>
      </w:r>
      <w:r w:rsidR="004C438B">
        <w:rPr>
          <w:rFonts w:ascii="Times New Roman" w:eastAsiaTheme="majorEastAsia" w:hAnsi="Times New Roman" w:cstheme="majorBidi"/>
          <w:bCs/>
          <w:sz w:val="24"/>
          <w:szCs w:val="32"/>
          <w:lang w:val="es-GT"/>
        </w:rPr>
        <w:t>tomó</w:t>
      </w:r>
      <w:r>
        <w:rPr>
          <w:rFonts w:ascii="Times New Roman" w:eastAsiaTheme="majorEastAsia" w:hAnsi="Times New Roman" w:cstheme="majorBidi"/>
          <w:bCs/>
          <w:sz w:val="24"/>
          <w:szCs w:val="32"/>
          <w:lang w:val="es-GT"/>
        </w:rPr>
        <w:t xml:space="preserve"> auge en las últimas décadas</w:t>
      </w:r>
      <w:r w:rsidR="00C81DA9">
        <w:rPr>
          <w:rFonts w:ascii="Times New Roman" w:eastAsiaTheme="majorEastAsia" w:hAnsi="Times New Roman" w:cstheme="majorBidi"/>
          <w:bCs/>
          <w:sz w:val="24"/>
          <w:szCs w:val="32"/>
          <w:lang w:val="es-GT"/>
        </w:rPr>
        <w:t xml:space="preserve"> </w:t>
      </w:r>
      <w:sdt>
        <w:sdtPr>
          <w:rPr>
            <w:rFonts w:ascii="Times New Roman" w:eastAsiaTheme="majorEastAsia" w:hAnsi="Times New Roman" w:cstheme="majorBidi"/>
            <w:bCs/>
            <w:sz w:val="24"/>
            <w:szCs w:val="32"/>
            <w:lang w:val="es-GT"/>
          </w:rPr>
          <w:id w:val="1460297324"/>
          <w:citation/>
        </w:sdtPr>
        <w:sdtContent>
          <w:r w:rsidR="00C81DA9">
            <w:rPr>
              <w:rFonts w:ascii="Times New Roman" w:eastAsiaTheme="majorEastAsia" w:hAnsi="Times New Roman" w:cstheme="majorBidi"/>
              <w:bCs/>
              <w:sz w:val="24"/>
              <w:szCs w:val="32"/>
              <w:lang w:val="es-GT"/>
            </w:rPr>
            <w:fldChar w:fldCharType="begin"/>
          </w:r>
          <w:r w:rsidR="00C81DA9">
            <w:rPr>
              <w:rFonts w:ascii="Times New Roman" w:eastAsiaTheme="majorEastAsia" w:hAnsi="Times New Roman" w:cstheme="majorBidi"/>
              <w:bCs/>
              <w:sz w:val="24"/>
              <w:szCs w:val="32"/>
              <w:lang w:val="es-GT"/>
            </w:rPr>
            <w:instrText xml:space="preserve"> CITATION Pre10 \l 4106 </w:instrText>
          </w:r>
          <w:r w:rsidR="00C81DA9">
            <w:rPr>
              <w:rFonts w:ascii="Times New Roman" w:eastAsiaTheme="majorEastAsia" w:hAnsi="Times New Roman" w:cstheme="majorBidi"/>
              <w:bCs/>
              <w:sz w:val="24"/>
              <w:szCs w:val="32"/>
              <w:lang w:val="es-GT"/>
            </w:rPr>
            <w:fldChar w:fldCharType="separate"/>
          </w:r>
          <w:r w:rsidR="00E04C64" w:rsidRPr="00E04C64">
            <w:rPr>
              <w:rFonts w:ascii="Times New Roman" w:eastAsiaTheme="majorEastAsia" w:hAnsi="Times New Roman" w:cstheme="majorBidi"/>
              <w:noProof/>
              <w:sz w:val="24"/>
              <w:szCs w:val="32"/>
              <w:lang w:val="es-GT"/>
            </w:rPr>
            <w:t>(Pressman, 2010)</w:t>
          </w:r>
          <w:r w:rsidR="00C81DA9">
            <w:rPr>
              <w:rFonts w:ascii="Times New Roman" w:eastAsiaTheme="majorEastAsia" w:hAnsi="Times New Roman" w:cstheme="majorBidi"/>
              <w:bCs/>
              <w:sz w:val="24"/>
              <w:szCs w:val="32"/>
              <w:lang w:val="es-GT"/>
            </w:rPr>
            <w:fldChar w:fldCharType="end"/>
          </w:r>
        </w:sdtContent>
      </w:sdt>
      <w:r w:rsidR="00C81DA9">
        <w:rPr>
          <w:rFonts w:ascii="Times New Roman" w:eastAsiaTheme="majorEastAsia" w:hAnsi="Times New Roman" w:cstheme="majorBidi"/>
          <w:bCs/>
          <w:sz w:val="24"/>
          <w:szCs w:val="32"/>
          <w:lang w:val="es-GT"/>
        </w:rPr>
        <w:t>.</w:t>
      </w:r>
    </w:p>
    <w:p w14:paraId="7FACF42A" w14:textId="4BA4B630" w:rsidR="00C801AC" w:rsidRDefault="00F45003" w:rsidP="00F84933">
      <w:pPr>
        <w:rPr>
          <w:rFonts w:ascii="Times New Roman" w:eastAsiaTheme="majorEastAsia" w:hAnsi="Times New Roman" w:cstheme="majorBidi"/>
          <w:bCs/>
          <w:sz w:val="24"/>
          <w:szCs w:val="32"/>
          <w:lang w:val="es-GT"/>
        </w:rPr>
      </w:pPr>
      <w:r>
        <w:rPr>
          <w:rFonts w:ascii="Times New Roman" w:eastAsiaTheme="majorEastAsia" w:hAnsi="Times New Roman" w:cstheme="majorBidi"/>
          <w:bCs/>
          <w:sz w:val="24"/>
          <w:szCs w:val="32"/>
          <w:lang w:val="es-GT"/>
        </w:rPr>
        <w:t xml:space="preserve">Esto no implica que una metodología sea mejor a </w:t>
      </w:r>
      <w:r w:rsidR="00F84933">
        <w:rPr>
          <w:rFonts w:ascii="Times New Roman" w:eastAsiaTheme="majorEastAsia" w:hAnsi="Times New Roman" w:cstheme="majorBidi"/>
          <w:bCs/>
          <w:sz w:val="24"/>
          <w:szCs w:val="32"/>
          <w:lang w:val="es-GT"/>
        </w:rPr>
        <w:t>otra, según</w:t>
      </w:r>
      <w:r>
        <w:rPr>
          <w:rFonts w:ascii="Times New Roman" w:eastAsiaTheme="majorEastAsia" w:hAnsi="Times New Roman" w:cstheme="majorBidi"/>
          <w:bCs/>
          <w:sz w:val="24"/>
          <w:szCs w:val="32"/>
          <w:lang w:val="es-GT"/>
        </w:rPr>
        <w:t xml:space="preserve"> la naturaleza</w:t>
      </w:r>
      <w:r w:rsidR="00F84933">
        <w:rPr>
          <w:rFonts w:ascii="Times New Roman" w:eastAsiaTheme="majorEastAsia" w:hAnsi="Times New Roman" w:cstheme="majorBidi"/>
          <w:bCs/>
          <w:sz w:val="24"/>
          <w:szCs w:val="32"/>
          <w:lang w:val="es-GT"/>
        </w:rPr>
        <w:t xml:space="preserve"> y necesidades</w:t>
      </w:r>
      <w:r>
        <w:rPr>
          <w:rFonts w:ascii="Times New Roman" w:eastAsiaTheme="majorEastAsia" w:hAnsi="Times New Roman" w:cstheme="majorBidi"/>
          <w:bCs/>
          <w:sz w:val="24"/>
          <w:szCs w:val="32"/>
          <w:lang w:val="es-GT"/>
        </w:rPr>
        <w:t xml:space="preserve"> del proyecto se debe adoptar la idónea</w:t>
      </w:r>
      <w:r w:rsidR="00F84933">
        <w:rPr>
          <w:rFonts w:ascii="Times New Roman" w:eastAsiaTheme="majorEastAsia" w:hAnsi="Times New Roman" w:cstheme="majorBidi"/>
          <w:bCs/>
          <w:sz w:val="24"/>
          <w:szCs w:val="32"/>
          <w:lang w:val="es-GT"/>
        </w:rPr>
        <w:t xml:space="preserve"> p</w:t>
      </w:r>
      <w:r>
        <w:rPr>
          <w:rFonts w:ascii="Times New Roman" w:eastAsiaTheme="majorEastAsia" w:hAnsi="Times New Roman" w:cstheme="majorBidi"/>
          <w:bCs/>
          <w:sz w:val="24"/>
          <w:szCs w:val="32"/>
          <w:lang w:val="es-GT"/>
        </w:rPr>
        <w:t>a</w:t>
      </w:r>
      <w:r w:rsidR="00F84933">
        <w:rPr>
          <w:rFonts w:ascii="Times New Roman" w:eastAsiaTheme="majorEastAsia" w:hAnsi="Times New Roman" w:cstheme="majorBidi"/>
          <w:bCs/>
          <w:sz w:val="24"/>
          <w:szCs w:val="32"/>
          <w:lang w:val="es-GT"/>
        </w:rPr>
        <w:t>ra</w:t>
      </w:r>
      <w:r>
        <w:rPr>
          <w:rFonts w:ascii="Times New Roman" w:eastAsiaTheme="majorEastAsia" w:hAnsi="Times New Roman" w:cstheme="majorBidi"/>
          <w:bCs/>
          <w:sz w:val="24"/>
          <w:szCs w:val="32"/>
          <w:lang w:val="es-GT"/>
        </w:rPr>
        <w:t xml:space="preserve"> este</w:t>
      </w:r>
      <w:r w:rsidR="00C81DA9">
        <w:rPr>
          <w:rFonts w:ascii="Times New Roman" w:eastAsiaTheme="majorEastAsia" w:hAnsi="Times New Roman" w:cstheme="majorBidi"/>
          <w:bCs/>
          <w:sz w:val="24"/>
          <w:szCs w:val="32"/>
          <w:lang w:val="es-GT"/>
        </w:rPr>
        <w:t xml:space="preserve"> </w:t>
      </w:r>
      <w:sdt>
        <w:sdtPr>
          <w:rPr>
            <w:rFonts w:ascii="Times New Roman" w:eastAsiaTheme="majorEastAsia" w:hAnsi="Times New Roman" w:cstheme="majorBidi"/>
            <w:bCs/>
            <w:sz w:val="24"/>
            <w:szCs w:val="32"/>
            <w:lang w:val="es-GT"/>
          </w:rPr>
          <w:id w:val="1407111126"/>
          <w:citation/>
        </w:sdtPr>
        <w:sdtContent>
          <w:r w:rsidR="00C81DA9">
            <w:rPr>
              <w:rFonts w:ascii="Times New Roman" w:eastAsiaTheme="majorEastAsia" w:hAnsi="Times New Roman" w:cstheme="majorBidi"/>
              <w:bCs/>
              <w:sz w:val="24"/>
              <w:szCs w:val="32"/>
              <w:lang w:val="es-GT"/>
            </w:rPr>
            <w:fldChar w:fldCharType="begin"/>
          </w:r>
          <w:r w:rsidR="00C81DA9">
            <w:rPr>
              <w:rFonts w:ascii="Times New Roman" w:eastAsiaTheme="majorEastAsia" w:hAnsi="Times New Roman" w:cstheme="majorBidi"/>
              <w:bCs/>
              <w:sz w:val="24"/>
              <w:szCs w:val="32"/>
              <w:lang w:val="es-GT"/>
            </w:rPr>
            <w:instrText xml:space="preserve"> CITATION Pre10 \l 4106 </w:instrText>
          </w:r>
          <w:r w:rsidR="00C81DA9">
            <w:rPr>
              <w:rFonts w:ascii="Times New Roman" w:eastAsiaTheme="majorEastAsia" w:hAnsi="Times New Roman" w:cstheme="majorBidi"/>
              <w:bCs/>
              <w:sz w:val="24"/>
              <w:szCs w:val="32"/>
              <w:lang w:val="es-GT"/>
            </w:rPr>
            <w:fldChar w:fldCharType="separate"/>
          </w:r>
          <w:r w:rsidR="00E04C64" w:rsidRPr="00E04C64">
            <w:rPr>
              <w:rFonts w:ascii="Times New Roman" w:eastAsiaTheme="majorEastAsia" w:hAnsi="Times New Roman" w:cstheme="majorBidi"/>
              <w:noProof/>
              <w:sz w:val="24"/>
              <w:szCs w:val="32"/>
              <w:lang w:val="es-GT"/>
            </w:rPr>
            <w:t>(Pressman, 2010)</w:t>
          </w:r>
          <w:r w:rsidR="00C81DA9">
            <w:rPr>
              <w:rFonts w:ascii="Times New Roman" w:eastAsiaTheme="majorEastAsia" w:hAnsi="Times New Roman" w:cstheme="majorBidi"/>
              <w:bCs/>
              <w:sz w:val="24"/>
              <w:szCs w:val="32"/>
              <w:lang w:val="es-GT"/>
            </w:rPr>
            <w:fldChar w:fldCharType="end"/>
          </w:r>
        </w:sdtContent>
      </w:sdt>
      <w:r w:rsidR="00C81DA9">
        <w:rPr>
          <w:rFonts w:ascii="Times New Roman" w:eastAsiaTheme="majorEastAsia" w:hAnsi="Times New Roman" w:cstheme="majorBidi"/>
          <w:bCs/>
          <w:sz w:val="24"/>
          <w:szCs w:val="32"/>
          <w:lang w:val="es-GT"/>
        </w:rPr>
        <w:t>.</w:t>
      </w:r>
    </w:p>
    <w:p w14:paraId="4989D4E6" w14:textId="6B9823F2" w:rsidR="00C81DA9" w:rsidRDefault="00C81DA9" w:rsidP="00F84933">
      <w:pPr>
        <w:rPr>
          <w:rFonts w:ascii="Times New Roman" w:eastAsiaTheme="majorEastAsia" w:hAnsi="Times New Roman" w:cstheme="majorBidi"/>
          <w:bCs/>
          <w:sz w:val="24"/>
          <w:szCs w:val="32"/>
          <w:lang w:val="es-GT"/>
        </w:rPr>
      </w:pPr>
    </w:p>
    <w:p w14:paraId="46A7E23D" w14:textId="319F2A95" w:rsidR="00C81DA9" w:rsidRDefault="00C81DA9" w:rsidP="00F84933">
      <w:pPr>
        <w:rPr>
          <w:rFonts w:ascii="Times New Roman" w:eastAsiaTheme="majorEastAsia" w:hAnsi="Times New Roman" w:cstheme="majorBidi"/>
          <w:bCs/>
          <w:sz w:val="24"/>
          <w:szCs w:val="32"/>
          <w:lang w:val="es-GT"/>
        </w:rPr>
      </w:pPr>
    </w:p>
    <w:p w14:paraId="42316999" w14:textId="11AF8A36" w:rsidR="00C81DA9" w:rsidRDefault="00C81DA9" w:rsidP="00F84933">
      <w:pPr>
        <w:rPr>
          <w:rFonts w:ascii="Times New Roman" w:eastAsiaTheme="majorEastAsia" w:hAnsi="Times New Roman" w:cstheme="majorBidi"/>
          <w:bCs/>
          <w:sz w:val="24"/>
          <w:szCs w:val="32"/>
          <w:lang w:val="es-GT"/>
        </w:rPr>
      </w:pPr>
    </w:p>
    <w:p w14:paraId="1655FDCE" w14:textId="51577A49" w:rsidR="00C81DA9" w:rsidRDefault="00C81DA9" w:rsidP="00F84933">
      <w:pPr>
        <w:rPr>
          <w:rFonts w:ascii="Times New Roman" w:eastAsiaTheme="majorEastAsia" w:hAnsi="Times New Roman" w:cstheme="majorBidi"/>
          <w:bCs/>
          <w:sz w:val="24"/>
          <w:szCs w:val="32"/>
          <w:lang w:val="es-GT"/>
        </w:rPr>
      </w:pPr>
    </w:p>
    <w:p w14:paraId="23FB2294" w14:textId="77777777" w:rsidR="00C81DA9" w:rsidRPr="00F84933" w:rsidRDefault="00C81DA9" w:rsidP="00F84933">
      <w:pPr>
        <w:rPr>
          <w:rFonts w:ascii="Times New Roman" w:eastAsiaTheme="majorEastAsia" w:hAnsi="Times New Roman" w:cstheme="majorBidi"/>
          <w:bCs/>
          <w:sz w:val="24"/>
          <w:szCs w:val="32"/>
          <w:lang w:val="es-GT"/>
        </w:rPr>
      </w:pPr>
    </w:p>
    <w:p w14:paraId="586CC52F" w14:textId="3DB15241" w:rsidR="00C25F49" w:rsidRPr="00406233" w:rsidRDefault="00C25F49" w:rsidP="00C25F49">
      <w:pPr>
        <w:pStyle w:val="Ttulo1"/>
      </w:pPr>
      <w:bookmarkStart w:id="286" w:name="_Toc41638809"/>
      <w:r>
        <w:lastRenderedPageBreak/>
        <w:t>IV. Marco de Factibilidad</w:t>
      </w:r>
      <w:bookmarkEnd w:id="286"/>
    </w:p>
    <w:p w14:paraId="5FBADD5A" w14:textId="672499C3" w:rsidR="00406233" w:rsidRDefault="00033A45" w:rsidP="00C25F49">
      <w:pPr>
        <w:rPr>
          <w:rFonts w:ascii="Times New Roman" w:hAnsi="Times New Roman" w:cs="Times New Roman"/>
          <w:sz w:val="24"/>
          <w:szCs w:val="24"/>
        </w:rPr>
      </w:pPr>
      <w:r>
        <w:rPr>
          <w:rFonts w:ascii="Times New Roman" w:hAnsi="Times New Roman" w:cs="Times New Roman"/>
          <w:sz w:val="24"/>
          <w:szCs w:val="24"/>
        </w:rPr>
        <w:t xml:space="preserve">Este módulo determina claramente las disposiciones de recurso material (hardware, infraestructura de red), software, humano (personal que se involucrará en la elaboración e implementación de la solución tecnológica de forma directa o indirecta) y económico </w:t>
      </w:r>
      <w:r w:rsidR="00106EFB">
        <w:rPr>
          <w:rFonts w:ascii="Times New Roman" w:hAnsi="Times New Roman" w:cs="Times New Roman"/>
          <w:sz w:val="24"/>
          <w:szCs w:val="24"/>
        </w:rPr>
        <w:t>(</w:t>
      </w:r>
      <w:r w:rsidR="00E51D2B">
        <w:rPr>
          <w:rFonts w:ascii="Times New Roman" w:hAnsi="Times New Roman" w:cs="Times New Roman"/>
          <w:sz w:val="24"/>
          <w:szCs w:val="24"/>
        </w:rPr>
        <w:t>capital</w:t>
      </w:r>
      <w:r w:rsidR="00106EFB">
        <w:rPr>
          <w:rFonts w:ascii="Times New Roman" w:hAnsi="Times New Roman" w:cs="Times New Roman"/>
          <w:sz w:val="24"/>
          <w:szCs w:val="24"/>
        </w:rPr>
        <w:t xml:space="preserve">) </w:t>
      </w:r>
      <w:r>
        <w:rPr>
          <w:rFonts w:ascii="Times New Roman" w:hAnsi="Times New Roman" w:cs="Times New Roman"/>
          <w:sz w:val="24"/>
          <w:szCs w:val="24"/>
        </w:rPr>
        <w:t>con que cuenta -INACIF-</w:t>
      </w:r>
      <w:r w:rsidR="00585F36">
        <w:rPr>
          <w:rFonts w:ascii="Times New Roman" w:hAnsi="Times New Roman" w:cs="Times New Roman"/>
          <w:sz w:val="24"/>
          <w:szCs w:val="24"/>
        </w:rPr>
        <w:t xml:space="preserve"> </w:t>
      </w:r>
      <w:r w:rsidR="003A5928">
        <w:rPr>
          <w:rFonts w:ascii="Times New Roman" w:hAnsi="Times New Roman" w:cs="Times New Roman"/>
          <w:sz w:val="24"/>
          <w:szCs w:val="24"/>
        </w:rPr>
        <w:t xml:space="preserve">en </w:t>
      </w:r>
      <w:r w:rsidR="00585F36">
        <w:rPr>
          <w:rFonts w:ascii="Times New Roman" w:hAnsi="Times New Roman" w:cs="Times New Roman"/>
          <w:sz w:val="24"/>
          <w:szCs w:val="24"/>
        </w:rPr>
        <w:t xml:space="preserve"> la subsección de Almacén, de la Unidad de Tanatología Forense Metropolitana</w:t>
      </w:r>
      <w:r>
        <w:rPr>
          <w:rFonts w:ascii="Times New Roman" w:hAnsi="Times New Roman" w:cs="Times New Roman"/>
          <w:sz w:val="24"/>
          <w:szCs w:val="24"/>
        </w:rPr>
        <w:t xml:space="preserve"> para la creación, funcionamiento y mantenimiento del software que se desarrollará a la medida según las razones y circunstancias expuestas en el marco conceptual y metodológico.</w:t>
      </w:r>
    </w:p>
    <w:p w14:paraId="74FB2E35" w14:textId="2A5CDA85" w:rsidR="00033A45" w:rsidRDefault="004F4697" w:rsidP="00AD064A">
      <w:pPr>
        <w:ind w:left="425"/>
        <w:rPr>
          <w:rFonts w:ascii="Times New Roman" w:hAnsi="Times New Roman" w:cs="Times New Roman"/>
          <w:sz w:val="24"/>
          <w:szCs w:val="24"/>
        </w:rPr>
      </w:pPr>
      <w:r>
        <w:rPr>
          <w:rFonts w:ascii="Times New Roman" w:hAnsi="Times New Roman" w:cs="Times New Roman"/>
          <w:sz w:val="24"/>
          <w:szCs w:val="24"/>
        </w:rPr>
        <w:t xml:space="preserve">En tal aspecto, es fundamental el evaluar tres factores indispensables </w:t>
      </w:r>
      <w:r w:rsidR="00AD064A">
        <w:rPr>
          <w:rFonts w:ascii="Times New Roman" w:hAnsi="Times New Roman" w:cs="Times New Roman"/>
          <w:sz w:val="24"/>
          <w:szCs w:val="24"/>
        </w:rPr>
        <w:t xml:space="preserve">que contribuyen a la consolidación y robustez del proyecto, los cuales se </w:t>
      </w:r>
      <w:r w:rsidR="00585F36">
        <w:rPr>
          <w:rFonts w:ascii="Times New Roman" w:hAnsi="Times New Roman" w:cs="Times New Roman"/>
          <w:sz w:val="24"/>
          <w:szCs w:val="24"/>
        </w:rPr>
        <w:t>tipifican</w:t>
      </w:r>
      <w:r w:rsidR="00AD064A">
        <w:rPr>
          <w:rFonts w:ascii="Times New Roman" w:hAnsi="Times New Roman" w:cs="Times New Roman"/>
          <w:sz w:val="24"/>
          <w:szCs w:val="24"/>
        </w:rPr>
        <w:t xml:space="preserve"> de la siguiente manera:</w:t>
      </w:r>
    </w:p>
    <w:p w14:paraId="44410BE9" w14:textId="1F1BD7C5" w:rsidR="00AD064A" w:rsidRDefault="00AD064A" w:rsidP="00CB28E8">
      <w:pPr>
        <w:pStyle w:val="Prrafodelista"/>
        <w:numPr>
          <w:ilvl w:val="0"/>
          <w:numId w:val="23"/>
        </w:numPr>
        <w:ind w:left="2127" w:hanging="851"/>
        <w:rPr>
          <w:rFonts w:ascii="Times New Roman" w:hAnsi="Times New Roman" w:cs="Times New Roman"/>
          <w:sz w:val="24"/>
          <w:szCs w:val="24"/>
        </w:rPr>
      </w:pPr>
      <w:r>
        <w:rPr>
          <w:rFonts w:ascii="Times New Roman" w:hAnsi="Times New Roman" w:cs="Times New Roman"/>
          <w:sz w:val="24"/>
          <w:szCs w:val="24"/>
        </w:rPr>
        <w:t>Técnico: Recursos de hardware</w:t>
      </w:r>
      <w:r w:rsidR="00585F36">
        <w:rPr>
          <w:rFonts w:ascii="Times New Roman" w:hAnsi="Times New Roman" w:cs="Times New Roman"/>
          <w:sz w:val="24"/>
          <w:szCs w:val="24"/>
        </w:rPr>
        <w:t xml:space="preserve">, </w:t>
      </w:r>
      <w:r>
        <w:rPr>
          <w:rFonts w:ascii="Times New Roman" w:hAnsi="Times New Roman" w:cs="Times New Roman"/>
          <w:sz w:val="24"/>
          <w:szCs w:val="24"/>
        </w:rPr>
        <w:t>software</w:t>
      </w:r>
      <w:r w:rsidR="009D3C6E">
        <w:rPr>
          <w:rFonts w:ascii="Times New Roman" w:hAnsi="Times New Roman" w:cs="Times New Roman"/>
          <w:sz w:val="24"/>
          <w:szCs w:val="24"/>
        </w:rPr>
        <w:t xml:space="preserve"> utilizables y disponibles, asimismo el personal que se involucrará en el proyecto.</w:t>
      </w:r>
    </w:p>
    <w:p w14:paraId="51465EE4" w14:textId="5A2BAC89" w:rsidR="00585F36" w:rsidDel="000D62BF" w:rsidRDefault="00585F36" w:rsidP="00585F36">
      <w:pPr>
        <w:pStyle w:val="Prrafodelista"/>
        <w:ind w:left="2127" w:firstLine="0"/>
        <w:rPr>
          <w:del w:id="287" w:author="RENOVATIO" w:date="2020-05-30T11:01:00Z"/>
          <w:rFonts w:ascii="Times New Roman" w:hAnsi="Times New Roman" w:cs="Times New Roman"/>
          <w:sz w:val="24"/>
          <w:szCs w:val="24"/>
        </w:rPr>
      </w:pPr>
    </w:p>
    <w:p w14:paraId="5A117AF6" w14:textId="5B87D964" w:rsidR="00585F36" w:rsidRDefault="00AD064A" w:rsidP="00CB28E8">
      <w:pPr>
        <w:pStyle w:val="Prrafodelista"/>
        <w:numPr>
          <w:ilvl w:val="0"/>
          <w:numId w:val="23"/>
        </w:numPr>
        <w:ind w:left="2127" w:hanging="851"/>
        <w:rPr>
          <w:rFonts w:ascii="Times New Roman" w:hAnsi="Times New Roman" w:cs="Times New Roman"/>
          <w:sz w:val="24"/>
          <w:szCs w:val="24"/>
        </w:rPr>
      </w:pPr>
      <w:r>
        <w:rPr>
          <w:rFonts w:ascii="Times New Roman" w:hAnsi="Times New Roman" w:cs="Times New Roman"/>
          <w:sz w:val="24"/>
          <w:szCs w:val="24"/>
        </w:rPr>
        <w:t>Operativo:</w:t>
      </w:r>
      <w:r w:rsidR="009D3C6E">
        <w:rPr>
          <w:rFonts w:ascii="Times New Roman" w:hAnsi="Times New Roman" w:cs="Times New Roman"/>
          <w:sz w:val="24"/>
          <w:szCs w:val="24"/>
        </w:rPr>
        <w:t xml:space="preserve"> Establece y encamina hacia las directrices que el software debe</w:t>
      </w:r>
      <w:r w:rsidR="00585F36">
        <w:rPr>
          <w:rFonts w:ascii="Times New Roman" w:hAnsi="Times New Roman" w:cs="Times New Roman"/>
          <w:sz w:val="24"/>
          <w:szCs w:val="24"/>
        </w:rPr>
        <w:t>rá</w:t>
      </w:r>
      <w:r w:rsidR="009D3C6E">
        <w:rPr>
          <w:rFonts w:ascii="Times New Roman" w:hAnsi="Times New Roman" w:cs="Times New Roman"/>
          <w:sz w:val="24"/>
          <w:szCs w:val="24"/>
        </w:rPr>
        <w:t xml:space="preserve"> cumplir </w:t>
      </w:r>
      <w:r w:rsidR="003D24A2">
        <w:rPr>
          <w:rFonts w:ascii="Times New Roman" w:hAnsi="Times New Roman" w:cs="Times New Roman"/>
          <w:sz w:val="24"/>
          <w:szCs w:val="24"/>
        </w:rPr>
        <w:t>a fin de</w:t>
      </w:r>
      <w:r w:rsidR="00585F36">
        <w:rPr>
          <w:rFonts w:ascii="Times New Roman" w:hAnsi="Times New Roman" w:cs="Times New Roman"/>
          <w:sz w:val="24"/>
          <w:szCs w:val="24"/>
        </w:rPr>
        <w:t xml:space="preserve"> permitir una sencilla adaptabilidad por parte de los usuarios finales en cuanto su uso y funcionamiento. </w:t>
      </w:r>
      <w:r w:rsidR="009D3C6E">
        <w:rPr>
          <w:rFonts w:ascii="Times New Roman" w:hAnsi="Times New Roman" w:cs="Times New Roman"/>
          <w:sz w:val="24"/>
          <w:szCs w:val="24"/>
        </w:rPr>
        <w:t xml:space="preserve"> </w:t>
      </w:r>
    </w:p>
    <w:p w14:paraId="4B633308" w14:textId="0800FA79" w:rsidR="00585F36" w:rsidRPr="00585F36" w:rsidDel="000D62BF" w:rsidRDefault="00585F36" w:rsidP="00585F36">
      <w:pPr>
        <w:pStyle w:val="Prrafodelista"/>
        <w:ind w:left="2127" w:firstLine="0"/>
        <w:rPr>
          <w:del w:id="288" w:author="RENOVATIO" w:date="2020-05-30T11:01:00Z"/>
          <w:rFonts w:ascii="Times New Roman" w:hAnsi="Times New Roman" w:cs="Times New Roman"/>
          <w:sz w:val="24"/>
          <w:szCs w:val="24"/>
        </w:rPr>
      </w:pPr>
    </w:p>
    <w:p w14:paraId="1C0F5764" w14:textId="2BBCD528" w:rsidR="003D24A2" w:rsidRPr="00DC28C9" w:rsidRDefault="00AD064A" w:rsidP="00CB28E8">
      <w:pPr>
        <w:pStyle w:val="Prrafodelista"/>
        <w:numPr>
          <w:ilvl w:val="0"/>
          <w:numId w:val="23"/>
        </w:numPr>
        <w:ind w:left="2127" w:hanging="851"/>
      </w:pPr>
      <w:r w:rsidRPr="009D3C6E">
        <w:rPr>
          <w:rFonts w:ascii="Times New Roman" w:hAnsi="Times New Roman" w:cs="Times New Roman"/>
          <w:sz w:val="24"/>
          <w:szCs w:val="24"/>
        </w:rPr>
        <w:t>Económico:</w:t>
      </w:r>
      <w:r w:rsidR="009D3C6E" w:rsidRPr="009D3C6E">
        <w:rPr>
          <w:rFonts w:ascii="Times New Roman" w:hAnsi="Times New Roman" w:cs="Times New Roman"/>
          <w:sz w:val="24"/>
          <w:szCs w:val="24"/>
        </w:rPr>
        <w:t xml:space="preserve"> Estudio del costo neto de la Aplicación</w:t>
      </w:r>
      <w:r w:rsidR="00DC28C9">
        <w:rPr>
          <w:rFonts w:ascii="Times New Roman" w:hAnsi="Times New Roman" w:cs="Times New Roman"/>
          <w:sz w:val="24"/>
          <w:szCs w:val="24"/>
        </w:rPr>
        <w:t xml:space="preserve"> (recursos de hardware y software)</w:t>
      </w:r>
      <w:r w:rsidR="009D3C6E">
        <w:rPr>
          <w:rFonts w:ascii="Times New Roman" w:hAnsi="Times New Roman" w:cs="Times New Roman"/>
          <w:sz w:val="24"/>
          <w:szCs w:val="24"/>
        </w:rPr>
        <w:t xml:space="preserve"> y beneficio que brindará.</w:t>
      </w:r>
      <w:r w:rsidR="009D3C6E">
        <w:rPr>
          <w:rFonts w:ascii="Times New Roman" w:hAnsi="Times New Roman" w:cs="Times New Roman"/>
          <w:sz w:val="24"/>
          <w:szCs w:val="24"/>
        </w:rPr>
        <w:tab/>
      </w:r>
      <w:r w:rsidR="009D3C6E" w:rsidRPr="009D3C6E">
        <w:rPr>
          <w:rFonts w:ascii="Times New Roman" w:hAnsi="Times New Roman" w:cs="Times New Roman"/>
          <w:sz w:val="24"/>
          <w:szCs w:val="24"/>
        </w:rPr>
        <w:t xml:space="preserve"> </w:t>
      </w:r>
    </w:p>
    <w:p w14:paraId="63889CBB" w14:textId="77777777" w:rsidR="00DC28C9" w:rsidRDefault="00DC28C9" w:rsidP="00DC28C9">
      <w:pPr>
        <w:pStyle w:val="Prrafodelista"/>
      </w:pPr>
    </w:p>
    <w:p w14:paraId="064A1808" w14:textId="77777777" w:rsidR="00DC28C9" w:rsidRPr="003D24A2" w:rsidRDefault="00DC28C9" w:rsidP="00DC28C9"/>
    <w:p w14:paraId="3E9CE504" w14:textId="017F65A2" w:rsidR="003D24A2" w:rsidRDefault="003D24A2" w:rsidP="00CB28E8">
      <w:pPr>
        <w:pStyle w:val="Ttulo2"/>
        <w:numPr>
          <w:ilvl w:val="0"/>
          <w:numId w:val="24"/>
        </w:numPr>
      </w:pPr>
      <w:bookmarkStart w:id="289" w:name="_Toc41638810"/>
      <w:r>
        <w:t>Factor Técnico</w:t>
      </w:r>
      <w:bookmarkEnd w:id="289"/>
    </w:p>
    <w:p w14:paraId="0A3B76B2" w14:textId="2D2DA9BF" w:rsidR="003D24A2" w:rsidRDefault="003D24A2" w:rsidP="003D24A2">
      <w:pPr>
        <w:pStyle w:val="Ttulo3"/>
      </w:pPr>
      <w:bookmarkStart w:id="290" w:name="_Toc41638811"/>
      <w:r>
        <w:t>Arquitectura del Sistema.</w:t>
      </w:r>
      <w:bookmarkEnd w:id="290"/>
      <w:r>
        <w:t xml:space="preserve"> </w:t>
      </w:r>
    </w:p>
    <w:p w14:paraId="2894B0E5" w14:textId="620B3E57" w:rsidR="003D24A2" w:rsidRDefault="003D24A2" w:rsidP="003D24A2">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Actualmente, -INACIF-, cuenta con una infraestructura de red sólida y estable, asimismo con el equipo de hardware necesario, por ende, se propondrá el utilizar una arquitectura de sistema que involucre los recursos lógicos y físicos disponibles con previa autorización y común acuerdo de la jefatura inmediata de la Unidad y subsección descritas en el </w:t>
      </w:r>
      <w:r w:rsidR="009E73E1">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tres</w:t>
      </w:r>
      <w:r w:rsidR="009E73E1">
        <w:rPr>
          <w:rFonts w:ascii="Times New Roman" w:hAnsi="Times New Roman" w:cs="Times New Roman"/>
          <w:sz w:val="24"/>
          <w:szCs w:val="24"/>
          <w:lang w:val="es-GT"/>
        </w:rPr>
        <w:t xml:space="preserve"> (1.3)</w:t>
      </w:r>
      <w:r>
        <w:rPr>
          <w:rFonts w:ascii="Times New Roman" w:hAnsi="Times New Roman" w:cs="Times New Roman"/>
          <w:sz w:val="24"/>
          <w:szCs w:val="24"/>
          <w:lang w:val="es-GT"/>
        </w:rPr>
        <w:t xml:space="preserve"> del </w:t>
      </w:r>
      <w:r w:rsidR="00A727EC">
        <w:rPr>
          <w:rFonts w:ascii="Times New Roman" w:hAnsi="Times New Roman" w:cs="Times New Roman"/>
          <w:sz w:val="24"/>
          <w:szCs w:val="24"/>
          <w:lang w:val="es-GT"/>
        </w:rPr>
        <w:t>Marco</w:t>
      </w:r>
      <w:r>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C</w:t>
      </w:r>
      <w:r>
        <w:rPr>
          <w:rFonts w:ascii="Times New Roman" w:hAnsi="Times New Roman" w:cs="Times New Roman"/>
          <w:sz w:val="24"/>
          <w:szCs w:val="24"/>
          <w:lang w:val="es-GT"/>
        </w:rPr>
        <w:t>onceptual.</w:t>
      </w:r>
    </w:p>
    <w:p w14:paraId="3825D967" w14:textId="14187F10" w:rsidR="003D24A2" w:rsidRDefault="003D24A2" w:rsidP="003D24A2">
      <w:pPr>
        <w:ind w:left="851"/>
        <w:rPr>
          <w:rFonts w:ascii="Times New Roman" w:hAnsi="Times New Roman" w:cs="Times New Roman"/>
          <w:sz w:val="24"/>
          <w:szCs w:val="24"/>
          <w:lang w:val="es-GT"/>
        </w:rPr>
      </w:pPr>
      <w:r>
        <w:rPr>
          <w:rFonts w:ascii="Times New Roman" w:hAnsi="Times New Roman" w:cs="Times New Roman"/>
          <w:sz w:val="24"/>
          <w:szCs w:val="24"/>
          <w:lang w:val="es-GT"/>
        </w:rPr>
        <w:t xml:space="preserve">En cuanto al software necesario para la elaboración, implementación y funcionamiento de la aplicación, así como la persistencia de la información que genere, a fin de mermar los costos netos del sistema de control de inventario se planteará el utilizar herramientas tecnológicas de desarrollo web open </w:t>
      </w:r>
      <w:proofErr w:type="spellStart"/>
      <w:r>
        <w:rPr>
          <w:rFonts w:ascii="Times New Roman" w:hAnsi="Times New Roman" w:cs="Times New Roman"/>
          <w:sz w:val="24"/>
          <w:szCs w:val="24"/>
          <w:lang w:val="es-GT"/>
        </w:rPr>
        <w:t>source</w:t>
      </w:r>
      <w:proofErr w:type="spellEnd"/>
      <w:r>
        <w:rPr>
          <w:rFonts w:ascii="Times New Roman" w:hAnsi="Times New Roman" w:cs="Times New Roman"/>
          <w:sz w:val="24"/>
          <w:szCs w:val="24"/>
          <w:lang w:val="es-GT"/>
        </w:rPr>
        <w:t>; la descripción y justificación del uso de cada una de las mismas se hará posteriormente en incisos dentro de esta sección.</w:t>
      </w:r>
    </w:p>
    <w:p w14:paraId="41FFDE0A" w14:textId="7B0C4890" w:rsidR="001C12C9" w:rsidRDefault="003D24A2" w:rsidP="00D17BC3">
      <w:pPr>
        <w:ind w:left="851"/>
        <w:rPr>
          <w:rFonts w:ascii="Times New Roman" w:hAnsi="Times New Roman" w:cs="Times New Roman"/>
          <w:sz w:val="24"/>
          <w:szCs w:val="24"/>
          <w:lang w:val="es-GT"/>
        </w:rPr>
      </w:pPr>
      <w:r>
        <w:rPr>
          <w:rFonts w:ascii="Times New Roman" w:hAnsi="Times New Roman" w:cs="Times New Roman"/>
          <w:sz w:val="24"/>
          <w:szCs w:val="24"/>
          <w:lang w:val="es-GT"/>
        </w:rPr>
        <w:t>Por tales circunstancias</w:t>
      </w:r>
      <w:r w:rsidR="0068401B">
        <w:rPr>
          <w:rFonts w:ascii="Times New Roman" w:hAnsi="Times New Roman" w:cs="Times New Roman"/>
          <w:sz w:val="24"/>
          <w:szCs w:val="24"/>
          <w:lang w:val="es-GT"/>
        </w:rPr>
        <w:t xml:space="preserve">, </w:t>
      </w:r>
      <w:r>
        <w:rPr>
          <w:rFonts w:ascii="Times New Roman" w:hAnsi="Times New Roman" w:cs="Times New Roman"/>
          <w:sz w:val="24"/>
          <w:szCs w:val="24"/>
          <w:lang w:val="es-GT"/>
        </w:rPr>
        <w:t>se describ</w:t>
      </w:r>
      <w:r w:rsidR="0068401B">
        <w:rPr>
          <w:rFonts w:ascii="Times New Roman" w:hAnsi="Times New Roman" w:cs="Times New Roman"/>
          <w:sz w:val="24"/>
          <w:szCs w:val="24"/>
          <w:lang w:val="es-GT"/>
        </w:rPr>
        <w:t>irá</w:t>
      </w:r>
      <w:r>
        <w:rPr>
          <w:rFonts w:ascii="Times New Roman" w:hAnsi="Times New Roman" w:cs="Times New Roman"/>
          <w:sz w:val="24"/>
          <w:szCs w:val="24"/>
          <w:lang w:val="es-GT"/>
        </w:rPr>
        <w:t xml:space="preserve"> la arquitectura general del sistema:</w:t>
      </w:r>
    </w:p>
    <w:p w14:paraId="1B34C73A" w14:textId="6F0B84F2" w:rsidR="003D24A2" w:rsidRPr="003D24A2" w:rsidRDefault="003D24A2" w:rsidP="003D24A2">
      <w:pPr>
        <w:pStyle w:val="Ttulo4"/>
      </w:pPr>
      <w:bookmarkStart w:id="291" w:name="_Toc41638812"/>
      <w:r w:rsidRPr="003D24A2">
        <w:t>Arquitectura cliente servidor.</w:t>
      </w:r>
      <w:bookmarkEnd w:id="291"/>
    </w:p>
    <w:p w14:paraId="48A79185" w14:textId="0E1D8A5F" w:rsidR="001F7229" w:rsidRDefault="003D24A2" w:rsidP="00DC28C9">
      <w:pPr>
        <w:ind w:left="1418"/>
        <w:rPr>
          <w:rFonts w:ascii="Times New Roman" w:hAnsi="Times New Roman" w:cs="Times New Roman"/>
          <w:sz w:val="24"/>
          <w:szCs w:val="24"/>
          <w:lang w:val="es-GT"/>
        </w:rPr>
      </w:pPr>
      <w:r w:rsidRPr="003D24A2">
        <w:rPr>
          <w:rFonts w:ascii="Times New Roman" w:hAnsi="Times New Roman" w:cs="Times New Roman"/>
          <w:sz w:val="24"/>
          <w:szCs w:val="24"/>
          <w:lang w:val="es-GT"/>
        </w:rPr>
        <w:t>Se integra por dos componentes principales, con el objetivo de comprender de mejor forma su interacción y funcionamiento a continuación se presentan:</w:t>
      </w:r>
    </w:p>
    <w:p w14:paraId="1E520793" w14:textId="77777777" w:rsidR="00DC28C9" w:rsidRDefault="00DC28C9" w:rsidP="00DC28C9">
      <w:pPr>
        <w:ind w:left="1418"/>
        <w:rPr>
          <w:rFonts w:ascii="Times New Roman" w:hAnsi="Times New Roman" w:cs="Times New Roman"/>
          <w:sz w:val="24"/>
          <w:szCs w:val="24"/>
          <w:lang w:val="es-GT"/>
        </w:rPr>
      </w:pPr>
    </w:p>
    <w:p w14:paraId="7A566343" w14:textId="77777777" w:rsidR="00997052" w:rsidRPr="003D24A2" w:rsidRDefault="00997052" w:rsidP="001C12C9">
      <w:pPr>
        <w:ind w:left="1418"/>
        <w:rPr>
          <w:rFonts w:ascii="Times New Roman" w:hAnsi="Times New Roman" w:cs="Times New Roman"/>
          <w:sz w:val="24"/>
          <w:szCs w:val="24"/>
          <w:lang w:val="es-GT"/>
        </w:rPr>
      </w:pPr>
    </w:p>
    <w:p w14:paraId="3387DE1E" w14:textId="596CB744" w:rsidR="003D24A2" w:rsidRDefault="003D24A2" w:rsidP="003D24A2">
      <w:pPr>
        <w:pStyle w:val="Ttulo5"/>
      </w:pPr>
      <w:bookmarkStart w:id="292" w:name="_Toc41638813"/>
      <w:r>
        <w:t>Servidor.</w:t>
      </w:r>
      <w:bookmarkEnd w:id="292"/>
    </w:p>
    <w:p w14:paraId="3764C205" w14:textId="36670023" w:rsidR="003D24A2" w:rsidRDefault="003D24A2" w:rsidP="00054BCE">
      <w:pPr>
        <w:ind w:left="2835" w:firstLine="850"/>
        <w:rPr>
          <w:rFonts w:ascii="Times New Roman" w:hAnsi="Times New Roman" w:cs="Times New Roman"/>
          <w:sz w:val="24"/>
          <w:szCs w:val="24"/>
          <w:lang w:val="es-GT"/>
        </w:rPr>
      </w:pPr>
      <w:r w:rsidRPr="003D24A2">
        <w:rPr>
          <w:rFonts w:ascii="Times New Roman" w:hAnsi="Times New Roman" w:cs="Times New Roman"/>
          <w:sz w:val="24"/>
          <w:szCs w:val="24"/>
          <w:lang w:val="es-GT"/>
        </w:rPr>
        <w:lastRenderedPageBreak/>
        <w:t xml:space="preserve">Es el responsable de proveer y procesar al cliente una respuesta </w:t>
      </w:r>
      <w:r w:rsidR="00A25BF1">
        <w:rPr>
          <w:rFonts w:ascii="Times New Roman" w:hAnsi="Times New Roman" w:cs="Times New Roman"/>
          <w:sz w:val="24"/>
          <w:szCs w:val="24"/>
          <w:lang w:val="es-GT"/>
        </w:rPr>
        <w:t>según</w:t>
      </w:r>
      <w:r w:rsidRPr="003D24A2">
        <w:rPr>
          <w:rFonts w:ascii="Times New Roman" w:hAnsi="Times New Roman" w:cs="Times New Roman"/>
          <w:sz w:val="24"/>
          <w:szCs w:val="24"/>
          <w:lang w:val="es-GT"/>
        </w:rPr>
        <w:t xml:space="preserve"> la petición</w:t>
      </w:r>
      <w:r w:rsidR="00A25BF1">
        <w:rPr>
          <w:rFonts w:ascii="Times New Roman" w:hAnsi="Times New Roman" w:cs="Times New Roman"/>
          <w:sz w:val="24"/>
          <w:szCs w:val="24"/>
          <w:lang w:val="es-GT"/>
        </w:rPr>
        <w:t xml:space="preserve"> de información</w:t>
      </w:r>
      <w:r w:rsidRPr="003D24A2">
        <w:rPr>
          <w:rFonts w:ascii="Times New Roman" w:hAnsi="Times New Roman" w:cs="Times New Roman"/>
          <w:sz w:val="24"/>
          <w:szCs w:val="24"/>
          <w:lang w:val="es-GT"/>
        </w:rPr>
        <w:t xml:space="preserve"> que realice al sistema informático, contiene dentro de este la aplicación web y la base de datos claramente divididos en módulos diferentes;</w:t>
      </w:r>
      <w:r>
        <w:rPr>
          <w:rFonts w:ascii="Times New Roman" w:hAnsi="Times New Roman" w:cs="Times New Roman"/>
          <w:sz w:val="24"/>
          <w:szCs w:val="24"/>
          <w:lang w:val="es-GT"/>
        </w:rPr>
        <w:t xml:space="preserve"> </w:t>
      </w:r>
      <w:r w:rsidRPr="003D24A2">
        <w:rPr>
          <w:rFonts w:ascii="Times New Roman" w:hAnsi="Times New Roman" w:cs="Times New Roman"/>
          <w:sz w:val="24"/>
          <w:szCs w:val="24"/>
          <w:lang w:val="es-GT"/>
        </w:rPr>
        <w:t xml:space="preserve">cuenta con un hardware </w:t>
      </w:r>
      <w:r>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altas capacidades </w:t>
      </w:r>
      <w:r w:rsidR="00536167">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procesamiento (en la actualidad, ya no es un problema que represente un costo </w:t>
      </w:r>
      <w:r w:rsidR="004C438B">
        <w:rPr>
          <w:rFonts w:ascii="Times New Roman" w:hAnsi="Times New Roman" w:cs="Times New Roman"/>
          <w:sz w:val="24"/>
          <w:szCs w:val="24"/>
          <w:lang w:val="es-GT"/>
        </w:rPr>
        <w:t>económico alto</w:t>
      </w:r>
      <w:r w:rsidRPr="003D24A2">
        <w:rPr>
          <w:rFonts w:ascii="Times New Roman" w:hAnsi="Times New Roman" w:cs="Times New Roman"/>
          <w:sz w:val="24"/>
          <w:szCs w:val="24"/>
          <w:lang w:val="es-GT"/>
        </w:rPr>
        <w:t xml:space="preserve"> a una organización</w:t>
      </w:r>
      <w:r>
        <w:rPr>
          <w:rFonts w:ascii="Times New Roman" w:hAnsi="Times New Roman" w:cs="Times New Roman"/>
          <w:sz w:val="24"/>
          <w:szCs w:val="24"/>
          <w:lang w:val="es-GT"/>
        </w:rPr>
        <w:t>).</w:t>
      </w:r>
    </w:p>
    <w:p w14:paraId="2F95713F" w14:textId="6BB549C4" w:rsidR="00054BCE" w:rsidDel="000D62BF" w:rsidRDefault="00054BCE" w:rsidP="00054BCE">
      <w:pPr>
        <w:spacing w:line="240" w:lineRule="auto"/>
        <w:ind w:left="2835" w:firstLine="850"/>
        <w:rPr>
          <w:del w:id="293" w:author="RENOVATIO" w:date="2020-05-30T11:01:00Z"/>
          <w:rFonts w:ascii="Times New Roman" w:hAnsi="Times New Roman" w:cs="Times New Roman"/>
          <w:sz w:val="24"/>
          <w:szCs w:val="24"/>
          <w:lang w:val="es-GT"/>
        </w:rPr>
      </w:pPr>
    </w:p>
    <w:p w14:paraId="4FFB8FA0" w14:textId="2F57E86D" w:rsidR="003D24A2" w:rsidRDefault="003D24A2" w:rsidP="00054BCE">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El análisis de la información que solicita el usuario final (cliente) se realiza en esta parte, lo que representa un aumento de demanda del servicio que ofrece, pues varios </w:t>
      </w:r>
      <w:r w:rsidR="00290F79">
        <w:rPr>
          <w:rFonts w:ascii="Times New Roman" w:hAnsi="Times New Roman" w:cs="Times New Roman"/>
          <w:sz w:val="24"/>
          <w:szCs w:val="24"/>
          <w:lang w:val="es-GT"/>
        </w:rPr>
        <w:t>de ellos</w:t>
      </w:r>
      <w:r>
        <w:rPr>
          <w:rFonts w:ascii="Times New Roman" w:hAnsi="Times New Roman" w:cs="Times New Roman"/>
          <w:sz w:val="24"/>
          <w:szCs w:val="24"/>
          <w:lang w:val="es-GT"/>
        </w:rPr>
        <w:t xml:space="preserve"> interactuarán simultáneamente con este.</w:t>
      </w:r>
    </w:p>
    <w:p w14:paraId="00849766" w14:textId="3E16D3E9" w:rsidR="00054BCE" w:rsidDel="000D62BF" w:rsidRDefault="00054BCE" w:rsidP="00054BCE">
      <w:pPr>
        <w:spacing w:line="240" w:lineRule="auto"/>
        <w:ind w:left="2835" w:firstLine="850"/>
        <w:rPr>
          <w:del w:id="294" w:author="RENOVATIO" w:date="2020-05-30T11:01:00Z"/>
          <w:rFonts w:ascii="Times New Roman" w:hAnsi="Times New Roman" w:cs="Times New Roman"/>
          <w:sz w:val="24"/>
          <w:szCs w:val="24"/>
          <w:lang w:val="es-GT"/>
        </w:rPr>
      </w:pPr>
    </w:p>
    <w:p w14:paraId="5E061F2A" w14:textId="3082457F" w:rsidR="00DE2B40" w:rsidRDefault="003D24A2" w:rsidP="00054BCE">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Además, es importante el señalar que un servidor a su vez </w:t>
      </w:r>
      <w:r w:rsidR="00ED5611">
        <w:rPr>
          <w:rFonts w:ascii="Times New Roman" w:hAnsi="Times New Roman" w:cs="Times New Roman"/>
          <w:sz w:val="24"/>
          <w:szCs w:val="24"/>
          <w:lang w:val="es-GT"/>
        </w:rPr>
        <w:t>es factible que</w:t>
      </w:r>
      <w:r>
        <w:rPr>
          <w:rFonts w:ascii="Times New Roman" w:hAnsi="Times New Roman" w:cs="Times New Roman"/>
          <w:sz w:val="24"/>
          <w:szCs w:val="24"/>
          <w:lang w:val="es-GT"/>
        </w:rPr>
        <w:t xml:space="preserve"> funcion</w:t>
      </w:r>
      <w:r w:rsidR="00ED5611">
        <w:rPr>
          <w:rFonts w:ascii="Times New Roman" w:hAnsi="Times New Roman" w:cs="Times New Roman"/>
          <w:sz w:val="24"/>
          <w:szCs w:val="24"/>
          <w:lang w:val="es-GT"/>
        </w:rPr>
        <w:t>e</w:t>
      </w:r>
      <w:r>
        <w:rPr>
          <w:rFonts w:ascii="Times New Roman" w:hAnsi="Times New Roman" w:cs="Times New Roman"/>
          <w:sz w:val="24"/>
          <w:szCs w:val="24"/>
          <w:lang w:val="es-GT"/>
        </w:rPr>
        <w:t xml:space="preserve"> como un cliente, a causa de lo expuesto en el párrafo previo al anterior.</w:t>
      </w:r>
    </w:p>
    <w:p w14:paraId="0A06728C" w14:textId="1133F3A2" w:rsidR="003D24A2" w:rsidRDefault="003D24A2" w:rsidP="003D24A2">
      <w:pPr>
        <w:pStyle w:val="Ttulo5"/>
      </w:pPr>
      <w:bookmarkStart w:id="295" w:name="_Toc41638814"/>
      <w:r>
        <w:t>Cliente.</w:t>
      </w:r>
      <w:bookmarkEnd w:id="295"/>
    </w:p>
    <w:p w14:paraId="784AD10A" w14:textId="03C75635" w:rsidR="00D15DD9" w:rsidRPr="00F15949" w:rsidRDefault="003D24A2" w:rsidP="00B71C16">
      <w:pPr>
        <w:tabs>
          <w:tab w:val="left" w:pos="3119"/>
        </w:tabs>
        <w:ind w:left="2835" w:firstLine="850"/>
        <w:rPr>
          <w:rFonts w:ascii="Times New Roman" w:hAnsi="Times New Roman" w:cs="Times New Roman"/>
          <w:sz w:val="24"/>
          <w:szCs w:val="24"/>
          <w:lang w:val="es-GT"/>
        </w:rPr>
      </w:pPr>
      <w:r w:rsidRPr="00F15949">
        <w:rPr>
          <w:rFonts w:ascii="Times New Roman" w:hAnsi="Times New Roman" w:cs="Times New Roman"/>
          <w:sz w:val="24"/>
          <w:szCs w:val="24"/>
          <w:lang w:val="es-GT"/>
        </w:rPr>
        <w:t xml:space="preserve">Desempeña el papel de intermediario entre el usuario final y el servidor, realiza las peticiones de información que requiera al </w:t>
      </w:r>
      <w:proofErr w:type="gramStart"/>
      <w:r w:rsidRPr="00F15949">
        <w:rPr>
          <w:rFonts w:ascii="Times New Roman" w:hAnsi="Times New Roman" w:cs="Times New Roman"/>
          <w:sz w:val="24"/>
          <w:szCs w:val="24"/>
          <w:lang w:val="es-GT"/>
        </w:rPr>
        <w:t>server</w:t>
      </w:r>
      <w:proofErr w:type="gramEnd"/>
      <w:r w:rsidRPr="00F15949">
        <w:rPr>
          <w:rFonts w:ascii="Times New Roman" w:hAnsi="Times New Roman" w:cs="Times New Roman"/>
          <w:sz w:val="24"/>
          <w:szCs w:val="24"/>
          <w:lang w:val="es-GT"/>
        </w:rPr>
        <w:t xml:space="preserve"> y muestra el </w:t>
      </w:r>
      <w:r w:rsidR="004C438B">
        <w:rPr>
          <w:rFonts w:ascii="Times New Roman" w:hAnsi="Times New Roman" w:cs="Times New Roman"/>
          <w:sz w:val="24"/>
          <w:szCs w:val="24"/>
          <w:lang w:val="es-GT"/>
        </w:rPr>
        <w:t>producto</w:t>
      </w:r>
      <w:r w:rsidRPr="00F15949">
        <w:rPr>
          <w:rFonts w:ascii="Times New Roman" w:hAnsi="Times New Roman" w:cs="Times New Roman"/>
          <w:sz w:val="24"/>
          <w:szCs w:val="24"/>
          <w:lang w:val="es-GT"/>
        </w:rPr>
        <w:t xml:space="preserve"> de la consulta a través de la capa de abstracción más alta del modelo OSI (Aplicación)</w:t>
      </w:r>
      <w:r w:rsidR="00D15DD9" w:rsidRPr="00F15949">
        <w:rPr>
          <w:rFonts w:ascii="Times New Roman" w:hAnsi="Times New Roman" w:cs="Times New Roman"/>
          <w:sz w:val="24"/>
          <w:szCs w:val="24"/>
          <w:lang w:val="es-GT"/>
        </w:rPr>
        <w:t>.</w:t>
      </w:r>
    </w:p>
    <w:p w14:paraId="34B7E425" w14:textId="7087C9FC" w:rsidR="007A1B43" w:rsidRPr="00F15949" w:rsidRDefault="00054BCE" w:rsidP="00054BCE">
      <w:pPr>
        <w:ind w:left="2835" w:firstLine="850"/>
        <w:rPr>
          <w:rFonts w:ascii="Times New Roman" w:hAnsi="Times New Roman" w:cs="Times New Roman"/>
          <w:sz w:val="24"/>
          <w:szCs w:val="24"/>
          <w:lang w:val="es-GT"/>
        </w:rPr>
      </w:pPr>
      <w:r>
        <w:rPr>
          <w:rFonts w:ascii="Times New Roman" w:hAnsi="Times New Roman" w:cs="Times New Roman"/>
          <w:sz w:val="24"/>
          <w:szCs w:val="24"/>
          <w:lang w:val="es-GT"/>
        </w:rPr>
        <w:t>En consideración</w:t>
      </w:r>
      <w:r w:rsidR="007A1B43" w:rsidRPr="00F15949">
        <w:rPr>
          <w:rFonts w:ascii="Times New Roman" w:hAnsi="Times New Roman" w:cs="Times New Roman"/>
          <w:sz w:val="24"/>
          <w:szCs w:val="24"/>
          <w:lang w:val="es-GT"/>
        </w:rPr>
        <w:t xml:space="preserve"> </w:t>
      </w:r>
      <w:r w:rsidR="00A25BF1">
        <w:rPr>
          <w:rFonts w:ascii="Times New Roman" w:hAnsi="Times New Roman" w:cs="Times New Roman"/>
          <w:sz w:val="24"/>
          <w:szCs w:val="24"/>
          <w:lang w:val="es-GT"/>
        </w:rPr>
        <w:t xml:space="preserve">de </w:t>
      </w:r>
      <w:r w:rsidR="007A1B43" w:rsidRPr="00F15949">
        <w:rPr>
          <w:rFonts w:ascii="Times New Roman" w:hAnsi="Times New Roman" w:cs="Times New Roman"/>
          <w:sz w:val="24"/>
          <w:szCs w:val="24"/>
          <w:lang w:val="es-GT"/>
        </w:rPr>
        <w:t xml:space="preserve">los aspectos en mención, es importante hacer énfasis en los principales protocolos de red </w:t>
      </w:r>
      <w:r w:rsidR="007A1B43" w:rsidRPr="00F15949">
        <w:rPr>
          <w:rFonts w:ascii="Times New Roman" w:hAnsi="Times New Roman" w:cs="Times New Roman"/>
          <w:sz w:val="24"/>
          <w:szCs w:val="24"/>
          <w:lang w:val="es-GT"/>
        </w:rPr>
        <w:lastRenderedPageBreak/>
        <w:t>necesarios que garanticen la comunicación</w:t>
      </w:r>
      <w:r w:rsidR="000960BA" w:rsidRPr="00F15949">
        <w:rPr>
          <w:rFonts w:ascii="Times New Roman" w:hAnsi="Times New Roman" w:cs="Times New Roman"/>
          <w:sz w:val="24"/>
          <w:szCs w:val="24"/>
          <w:lang w:val="es-GT"/>
        </w:rPr>
        <w:t xml:space="preserve"> e intercambio de información</w:t>
      </w:r>
      <w:r w:rsidR="007A1B43" w:rsidRPr="00F15949">
        <w:rPr>
          <w:rFonts w:ascii="Times New Roman" w:hAnsi="Times New Roman" w:cs="Times New Roman"/>
          <w:sz w:val="24"/>
          <w:szCs w:val="24"/>
          <w:lang w:val="es-GT"/>
        </w:rPr>
        <w:t xml:space="preserve"> entre los dos componentes descritos.</w:t>
      </w:r>
    </w:p>
    <w:p w14:paraId="34549FF4" w14:textId="534CD6E9" w:rsidR="003D24A2" w:rsidRPr="00E43BE4" w:rsidRDefault="007A1B43" w:rsidP="00521023">
      <w:pPr>
        <w:pStyle w:val="Prrafodelista"/>
        <w:numPr>
          <w:ilvl w:val="0"/>
          <w:numId w:val="50"/>
        </w:numPr>
        <w:ind w:left="4537" w:hanging="851"/>
        <w:rPr>
          <w:rFonts w:ascii="Times New Roman" w:hAnsi="Times New Roman" w:cs="Times New Roman"/>
          <w:sz w:val="24"/>
          <w:szCs w:val="24"/>
        </w:rPr>
      </w:pPr>
      <w:bookmarkStart w:id="296" w:name="_Toc41638815"/>
      <w:r w:rsidRPr="00E43BE4">
        <w:rPr>
          <w:rStyle w:val="Ttulo6Car"/>
          <w:i w:val="0"/>
          <w:iCs/>
        </w:rPr>
        <w:t>Http:</w:t>
      </w:r>
      <w:bookmarkEnd w:id="296"/>
      <w:r w:rsidRPr="00E43BE4">
        <w:rPr>
          <w:rFonts w:ascii="Times New Roman" w:hAnsi="Times New Roman" w:cs="Times New Roman"/>
          <w:sz w:val="24"/>
          <w:szCs w:val="24"/>
        </w:rPr>
        <w:t xml:space="preserve"> </w:t>
      </w:r>
      <w:r w:rsidR="00AF0EC5" w:rsidRPr="00E43BE4">
        <w:rPr>
          <w:rFonts w:ascii="Times New Roman" w:hAnsi="Times New Roman" w:cs="Times New Roman"/>
          <w:sz w:val="24"/>
          <w:szCs w:val="24"/>
        </w:rPr>
        <w:t>P</w:t>
      </w:r>
      <w:r w:rsidRPr="00E43BE4">
        <w:rPr>
          <w:rFonts w:ascii="Times New Roman" w:hAnsi="Times New Roman" w:cs="Times New Roman"/>
          <w:sz w:val="24"/>
          <w:szCs w:val="24"/>
        </w:rPr>
        <w:t>erteneciente a la clase de arquitectura en cuestión</w:t>
      </w:r>
      <w:r w:rsidR="00E26297" w:rsidRPr="00E43BE4">
        <w:rPr>
          <w:rFonts w:ascii="Times New Roman" w:hAnsi="Times New Roman" w:cs="Times New Roman"/>
          <w:sz w:val="24"/>
          <w:szCs w:val="24"/>
        </w:rPr>
        <w:t xml:space="preserve">, </w:t>
      </w:r>
      <w:r w:rsidR="00F33CAC" w:rsidRPr="00E43BE4">
        <w:rPr>
          <w:rFonts w:ascii="Times New Roman" w:hAnsi="Times New Roman" w:cs="Times New Roman"/>
          <w:sz w:val="24"/>
          <w:szCs w:val="24"/>
        </w:rPr>
        <w:t>admitirá</w:t>
      </w:r>
      <w:r w:rsidR="00E26297" w:rsidRPr="00E43BE4">
        <w:rPr>
          <w:rFonts w:ascii="Times New Roman" w:hAnsi="Times New Roman" w:cs="Times New Roman"/>
          <w:sz w:val="24"/>
          <w:szCs w:val="24"/>
        </w:rPr>
        <w:t xml:space="preserve"> el intercambio de información entre el cliente y el servidor.</w:t>
      </w:r>
    </w:p>
    <w:p w14:paraId="55C7BE83" w14:textId="77777777" w:rsidR="008C7574" w:rsidRPr="00F15949" w:rsidRDefault="008C7574" w:rsidP="008C7574">
      <w:pPr>
        <w:pStyle w:val="Prrafodelista"/>
        <w:ind w:left="2552" w:firstLine="0"/>
        <w:rPr>
          <w:rFonts w:ascii="Times New Roman" w:hAnsi="Times New Roman" w:cs="Times New Roman"/>
          <w:sz w:val="24"/>
          <w:szCs w:val="24"/>
          <w:lang w:val="es-GT"/>
        </w:rPr>
      </w:pPr>
    </w:p>
    <w:p w14:paraId="08908006" w14:textId="104BD616" w:rsidR="00054BCE" w:rsidRPr="00521023" w:rsidRDefault="00E26297" w:rsidP="00521023">
      <w:pPr>
        <w:pStyle w:val="Prrafodelista"/>
        <w:numPr>
          <w:ilvl w:val="0"/>
          <w:numId w:val="50"/>
        </w:numPr>
        <w:ind w:left="4536" w:hanging="850"/>
        <w:rPr>
          <w:rFonts w:ascii="Times New Roman" w:hAnsi="Times New Roman" w:cs="Times New Roman"/>
          <w:sz w:val="24"/>
          <w:szCs w:val="24"/>
          <w:lang w:val="es-GT"/>
        </w:rPr>
      </w:pPr>
      <w:bookmarkStart w:id="297" w:name="_Toc41638816"/>
      <w:commentRangeStart w:id="298"/>
      <w:r w:rsidRPr="00521023">
        <w:rPr>
          <w:rStyle w:val="Ttulo6Car"/>
          <w:i w:val="0"/>
          <w:iCs/>
        </w:rPr>
        <w:t>TCP/IP</w:t>
      </w:r>
      <w:r w:rsidR="008C7574" w:rsidRPr="00521023">
        <w:rPr>
          <w:rStyle w:val="Ttulo6Car"/>
          <w:i w:val="0"/>
          <w:iCs/>
        </w:rPr>
        <w:t>:</w:t>
      </w:r>
      <w:bookmarkEnd w:id="297"/>
      <w:r w:rsidR="008C7574" w:rsidRPr="00521023">
        <w:rPr>
          <w:rFonts w:ascii="Times New Roman" w:hAnsi="Times New Roman" w:cs="Times New Roman"/>
          <w:sz w:val="24"/>
          <w:szCs w:val="24"/>
          <w:lang w:val="es-GT"/>
        </w:rPr>
        <w:t xml:space="preserve"> </w:t>
      </w:r>
      <w:r w:rsidR="00AF0EC5" w:rsidRPr="00521023">
        <w:rPr>
          <w:rFonts w:ascii="Times New Roman" w:hAnsi="Times New Roman" w:cs="Times New Roman"/>
          <w:sz w:val="24"/>
          <w:szCs w:val="24"/>
          <w:lang w:val="es-GT"/>
        </w:rPr>
        <w:t>P</w:t>
      </w:r>
      <w:r w:rsidR="008C7574" w:rsidRPr="00521023">
        <w:rPr>
          <w:rFonts w:ascii="Times New Roman" w:hAnsi="Times New Roman" w:cs="Times New Roman"/>
          <w:sz w:val="24"/>
          <w:szCs w:val="24"/>
          <w:lang w:val="es-GT"/>
        </w:rPr>
        <w:t xml:space="preserve">ermitirá </w:t>
      </w:r>
      <w:commentRangeEnd w:id="298"/>
      <w:r w:rsidR="000D62BF">
        <w:rPr>
          <w:rStyle w:val="Refdecomentario"/>
        </w:rPr>
        <w:commentReference w:id="298"/>
      </w:r>
      <w:r w:rsidR="008C7574" w:rsidRPr="00521023">
        <w:rPr>
          <w:rFonts w:ascii="Times New Roman" w:hAnsi="Times New Roman" w:cs="Times New Roman"/>
          <w:sz w:val="24"/>
          <w:szCs w:val="24"/>
          <w:lang w:val="es-GT"/>
        </w:rPr>
        <w:t xml:space="preserve">el </w:t>
      </w:r>
      <w:r w:rsidR="008C7574" w:rsidRPr="00521023">
        <w:rPr>
          <w:rStyle w:val="Ttulo6Car"/>
        </w:rPr>
        <w:t>establecimiento</w:t>
      </w:r>
      <w:r w:rsidR="008C7574" w:rsidRPr="00521023">
        <w:rPr>
          <w:rFonts w:ascii="Times New Roman" w:hAnsi="Times New Roman" w:cs="Times New Roman"/>
          <w:sz w:val="24"/>
          <w:szCs w:val="24"/>
          <w:lang w:val="es-GT"/>
        </w:rPr>
        <w:t xml:space="preserve"> de la comunicación entre los </w:t>
      </w:r>
      <w:r w:rsidR="00290F79">
        <w:rPr>
          <w:rFonts w:ascii="Times New Roman" w:hAnsi="Times New Roman" w:cs="Times New Roman"/>
          <w:sz w:val="24"/>
          <w:szCs w:val="24"/>
          <w:lang w:val="es-GT"/>
        </w:rPr>
        <w:t>clientes</w:t>
      </w:r>
      <w:r w:rsidR="008C7574" w:rsidRPr="00521023">
        <w:rPr>
          <w:rFonts w:ascii="Times New Roman" w:hAnsi="Times New Roman" w:cs="Times New Roman"/>
          <w:sz w:val="24"/>
          <w:szCs w:val="24"/>
          <w:lang w:val="es-GT"/>
        </w:rPr>
        <w:t xml:space="preserve"> y el servidor </w:t>
      </w:r>
      <w:r w:rsidR="008C7574" w:rsidRPr="00521023">
        <w:rPr>
          <w:rStyle w:val="Ttulo6Car"/>
        </w:rPr>
        <w:t>principal</w:t>
      </w:r>
      <w:r w:rsidR="008C7574" w:rsidRPr="00521023">
        <w:rPr>
          <w:rFonts w:ascii="Times New Roman" w:hAnsi="Times New Roman" w:cs="Times New Roman"/>
          <w:sz w:val="24"/>
          <w:szCs w:val="24"/>
          <w:lang w:val="es-GT"/>
        </w:rPr>
        <w:t xml:space="preserve"> en la </w:t>
      </w:r>
      <w:r w:rsidR="008C7574" w:rsidRPr="00521023">
        <w:rPr>
          <w:rStyle w:val="Ttulo6Car"/>
          <w:iCs/>
        </w:rPr>
        <w:t>intranet</w:t>
      </w:r>
      <w:r w:rsidR="008C7574" w:rsidRPr="00521023">
        <w:rPr>
          <w:rFonts w:ascii="Times New Roman" w:hAnsi="Times New Roman" w:cs="Times New Roman"/>
          <w:sz w:val="24"/>
          <w:szCs w:val="24"/>
          <w:lang w:val="es-GT"/>
        </w:rPr>
        <w:t xml:space="preserve"> (LAN, </w:t>
      </w:r>
      <w:r w:rsidR="00F33CAC" w:rsidRPr="00521023">
        <w:rPr>
          <w:rFonts w:ascii="Times New Roman" w:hAnsi="Times New Roman" w:cs="Times New Roman"/>
          <w:sz w:val="24"/>
          <w:szCs w:val="24"/>
          <w:lang w:val="es-GT"/>
        </w:rPr>
        <w:t xml:space="preserve">pues la implementación del software se hará en un área específica de -INACIF-, </w:t>
      </w:r>
      <w:r w:rsidR="006C202D" w:rsidRPr="00521023">
        <w:rPr>
          <w:rFonts w:ascii="Times New Roman" w:hAnsi="Times New Roman" w:cs="Times New Roman"/>
          <w:sz w:val="24"/>
          <w:szCs w:val="24"/>
          <w:lang w:val="es-GT"/>
        </w:rPr>
        <w:t>acorde</w:t>
      </w:r>
      <w:r w:rsidR="00F33CAC" w:rsidRPr="00521023">
        <w:rPr>
          <w:rFonts w:ascii="Times New Roman" w:hAnsi="Times New Roman" w:cs="Times New Roman"/>
          <w:sz w:val="24"/>
          <w:szCs w:val="24"/>
          <w:lang w:val="es-GT"/>
        </w:rPr>
        <w:t xml:space="preserve"> con el alcance del proyecto</w:t>
      </w:r>
      <w:r w:rsidR="008C7574" w:rsidRPr="00521023">
        <w:rPr>
          <w:rFonts w:ascii="Times New Roman" w:hAnsi="Times New Roman" w:cs="Times New Roman"/>
          <w:sz w:val="24"/>
          <w:szCs w:val="24"/>
          <w:lang w:val="es-GT"/>
        </w:rPr>
        <w:t>).</w:t>
      </w:r>
    </w:p>
    <w:p w14:paraId="7A2F54DC" w14:textId="6107E0FF" w:rsidR="003D24A2" w:rsidRDefault="005557EE" w:rsidP="005557EE">
      <w:pPr>
        <w:ind w:left="851" w:firstLine="850"/>
        <w:rPr>
          <w:rFonts w:ascii="Times New Roman" w:hAnsi="Times New Roman" w:cs="Times New Roman"/>
          <w:sz w:val="24"/>
          <w:szCs w:val="24"/>
          <w:lang w:val="es-GT"/>
        </w:rPr>
      </w:pPr>
      <w:r>
        <w:rPr>
          <w:rFonts w:ascii="Times New Roman" w:hAnsi="Times New Roman" w:cs="Times New Roman"/>
          <w:sz w:val="24"/>
          <w:szCs w:val="24"/>
          <w:lang w:val="es-GT"/>
        </w:rPr>
        <w:t>Ahora, al tener presentes los principales componentes de la arquitectura cliente servidor, la presente gráfica explica en grosso modo</w:t>
      </w:r>
      <w:r w:rsidR="000960BA">
        <w:rPr>
          <w:rFonts w:ascii="Times New Roman" w:hAnsi="Times New Roman" w:cs="Times New Roman"/>
          <w:sz w:val="24"/>
          <w:szCs w:val="24"/>
          <w:lang w:val="es-GT"/>
        </w:rPr>
        <w:t xml:space="preserve"> su</w:t>
      </w:r>
      <w:r>
        <w:rPr>
          <w:rFonts w:ascii="Times New Roman" w:hAnsi="Times New Roman" w:cs="Times New Roman"/>
          <w:sz w:val="24"/>
          <w:szCs w:val="24"/>
          <w:lang w:val="es-GT"/>
        </w:rPr>
        <w:t xml:space="preserve"> funcionamiento</w:t>
      </w:r>
      <w:r w:rsidR="000960BA">
        <w:rPr>
          <w:rFonts w:ascii="Times New Roman" w:hAnsi="Times New Roman" w:cs="Times New Roman"/>
          <w:sz w:val="24"/>
          <w:szCs w:val="24"/>
          <w:lang w:val="es-GT"/>
        </w:rPr>
        <w:t>.</w:t>
      </w:r>
    </w:p>
    <w:p w14:paraId="064F88E8" w14:textId="631B8E14" w:rsidR="000960BA" w:rsidRDefault="00DC28C9" w:rsidP="00910774">
      <w:pPr>
        <w:ind w:left="851" w:firstLine="850"/>
        <w:jc w:val="center"/>
        <w:rPr>
          <w:rFonts w:ascii="Times New Roman" w:hAnsi="Times New Roman" w:cs="Times New Roman"/>
          <w:sz w:val="24"/>
          <w:szCs w:val="24"/>
          <w:lang w:val="es-GT"/>
        </w:rPr>
      </w:pPr>
      <w:r>
        <w:rPr>
          <w:noProof/>
        </w:rPr>
        <w:lastRenderedPageBreak/>
        <w:t xml:space="preserve"> </w:t>
      </w:r>
      <w:r>
        <w:rPr>
          <w:noProof/>
          <w:lang w:val="es-GT" w:eastAsia="es-GT"/>
        </w:rPr>
        <w:drawing>
          <wp:inline distT="0" distB="0" distL="0" distR="0" wp14:anchorId="332672C7" wp14:editId="12D965DB">
            <wp:extent cx="4167233" cy="306754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3984" cy="3131398"/>
                    </a:xfrm>
                    <a:prstGeom prst="rect">
                      <a:avLst/>
                    </a:prstGeom>
                  </pic:spPr>
                </pic:pic>
              </a:graphicData>
            </a:graphic>
          </wp:inline>
        </w:drawing>
      </w:r>
    </w:p>
    <w:p w14:paraId="2783F7CE" w14:textId="028322EB" w:rsidR="006416E9" w:rsidRDefault="00952163" w:rsidP="00997052">
      <w:pPr>
        <w:ind w:left="851" w:firstLine="850"/>
        <w:rPr>
          <w:rFonts w:ascii="Times New Roman" w:hAnsi="Times New Roman" w:cs="Times New Roman"/>
          <w:sz w:val="20"/>
          <w:szCs w:val="20"/>
          <w:lang w:val="es-GT"/>
        </w:rPr>
      </w:pPr>
      <w:r w:rsidRPr="001E252F">
        <w:rPr>
          <w:rFonts w:ascii="Times New Roman" w:hAnsi="Times New Roman" w:cs="Times New Roman"/>
          <w:sz w:val="20"/>
          <w:szCs w:val="20"/>
          <w:lang w:val="es-GT"/>
        </w:rPr>
        <w:t xml:space="preserve"> </w:t>
      </w:r>
      <w:r w:rsidR="001E252F" w:rsidRPr="001E252F">
        <w:rPr>
          <w:rFonts w:ascii="Times New Roman" w:hAnsi="Times New Roman" w:cs="Times New Roman"/>
          <w:sz w:val="20"/>
          <w:szCs w:val="20"/>
          <w:lang w:val="es-GT"/>
        </w:rPr>
        <w:t>Figura IV. Diagrama de despliegue de arquitectura cliente servidor.</w:t>
      </w:r>
    </w:p>
    <w:p w14:paraId="331A137D" w14:textId="665D69F9" w:rsidR="006416E9" w:rsidRDefault="006416E9" w:rsidP="006416E9">
      <w:pPr>
        <w:pStyle w:val="Ttulo4"/>
      </w:pPr>
      <w:bookmarkStart w:id="299" w:name="_Toc41638817"/>
      <w:r>
        <w:t>Intranet.</w:t>
      </w:r>
      <w:bookmarkEnd w:id="299"/>
    </w:p>
    <w:p w14:paraId="7068675E" w14:textId="39253F07" w:rsidR="00DC28C9" w:rsidRDefault="00433B32" w:rsidP="00A633CE">
      <w:pPr>
        <w:ind w:left="1418"/>
        <w:rPr>
          <w:rFonts w:ascii="Times New Roman" w:hAnsi="Times New Roman" w:cs="Times New Roman"/>
          <w:sz w:val="24"/>
          <w:szCs w:val="24"/>
          <w:lang w:val="es-GT"/>
        </w:rPr>
      </w:pPr>
      <w:r w:rsidRPr="00433B32">
        <w:rPr>
          <w:rFonts w:ascii="Times New Roman" w:hAnsi="Times New Roman" w:cs="Times New Roman"/>
          <w:sz w:val="24"/>
          <w:szCs w:val="24"/>
          <w:lang w:val="es-GT"/>
        </w:rPr>
        <w:t xml:space="preserve">Al ser </w:t>
      </w:r>
      <w:r>
        <w:rPr>
          <w:rFonts w:ascii="Times New Roman" w:hAnsi="Times New Roman" w:cs="Times New Roman"/>
          <w:sz w:val="24"/>
          <w:szCs w:val="24"/>
          <w:lang w:val="es-GT"/>
        </w:rPr>
        <w:t>una solución que beneficiará de forma directa al personal de la subsección de almacén en la sección de Medicina Forense Metropolitana y de manera indirecta a las demás descritas</w:t>
      </w:r>
      <w:r w:rsidR="00A727EC">
        <w:rPr>
          <w:rFonts w:ascii="Times New Roman" w:hAnsi="Times New Roman" w:cs="Times New Roman"/>
          <w:sz w:val="24"/>
          <w:szCs w:val="24"/>
          <w:lang w:val="es-GT"/>
        </w:rPr>
        <w:t xml:space="preserve"> de la Unidad de Tanatología Forense</w:t>
      </w:r>
      <w:r>
        <w:rPr>
          <w:rFonts w:ascii="Times New Roman" w:hAnsi="Times New Roman" w:cs="Times New Roman"/>
          <w:sz w:val="24"/>
          <w:szCs w:val="24"/>
          <w:lang w:val="es-GT"/>
        </w:rPr>
        <w:t xml:space="preserve"> en </w:t>
      </w:r>
      <w:r w:rsidR="00497C2C">
        <w:rPr>
          <w:rFonts w:ascii="Times New Roman" w:hAnsi="Times New Roman" w:cs="Times New Roman"/>
          <w:sz w:val="24"/>
          <w:szCs w:val="24"/>
          <w:lang w:val="es-GT"/>
        </w:rPr>
        <w:t xml:space="preserve">el </w:t>
      </w:r>
      <w:r w:rsidR="004C438B">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w:t>
      </w:r>
      <w:proofErr w:type="gramStart"/>
      <w:r>
        <w:rPr>
          <w:rFonts w:ascii="Times New Roman" w:hAnsi="Times New Roman" w:cs="Times New Roman"/>
          <w:sz w:val="24"/>
          <w:szCs w:val="24"/>
          <w:lang w:val="es-GT"/>
        </w:rPr>
        <w:t>tres punto</w:t>
      </w:r>
      <w:proofErr w:type="gramEnd"/>
      <w:r>
        <w:rPr>
          <w:rFonts w:ascii="Times New Roman" w:hAnsi="Times New Roman" w:cs="Times New Roman"/>
          <w:sz w:val="24"/>
          <w:szCs w:val="24"/>
          <w:lang w:val="es-GT"/>
        </w:rPr>
        <w:t xml:space="preserve"> cinco (1.3.5) de la estructura orgánica de -INACIF</w:t>
      </w:r>
      <w:r w:rsidR="00E469EB">
        <w:rPr>
          <w:rFonts w:ascii="Times New Roman" w:hAnsi="Times New Roman" w:cs="Times New Roman"/>
          <w:sz w:val="24"/>
          <w:szCs w:val="24"/>
          <w:lang w:val="es-GT"/>
        </w:rPr>
        <w:t>-</w:t>
      </w:r>
      <w:r w:rsidR="00A727EC">
        <w:rPr>
          <w:rFonts w:ascii="Times New Roman" w:hAnsi="Times New Roman" w:cs="Times New Roman"/>
          <w:sz w:val="24"/>
          <w:szCs w:val="24"/>
          <w:lang w:val="es-GT"/>
        </w:rPr>
        <w:t xml:space="preserve"> en el Marco Conceptual</w:t>
      </w:r>
      <w:r w:rsidR="00E469EB">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 xml:space="preserve">es necesario conocer la </w:t>
      </w:r>
      <w:r w:rsidR="00822A1F">
        <w:rPr>
          <w:rFonts w:ascii="Times New Roman" w:hAnsi="Times New Roman" w:cs="Times New Roman"/>
          <w:sz w:val="24"/>
          <w:szCs w:val="24"/>
          <w:lang w:val="es-GT"/>
        </w:rPr>
        <w:t>conformación</w:t>
      </w:r>
      <w:r w:rsidR="00A727EC">
        <w:rPr>
          <w:rFonts w:ascii="Times New Roman" w:hAnsi="Times New Roman" w:cs="Times New Roman"/>
          <w:sz w:val="24"/>
          <w:szCs w:val="24"/>
          <w:lang w:val="es-GT"/>
        </w:rPr>
        <w:t xml:space="preserve"> de </w:t>
      </w:r>
      <w:r w:rsidR="00822A1F">
        <w:rPr>
          <w:rFonts w:ascii="Times New Roman" w:hAnsi="Times New Roman" w:cs="Times New Roman"/>
          <w:sz w:val="24"/>
          <w:szCs w:val="24"/>
          <w:lang w:val="es-GT"/>
        </w:rPr>
        <w:t>la LAN</w:t>
      </w:r>
      <w:r>
        <w:rPr>
          <w:rFonts w:ascii="Times New Roman" w:hAnsi="Times New Roman" w:cs="Times New Roman"/>
          <w:sz w:val="24"/>
          <w:szCs w:val="24"/>
          <w:lang w:val="es-GT"/>
        </w:rPr>
        <w:t xml:space="preserve"> (Local </w:t>
      </w:r>
      <w:proofErr w:type="spellStart"/>
      <w:r>
        <w:rPr>
          <w:rFonts w:ascii="Times New Roman" w:hAnsi="Times New Roman" w:cs="Times New Roman"/>
          <w:sz w:val="24"/>
          <w:szCs w:val="24"/>
          <w:lang w:val="es-GT"/>
        </w:rPr>
        <w:t>Area</w:t>
      </w:r>
      <w:proofErr w:type="spellEnd"/>
      <w:r>
        <w:rPr>
          <w:rFonts w:ascii="Times New Roman" w:hAnsi="Times New Roman" w:cs="Times New Roman"/>
          <w:sz w:val="24"/>
          <w:szCs w:val="24"/>
          <w:lang w:val="es-GT"/>
        </w:rPr>
        <w:t xml:space="preserve"> Network) por sus siglas en inglés, </w:t>
      </w:r>
      <w:r w:rsidR="00E469EB">
        <w:rPr>
          <w:rFonts w:ascii="Times New Roman" w:hAnsi="Times New Roman" w:cs="Times New Roman"/>
          <w:sz w:val="24"/>
          <w:szCs w:val="24"/>
          <w:lang w:val="es-GT"/>
        </w:rPr>
        <w:t>del</w:t>
      </w:r>
      <w:r>
        <w:rPr>
          <w:rFonts w:ascii="Times New Roman" w:hAnsi="Times New Roman" w:cs="Times New Roman"/>
          <w:sz w:val="24"/>
          <w:szCs w:val="24"/>
          <w:lang w:val="es-GT"/>
        </w:rPr>
        <w:t xml:space="preserve"> conjunto de equipos</w:t>
      </w:r>
      <w:r w:rsidR="00E469EB">
        <w:rPr>
          <w:rFonts w:ascii="Times New Roman" w:hAnsi="Times New Roman" w:cs="Times New Roman"/>
          <w:sz w:val="24"/>
          <w:szCs w:val="24"/>
          <w:lang w:val="es-GT"/>
        </w:rPr>
        <w:t xml:space="preserve"> que la integran.</w:t>
      </w:r>
    </w:p>
    <w:p w14:paraId="507CCE04" w14:textId="5540A688" w:rsidR="00ED3648" w:rsidRPr="001B60F8" w:rsidRDefault="00E469EB" w:rsidP="001B60F8">
      <w:pPr>
        <w:ind w:left="1418"/>
        <w:rPr>
          <w:rFonts w:ascii="Times New Roman" w:hAnsi="Times New Roman" w:cs="Times New Roman"/>
          <w:sz w:val="24"/>
          <w:szCs w:val="24"/>
          <w:lang w:val="es-GT"/>
        </w:rPr>
      </w:pPr>
      <w:r>
        <w:rPr>
          <w:rFonts w:ascii="Times New Roman" w:hAnsi="Times New Roman" w:cs="Times New Roman"/>
          <w:sz w:val="24"/>
          <w:szCs w:val="24"/>
          <w:lang w:val="es-GT"/>
        </w:rPr>
        <w:t>La red local es de clase C,</w:t>
      </w:r>
      <w:r w:rsidR="00ED3648">
        <w:rPr>
          <w:rFonts w:ascii="Times New Roman" w:hAnsi="Times New Roman" w:cs="Times New Roman"/>
          <w:sz w:val="24"/>
          <w:szCs w:val="24"/>
          <w:lang w:val="es-GT"/>
        </w:rPr>
        <w:t xml:space="preserve"> posee una topología tipo estrella,</w:t>
      </w:r>
      <w:r w:rsidR="001B60F8">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el método de asignación</w:t>
      </w:r>
      <w:r w:rsidR="001B60F8">
        <w:rPr>
          <w:rFonts w:ascii="Times New Roman" w:hAnsi="Times New Roman" w:cs="Times New Roman"/>
          <w:sz w:val="24"/>
          <w:szCs w:val="24"/>
          <w:lang w:val="es-GT"/>
        </w:rPr>
        <w:t xml:space="preserve"> de </w:t>
      </w:r>
      <w:proofErr w:type="spellStart"/>
      <w:r w:rsidR="001B60F8">
        <w:rPr>
          <w:rFonts w:ascii="Times New Roman" w:hAnsi="Times New Roman" w:cs="Times New Roman"/>
          <w:sz w:val="24"/>
          <w:szCs w:val="24"/>
          <w:lang w:val="es-GT"/>
        </w:rPr>
        <w:t>IP’s</w:t>
      </w:r>
      <w:proofErr w:type="spellEnd"/>
      <w:r w:rsidR="001B60F8">
        <w:rPr>
          <w:rFonts w:ascii="Times New Roman" w:hAnsi="Times New Roman" w:cs="Times New Roman"/>
          <w:sz w:val="24"/>
          <w:szCs w:val="24"/>
          <w:lang w:val="es-GT"/>
        </w:rPr>
        <w:t xml:space="preserve"> es de forma estática;</w:t>
      </w:r>
      <w:r>
        <w:rPr>
          <w:rFonts w:ascii="Times New Roman" w:hAnsi="Times New Roman" w:cs="Times New Roman"/>
          <w:sz w:val="24"/>
          <w:szCs w:val="24"/>
          <w:lang w:val="es-GT"/>
        </w:rPr>
        <w:t xml:space="preserve"> cuenta con un total de cuarenta (40) computadoras de las cuales</w:t>
      </w:r>
      <w:r w:rsidR="000F0D14">
        <w:rPr>
          <w:rFonts w:ascii="Times New Roman" w:hAnsi="Times New Roman" w:cs="Times New Roman"/>
          <w:sz w:val="24"/>
          <w:szCs w:val="24"/>
          <w:lang w:val="es-GT"/>
        </w:rPr>
        <w:t>,</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seis</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6</w:t>
      </w:r>
      <w:r>
        <w:rPr>
          <w:rFonts w:ascii="Times New Roman" w:hAnsi="Times New Roman" w:cs="Times New Roman"/>
          <w:sz w:val="24"/>
          <w:szCs w:val="24"/>
          <w:lang w:val="es-GT"/>
        </w:rPr>
        <w:t>)</w:t>
      </w:r>
      <w:r w:rsidR="00ED3648">
        <w:rPr>
          <w:rFonts w:ascii="Times New Roman" w:hAnsi="Times New Roman" w:cs="Times New Roman"/>
          <w:sz w:val="24"/>
          <w:szCs w:val="24"/>
          <w:lang w:val="es-GT"/>
        </w:rPr>
        <w:t xml:space="preserve"> equipos</w:t>
      </w:r>
      <w:r w:rsidR="00A727EC">
        <w:rPr>
          <w:rFonts w:ascii="Times New Roman" w:hAnsi="Times New Roman" w:cs="Times New Roman"/>
          <w:sz w:val="24"/>
          <w:szCs w:val="24"/>
          <w:lang w:val="es-GT"/>
        </w:rPr>
        <w:t xml:space="preserve"> deberán tener acceso</w:t>
      </w:r>
      <w:r w:rsidR="000F0D14">
        <w:rPr>
          <w:rFonts w:ascii="Times New Roman" w:hAnsi="Times New Roman" w:cs="Times New Roman"/>
          <w:sz w:val="24"/>
          <w:szCs w:val="24"/>
          <w:lang w:val="es-GT"/>
        </w:rPr>
        <w:t xml:space="preserve"> al aplicativo</w:t>
      </w:r>
      <w:r w:rsidR="00A727EC">
        <w:rPr>
          <w:rFonts w:ascii="Times New Roman" w:hAnsi="Times New Roman" w:cs="Times New Roman"/>
          <w:sz w:val="24"/>
          <w:szCs w:val="24"/>
          <w:lang w:val="es-GT"/>
        </w:rPr>
        <w:t>,</w:t>
      </w:r>
      <w:r>
        <w:rPr>
          <w:rFonts w:ascii="Times New Roman" w:hAnsi="Times New Roman" w:cs="Times New Roman"/>
          <w:sz w:val="24"/>
          <w:szCs w:val="24"/>
          <w:lang w:val="es-GT"/>
        </w:rPr>
        <w:t xml:space="preserve"> en el siguiente orden de prioridad:</w:t>
      </w:r>
    </w:p>
    <w:p w14:paraId="5626FC25" w14:textId="577CA73E" w:rsidR="00ED3648" w:rsidRDefault="00ED3648" w:rsidP="00822A1F">
      <w:pPr>
        <w:pStyle w:val="Prrafodelista"/>
        <w:numPr>
          <w:ilvl w:val="0"/>
          <w:numId w:val="26"/>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lastRenderedPageBreak/>
        <w:t>Subsección de almacén: 2 unidades (Una fungirá como el servidor de la aplicación).</w:t>
      </w:r>
    </w:p>
    <w:p w14:paraId="6428E11E" w14:textId="77777777" w:rsidR="00822A1F" w:rsidRPr="00822A1F" w:rsidRDefault="00822A1F" w:rsidP="00822A1F">
      <w:pPr>
        <w:pStyle w:val="Prrafodelista"/>
        <w:ind w:left="3119" w:firstLine="0"/>
        <w:rPr>
          <w:rFonts w:ascii="Times New Roman" w:hAnsi="Times New Roman" w:cs="Times New Roman"/>
          <w:sz w:val="24"/>
          <w:szCs w:val="24"/>
          <w:lang w:val="es-GT"/>
        </w:rPr>
      </w:pPr>
    </w:p>
    <w:p w14:paraId="1F37E8A1" w14:textId="44D339C9" w:rsidR="00ED3648" w:rsidRDefault="00ED3648" w:rsidP="00CB28E8">
      <w:pPr>
        <w:pStyle w:val="Prrafodelista"/>
        <w:numPr>
          <w:ilvl w:val="0"/>
          <w:numId w:val="26"/>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Jefatura y </w:t>
      </w:r>
      <w:proofErr w:type="spellStart"/>
      <w:r>
        <w:rPr>
          <w:rFonts w:ascii="Times New Roman" w:hAnsi="Times New Roman" w:cs="Times New Roman"/>
          <w:sz w:val="24"/>
          <w:szCs w:val="24"/>
          <w:lang w:val="es-GT"/>
        </w:rPr>
        <w:t>subjefatura</w:t>
      </w:r>
      <w:proofErr w:type="spellEnd"/>
      <w:r>
        <w:rPr>
          <w:rFonts w:ascii="Times New Roman" w:hAnsi="Times New Roman" w:cs="Times New Roman"/>
          <w:sz w:val="24"/>
          <w:szCs w:val="24"/>
          <w:lang w:val="es-GT"/>
        </w:rPr>
        <w:t xml:space="preserve"> de Tanatología Forense Metropolitana: 2 unidades (en una de estas se hará </w:t>
      </w:r>
      <w:proofErr w:type="gramStart"/>
      <w:r>
        <w:rPr>
          <w:rFonts w:ascii="Times New Roman" w:hAnsi="Times New Roman" w:cs="Times New Roman"/>
          <w:sz w:val="24"/>
          <w:szCs w:val="24"/>
          <w:lang w:val="es-GT"/>
        </w:rPr>
        <w:t xml:space="preserve">el </w:t>
      </w:r>
      <w:proofErr w:type="spellStart"/>
      <w:r>
        <w:rPr>
          <w:rFonts w:ascii="Times New Roman" w:hAnsi="Times New Roman" w:cs="Times New Roman"/>
          <w:sz w:val="24"/>
          <w:szCs w:val="24"/>
          <w:lang w:val="es-GT"/>
        </w:rPr>
        <w:t>backup</w:t>
      </w:r>
      <w:proofErr w:type="spellEnd"/>
      <w:proofErr w:type="gramEnd"/>
      <w:r>
        <w:rPr>
          <w:rFonts w:ascii="Times New Roman" w:hAnsi="Times New Roman" w:cs="Times New Roman"/>
          <w:sz w:val="24"/>
          <w:szCs w:val="24"/>
          <w:lang w:val="es-GT"/>
        </w:rPr>
        <w:t xml:space="preserve"> de la base de datos de forma automática</w:t>
      </w:r>
      <w:r w:rsidR="001B60F8">
        <w:rPr>
          <w:rFonts w:ascii="Times New Roman" w:hAnsi="Times New Roman" w:cs="Times New Roman"/>
          <w:sz w:val="24"/>
          <w:szCs w:val="24"/>
          <w:lang w:val="es-GT"/>
        </w:rPr>
        <w:t>, la información se almacenará en un disco duro extraíble</w:t>
      </w:r>
      <w:r>
        <w:rPr>
          <w:rFonts w:ascii="Times New Roman" w:hAnsi="Times New Roman" w:cs="Times New Roman"/>
          <w:sz w:val="24"/>
          <w:szCs w:val="24"/>
          <w:lang w:val="es-GT"/>
        </w:rPr>
        <w:t xml:space="preserve">, por medio del uso </w:t>
      </w:r>
      <w:r w:rsidR="001B60F8">
        <w:rPr>
          <w:rFonts w:ascii="Times New Roman" w:hAnsi="Times New Roman" w:cs="Times New Roman"/>
          <w:sz w:val="24"/>
          <w:szCs w:val="24"/>
          <w:lang w:val="es-GT"/>
        </w:rPr>
        <w:t xml:space="preserve">del </w:t>
      </w:r>
      <w:r>
        <w:rPr>
          <w:rFonts w:ascii="Times New Roman" w:hAnsi="Times New Roman" w:cs="Times New Roman"/>
          <w:sz w:val="24"/>
          <w:szCs w:val="24"/>
          <w:lang w:val="es-GT"/>
        </w:rPr>
        <w:t>cron).</w:t>
      </w:r>
    </w:p>
    <w:p w14:paraId="39987308" w14:textId="77777777" w:rsidR="00ED3648" w:rsidRPr="00ED3648" w:rsidRDefault="00ED3648" w:rsidP="00ED3648">
      <w:pPr>
        <w:pStyle w:val="Prrafodelista"/>
        <w:ind w:left="3119" w:firstLine="0"/>
        <w:rPr>
          <w:rFonts w:ascii="Times New Roman" w:hAnsi="Times New Roman" w:cs="Times New Roman"/>
          <w:sz w:val="24"/>
          <w:szCs w:val="24"/>
          <w:lang w:val="es-GT"/>
        </w:rPr>
      </w:pPr>
    </w:p>
    <w:p w14:paraId="38C85CDB" w14:textId="61B4C583" w:rsidR="00822A1F" w:rsidRPr="00A633CE" w:rsidRDefault="00ED3648" w:rsidP="00A633CE">
      <w:pPr>
        <w:pStyle w:val="Prrafodelista"/>
        <w:numPr>
          <w:ilvl w:val="0"/>
          <w:numId w:val="26"/>
        </w:numPr>
        <w:ind w:left="3119" w:hanging="851"/>
        <w:rPr>
          <w:rFonts w:ascii="Times New Roman" w:hAnsi="Times New Roman" w:cs="Times New Roman"/>
          <w:sz w:val="24"/>
          <w:szCs w:val="24"/>
          <w:lang w:val="es-GT"/>
        </w:rPr>
      </w:pPr>
      <w:r>
        <w:rPr>
          <w:rFonts w:ascii="Times New Roman" w:hAnsi="Times New Roman" w:cs="Times New Roman"/>
          <w:sz w:val="24"/>
          <w:szCs w:val="24"/>
          <w:lang w:val="es-GT"/>
        </w:rPr>
        <w:t>Sección Administrativa: 2 unidades</w:t>
      </w:r>
      <w:r w:rsidR="001B60F8">
        <w:rPr>
          <w:rFonts w:ascii="Times New Roman" w:hAnsi="Times New Roman" w:cs="Times New Roman"/>
          <w:sz w:val="24"/>
          <w:szCs w:val="24"/>
          <w:lang w:val="es-GT"/>
        </w:rPr>
        <w:t xml:space="preserve"> (Con el objetivo de apoyar al personal de la subsección de almacén en la entrega y recepción de los activos fungibles </w:t>
      </w:r>
      <w:r w:rsidR="002F25A8">
        <w:rPr>
          <w:rFonts w:ascii="Times New Roman" w:hAnsi="Times New Roman" w:cs="Times New Roman"/>
          <w:sz w:val="24"/>
          <w:szCs w:val="24"/>
          <w:lang w:val="es-GT"/>
        </w:rPr>
        <w:t>al momento de no estar estos en labores</w:t>
      </w:r>
      <w:r w:rsidR="001B60F8">
        <w:rPr>
          <w:rFonts w:ascii="Times New Roman" w:hAnsi="Times New Roman" w:cs="Times New Roman"/>
          <w:sz w:val="24"/>
          <w:szCs w:val="24"/>
          <w:lang w:val="es-GT"/>
        </w:rPr>
        <w:t>).</w:t>
      </w:r>
    </w:p>
    <w:p w14:paraId="1D061D05" w14:textId="19EE9302" w:rsidR="00FD064E" w:rsidRPr="00DB237A" w:rsidRDefault="00E217B6" w:rsidP="00422699">
      <w:pPr>
        <w:pStyle w:val="Ttulo3"/>
      </w:pPr>
      <w:bookmarkStart w:id="300" w:name="_Toc41638818"/>
      <w:r w:rsidRPr="00DB237A">
        <w:t>Arquitectura de software</w:t>
      </w:r>
      <w:r w:rsidR="008C5EBC" w:rsidRPr="00DB237A">
        <w:t>.</w:t>
      </w:r>
      <w:bookmarkEnd w:id="300"/>
    </w:p>
    <w:p w14:paraId="60D1A6FF" w14:textId="77777777" w:rsidR="008C5EBC" w:rsidRPr="00DB237A" w:rsidRDefault="00E217B6" w:rsidP="00054BCE">
      <w:pPr>
        <w:ind w:left="851"/>
        <w:rPr>
          <w:rFonts w:ascii="Times New Roman" w:hAnsi="Times New Roman" w:cs="Times New Roman"/>
          <w:sz w:val="24"/>
          <w:szCs w:val="24"/>
          <w:lang w:val="es-GT"/>
        </w:rPr>
      </w:pPr>
      <w:r w:rsidRPr="00DB237A">
        <w:rPr>
          <w:rFonts w:ascii="Times New Roman" w:hAnsi="Times New Roman" w:cs="Times New Roman"/>
          <w:sz w:val="24"/>
          <w:szCs w:val="24"/>
          <w:lang w:val="es-GT"/>
        </w:rPr>
        <w:t>En el mundo de la programación e ingeniería de software, existen múltiples paradigmas alrededor de este contexto</w:t>
      </w:r>
      <w:r w:rsidR="008C5EBC" w:rsidRPr="00DB237A">
        <w:rPr>
          <w:rFonts w:ascii="Times New Roman" w:hAnsi="Times New Roman" w:cs="Times New Roman"/>
          <w:sz w:val="24"/>
          <w:szCs w:val="24"/>
          <w:lang w:val="es-GT"/>
        </w:rPr>
        <w:t>.</w:t>
      </w:r>
    </w:p>
    <w:p w14:paraId="4B880EC1" w14:textId="12AEC2B7" w:rsidR="00E217B6" w:rsidRPr="00DB237A" w:rsidRDefault="008C5EBC" w:rsidP="00054BCE">
      <w:pPr>
        <w:ind w:left="851"/>
        <w:rPr>
          <w:rFonts w:ascii="Times New Roman" w:hAnsi="Times New Roman" w:cs="Times New Roman"/>
          <w:sz w:val="24"/>
          <w:szCs w:val="24"/>
          <w:lang w:val="es-GT"/>
        </w:rPr>
      </w:pPr>
      <w:r w:rsidRPr="00DB237A">
        <w:rPr>
          <w:rFonts w:ascii="Times New Roman" w:hAnsi="Times New Roman" w:cs="Times New Roman"/>
          <w:sz w:val="24"/>
          <w:szCs w:val="24"/>
          <w:lang w:val="es-GT"/>
        </w:rPr>
        <w:t>B</w:t>
      </w:r>
      <w:r w:rsidR="00E217B6" w:rsidRPr="00DB237A">
        <w:rPr>
          <w:rFonts w:ascii="Times New Roman" w:hAnsi="Times New Roman" w:cs="Times New Roman"/>
          <w:sz w:val="24"/>
          <w:szCs w:val="24"/>
          <w:lang w:val="es-GT"/>
        </w:rPr>
        <w:t>ásicamente de forma general</w:t>
      </w:r>
      <w:r w:rsidRPr="00DB237A">
        <w:rPr>
          <w:rFonts w:ascii="Times New Roman" w:hAnsi="Times New Roman" w:cs="Times New Roman"/>
          <w:sz w:val="24"/>
          <w:szCs w:val="24"/>
          <w:lang w:val="es-GT"/>
        </w:rPr>
        <w:t>,</w:t>
      </w:r>
      <w:r w:rsidR="00E217B6" w:rsidRPr="00DB237A">
        <w:rPr>
          <w:rFonts w:ascii="Times New Roman" w:hAnsi="Times New Roman" w:cs="Times New Roman"/>
          <w:sz w:val="24"/>
          <w:szCs w:val="24"/>
          <w:lang w:val="es-GT"/>
        </w:rPr>
        <w:t xml:space="preserve"> una arquitectura de software es el conjunto </w:t>
      </w:r>
      <w:r w:rsidRPr="00DB237A">
        <w:rPr>
          <w:rFonts w:ascii="Times New Roman" w:hAnsi="Times New Roman" w:cs="Times New Roman"/>
          <w:sz w:val="24"/>
          <w:szCs w:val="24"/>
          <w:lang w:val="es-GT"/>
        </w:rPr>
        <w:t>de buenas prácticas de elaboración e implementación de programas computacionales que permiten dividir el trabajo en niveles de abstracción más sencillos de tratar y de esta forma simplificar su creación.</w:t>
      </w:r>
    </w:p>
    <w:p w14:paraId="44B556B6" w14:textId="673181FE" w:rsidR="00886B1A" w:rsidRPr="00DB237A" w:rsidRDefault="008C5EBC" w:rsidP="00054BCE">
      <w:pPr>
        <w:ind w:left="851"/>
        <w:rPr>
          <w:rFonts w:ascii="Times New Roman" w:hAnsi="Times New Roman" w:cs="Times New Roman"/>
          <w:sz w:val="24"/>
          <w:szCs w:val="24"/>
          <w:lang w:val="es-GT"/>
        </w:rPr>
      </w:pPr>
      <w:r w:rsidRPr="00DB237A">
        <w:rPr>
          <w:rFonts w:ascii="Times New Roman" w:hAnsi="Times New Roman" w:cs="Times New Roman"/>
          <w:sz w:val="24"/>
          <w:szCs w:val="24"/>
          <w:lang w:val="es-GT"/>
        </w:rPr>
        <w:t>Al contemplar la arquitectura de sistema</w:t>
      </w:r>
      <w:r w:rsidR="006F203C" w:rsidRPr="00DB237A">
        <w:rPr>
          <w:rFonts w:ascii="Times New Roman" w:hAnsi="Times New Roman" w:cs="Times New Roman"/>
          <w:sz w:val="24"/>
          <w:szCs w:val="24"/>
          <w:lang w:val="es-GT"/>
        </w:rPr>
        <w:t xml:space="preserve"> y</w:t>
      </w:r>
      <w:r w:rsidRPr="00DB237A">
        <w:rPr>
          <w:rFonts w:ascii="Times New Roman" w:hAnsi="Times New Roman" w:cs="Times New Roman"/>
          <w:sz w:val="24"/>
          <w:szCs w:val="24"/>
          <w:lang w:val="es-GT"/>
        </w:rPr>
        <w:t xml:space="preserve"> evaluar aspectos como la toma de requerimientos</w:t>
      </w:r>
      <w:r w:rsidR="006F203C" w:rsidRPr="00DB237A">
        <w:rPr>
          <w:rFonts w:ascii="Times New Roman" w:hAnsi="Times New Roman" w:cs="Times New Roman"/>
          <w:sz w:val="24"/>
          <w:szCs w:val="24"/>
          <w:lang w:val="es-GT"/>
        </w:rPr>
        <w:t xml:space="preserve">, </w:t>
      </w:r>
      <w:r w:rsidRPr="00DB237A">
        <w:rPr>
          <w:rFonts w:ascii="Times New Roman" w:hAnsi="Times New Roman" w:cs="Times New Roman"/>
          <w:sz w:val="24"/>
          <w:szCs w:val="24"/>
          <w:lang w:val="es-GT"/>
        </w:rPr>
        <w:t>la necesidad de elaborar un</w:t>
      </w:r>
      <w:r w:rsidR="006F203C" w:rsidRPr="00DB237A">
        <w:rPr>
          <w:rFonts w:ascii="Times New Roman" w:hAnsi="Times New Roman" w:cs="Times New Roman"/>
          <w:sz w:val="24"/>
          <w:szCs w:val="24"/>
          <w:lang w:val="es-GT"/>
        </w:rPr>
        <w:t>a aplicación web</w:t>
      </w:r>
      <w:r w:rsidRPr="00DB237A">
        <w:rPr>
          <w:rFonts w:ascii="Times New Roman" w:hAnsi="Times New Roman" w:cs="Times New Roman"/>
          <w:sz w:val="24"/>
          <w:szCs w:val="24"/>
          <w:lang w:val="es-GT"/>
        </w:rPr>
        <w:t xml:space="preserve"> desarrollad</w:t>
      </w:r>
      <w:r w:rsidR="006F203C" w:rsidRPr="00DB237A">
        <w:rPr>
          <w:rFonts w:ascii="Times New Roman" w:hAnsi="Times New Roman" w:cs="Times New Roman"/>
          <w:sz w:val="24"/>
          <w:szCs w:val="24"/>
          <w:lang w:val="es-GT"/>
        </w:rPr>
        <w:t>a</w:t>
      </w:r>
      <w:r w:rsidRPr="00DB237A">
        <w:rPr>
          <w:rFonts w:ascii="Times New Roman" w:hAnsi="Times New Roman" w:cs="Times New Roman"/>
          <w:sz w:val="24"/>
          <w:szCs w:val="24"/>
          <w:lang w:val="es-GT"/>
        </w:rPr>
        <w:t xml:space="preserve"> a la </w:t>
      </w:r>
      <w:r w:rsidRPr="00DB237A">
        <w:rPr>
          <w:rFonts w:ascii="Times New Roman" w:hAnsi="Times New Roman" w:cs="Times New Roman"/>
          <w:sz w:val="24"/>
          <w:szCs w:val="24"/>
          <w:lang w:val="es-GT"/>
        </w:rPr>
        <w:lastRenderedPageBreak/>
        <w:t>medida</w:t>
      </w:r>
      <w:r w:rsidR="006F203C" w:rsidRPr="00DB237A">
        <w:rPr>
          <w:rFonts w:ascii="Times New Roman" w:hAnsi="Times New Roman" w:cs="Times New Roman"/>
          <w:sz w:val="24"/>
          <w:szCs w:val="24"/>
          <w:lang w:val="es-GT"/>
        </w:rPr>
        <w:t xml:space="preserve"> y la experiencia del personal a cargo del proyecto</w:t>
      </w:r>
      <w:r w:rsidRPr="00DB237A">
        <w:rPr>
          <w:rFonts w:ascii="Times New Roman" w:hAnsi="Times New Roman" w:cs="Times New Roman"/>
          <w:sz w:val="24"/>
          <w:szCs w:val="24"/>
          <w:lang w:val="es-GT"/>
        </w:rPr>
        <w:t xml:space="preserve">, se optará por </w:t>
      </w:r>
      <w:r w:rsidR="006F203C" w:rsidRPr="00DB237A">
        <w:rPr>
          <w:rFonts w:ascii="Times New Roman" w:hAnsi="Times New Roman" w:cs="Times New Roman"/>
          <w:sz w:val="24"/>
          <w:szCs w:val="24"/>
          <w:lang w:val="es-GT"/>
        </w:rPr>
        <w:t>el siguiente modelo de arquitectura de software</w:t>
      </w:r>
      <w:r w:rsidR="00997052">
        <w:rPr>
          <w:rFonts w:ascii="Times New Roman" w:hAnsi="Times New Roman" w:cs="Times New Roman"/>
          <w:sz w:val="24"/>
          <w:szCs w:val="24"/>
          <w:lang w:val="es-GT"/>
        </w:rPr>
        <w:t>.</w:t>
      </w:r>
    </w:p>
    <w:p w14:paraId="64D94C86" w14:textId="7A101AC6" w:rsidR="006F203C" w:rsidRPr="00DB237A" w:rsidRDefault="006F203C" w:rsidP="006F203C">
      <w:pPr>
        <w:pStyle w:val="Ttulo4"/>
      </w:pPr>
      <w:bookmarkStart w:id="301" w:name="_Toc41638819"/>
      <w:r w:rsidRPr="00DB237A">
        <w:t>Modelo Vista Controlador</w:t>
      </w:r>
      <w:r w:rsidR="00DB237A" w:rsidRPr="00DB237A">
        <w:t>.</w:t>
      </w:r>
      <w:bookmarkEnd w:id="301"/>
    </w:p>
    <w:p w14:paraId="68B719F6" w14:textId="08E3AF6A" w:rsidR="0015282F" w:rsidRPr="00DB237A" w:rsidRDefault="006F203C" w:rsidP="006F203C">
      <w:pPr>
        <w:ind w:left="1418"/>
        <w:rPr>
          <w:rFonts w:ascii="Times New Roman" w:hAnsi="Times New Roman" w:cs="Times New Roman"/>
          <w:sz w:val="24"/>
          <w:szCs w:val="24"/>
        </w:rPr>
      </w:pPr>
      <w:r w:rsidRPr="00DB237A">
        <w:rPr>
          <w:rFonts w:ascii="Times New Roman" w:hAnsi="Times New Roman" w:cs="Times New Roman"/>
          <w:sz w:val="24"/>
          <w:szCs w:val="24"/>
        </w:rPr>
        <w:t xml:space="preserve"> </w:t>
      </w:r>
      <w:r w:rsidR="0015282F" w:rsidRPr="00DB237A">
        <w:rPr>
          <w:rFonts w:ascii="Times New Roman" w:hAnsi="Times New Roman" w:cs="Times New Roman"/>
          <w:sz w:val="24"/>
          <w:szCs w:val="24"/>
        </w:rPr>
        <w:t xml:space="preserve">Divide el tratamiento </w:t>
      </w:r>
      <w:r w:rsidR="00DB237A" w:rsidRPr="00DB237A">
        <w:rPr>
          <w:rFonts w:ascii="Times New Roman" w:hAnsi="Times New Roman" w:cs="Times New Roman"/>
          <w:sz w:val="24"/>
          <w:szCs w:val="24"/>
        </w:rPr>
        <w:t>de información</w:t>
      </w:r>
      <w:r w:rsidR="0015282F" w:rsidRPr="00DB237A">
        <w:rPr>
          <w:rFonts w:ascii="Times New Roman" w:hAnsi="Times New Roman" w:cs="Times New Roman"/>
          <w:sz w:val="24"/>
          <w:szCs w:val="24"/>
        </w:rPr>
        <w:t xml:space="preserve"> de la aplicación en tres </w:t>
      </w:r>
      <w:r w:rsidR="00DB237A" w:rsidRPr="00DB237A">
        <w:rPr>
          <w:rFonts w:ascii="Times New Roman" w:hAnsi="Times New Roman" w:cs="Times New Roman"/>
          <w:sz w:val="24"/>
          <w:szCs w:val="24"/>
        </w:rPr>
        <w:t>componentes</w:t>
      </w:r>
      <w:r w:rsidR="0015282F" w:rsidRPr="00DB237A">
        <w:rPr>
          <w:rFonts w:ascii="Times New Roman" w:hAnsi="Times New Roman" w:cs="Times New Roman"/>
          <w:sz w:val="24"/>
          <w:szCs w:val="24"/>
        </w:rPr>
        <w:t xml:space="preserve"> de forma que la interpretación del procesamiento de estos sean en etapas dependientes una de la otra, </w:t>
      </w:r>
      <w:r w:rsidR="00536167">
        <w:rPr>
          <w:rFonts w:ascii="Times New Roman" w:hAnsi="Times New Roman" w:cs="Times New Roman"/>
          <w:sz w:val="24"/>
          <w:szCs w:val="24"/>
        </w:rPr>
        <w:t xml:space="preserve">ofrece la ventaja </w:t>
      </w:r>
      <w:r w:rsidR="0015282F" w:rsidRPr="00DB237A">
        <w:rPr>
          <w:rFonts w:ascii="Times New Roman" w:hAnsi="Times New Roman" w:cs="Times New Roman"/>
          <w:sz w:val="24"/>
          <w:szCs w:val="24"/>
        </w:rPr>
        <w:t xml:space="preserve">de ser multiplataforma (no tiene un estándar en cuanto a lenguajes de programación o sistemas operativos).  </w:t>
      </w:r>
    </w:p>
    <w:p w14:paraId="7977FF52" w14:textId="6C42E3C1" w:rsidR="00A633CE" w:rsidRDefault="0015282F" w:rsidP="00A633CE">
      <w:pPr>
        <w:ind w:left="1418"/>
        <w:rPr>
          <w:rFonts w:ascii="Times New Roman" w:hAnsi="Times New Roman" w:cs="Times New Roman"/>
          <w:sz w:val="24"/>
          <w:szCs w:val="24"/>
        </w:rPr>
      </w:pPr>
      <w:r w:rsidRPr="00DB237A">
        <w:rPr>
          <w:rFonts w:ascii="Times New Roman" w:hAnsi="Times New Roman" w:cs="Times New Roman"/>
          <w:sz w:val="24"/>
          <w:szCs w:val="24"/>
        </w:rPr>
        <w:t xml:space="preserve">Consecuente a lo anterior, se hará una síntesis </w:t>
      </w:r>
      <w:r w:rsidR="00DB237A" w:rsidRPr="00DB237A">
        <w:rPr>
          <w:rFonts w:ascii="Times New Roman" w:hAnsi="Times New Roman" w:cs="Times New Roman"/>
          <w:sz w:val="24"/>
          <w:szCs w:val="24"/>
        </w:rPr>
        <w:t>en relación con cada uno de los componentes que involucra.</w:t>
      </w:r>
    </w:p>
    <w:p w14:paraId="5D284844" w14:textId="77777777" w:rsidR="00A633CE" w:rsidRPr="00DB237A" w:rsidRDefault="00A633CE" w:rsidP="00A633CE">
      <w:pPr>
        <w:ind w:left="1418"/>
        <w:rPr>
          <w:rFonts w:ascii="Times New Roman" w:hAnsi="Times New Roman" w:cs="Times New Roman"/>
          <w:sz w:val="24"/>
          <w:szCs w:val="24"/>
        </w:rPr>
      </w:pPr>
    </w:p>
    <w:p w14:paraId="5EA7FCF8" w14:textId="3CF2C3B0" w:rsidR="00DB237A" w:rsidRPr="00DB237A" w:rsidRDefault="00DB237A" w:rsidP="00DB237A">
      <w:pPr>
        <w:pStyle w:val="Ttulo5"/>
      </w:pPr>
      <w:bookmarkStart w:id="302" w:name="_Toc41638820"/>
      <w:r w:rsidRPr="00DB237A">
        <w:t>Modelo.</w:t>
      </w:r>
      <w:bookmarkEnd w:id="302"/>
    </w:p>
    <w:p w14:paraId="484A029D" w14:textId="4B74B6D1" w:rsidR="00DB237A" w:rsidRDefault="00DB237A" w:rsidP="00054BCE">
      <w:pPr>
        <w:ind w:left="2835"/>
        <w:rPr>
          <w:rFonts w:ascii="Times New Roman" w:hAnsi="Times New Roman" w:cs="Times New Roman"/>
          <w:sz w:val="24"/>
          <w:szCs w:val="24"/>
          <w:lang w:val="es-GT"/>
        </w:rPr>
      </w:pPr>
      <w:r w:rsidRPr="00DB237A">
        <w:rPr>
          <w:rFonts w:ascii="Times New Roman" w:hAnsi="Times New Roman" w:cs="Times New Roman"/>
          <w:sz w:val="24"/>
          <w:szCs w:val="24"/>
          <w:lang w:val="es-GT"/>
        </w:rPr>
        <w:t>Parte del sistema donde se maneja toda la lógica del negocio, esto quiere decir la base de datos; también vela por la garantía de la persistencia de la información.</w:t>
      </w:r>
    </w:p>
    <w:p w14:paraId="57965993" w14:textId="77777777" w:rsidR="00886B1A" w:rsidRPr="00DB237A" w:rsidRDefault="00886B1A" w:rsidP="00997052">
      <w:pPr>
        <w:ind w:left="0" w:firstLine="0"/>
        <w:rPr>
          <w:rFonts w:ascii="Times New Roman" w:hAnsi="Times New Roman" w:cs="Times New Roman"/>
          <w:sz w:val="24"/>
          <w:szCs w:val="24"/>
          <w:lang w:val="es-GT"/>
        </w:rPr>
      </w:pPr>
    </w:p>
    <w:p w14:paraId="69C7CD40" w14:textId="0C7C5131" w:rsidR="00DB237A" w:rsidRPr="00DB237A" w:rsidRDefault="00DB237A" w:rsidP="00DB237A">
      <w:pPr>
        <w:pStyle w:val="Ttulo5"/>
      </w:pPr>
      <w:bookmarkStart w:id="303" w:name="_Toc41638821"/>
      <w:r w:rsidRPr="00DB237A">
        <w:t>Controlador.</w:t>
      </w:r>
      <w:bookmarkEnd w:id="303"/>
    </w:p>
    <w:p w14:paraId="02CE6B9E" w14:textId="77777777" w:rsidR="00A76404" w:rsidRDefault="00DB237A" w:rsidP="00054BCE">
      <w:pPr>
        <w:ind w:left="2835"/>
        <w:rPr>
          <w:rFonts w:ascii="Times New Roman" w:hAnsi="Times New Roman" w:cs="Times New Roman"/>
          <w:sz w:val="24"/>
          <w:szCs w:val="24"/>
          <w:lang w:val="es-GT"/>
        </w:rPr>
      </w:pPr>
      <w:r>
        <w:rPr>
          <w:rFonts w:ascii="Times New Roman" w:hAnsi="Times New Roman" w:cs="Times New Roman"/>
          <w:sz w:val="24"/>
          <w:szCs w:val="24"/>
          <w:lang w:val="es-GT"/>
        </w:rPr>
        <w:t>Actúa como canal de comunicación entre el modelo y la vista</w:t>
      </w:r>
      <w:r w:rsidR="000143EA">
        <w:rPr>
          <w:rFonts w:ascii="Times New Roman" w:hAnsi="Times New Roman" w:cs="Times New Roman"/>
          <w:sz w:val="24"/>
          <w:szCs w:val="24"/>
          <w:lang w:val="es-GT"/>
        </w:rPr>
        <w:t>.</w:t>
      </w:r>
    </w:p>
    <w:p w14:paraId="18436F96" w14:textId="433C7E84" w:rsidR="00DB237A" w:rsidRDefault="00DB237A" w:rsidP="00054BCE">
      <w:pPr>
        <w:ind w:left="2835"/>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143EA">
        <w:rPr>
          <w:rFonts w:ascii="Times New Roman" w:hAnsi="Times New Roman" w:cs="Times New Roman"/>
          <w:sz w:val="24"/>
          <w:szCs w:val="24"/>
          <w:lang w:val="es-GT"/>
        </w:rPr>
        <w:t>S</w:t>
      </w:r>
      <w:r>
        <w:rPr>
          <w:rFonts w:ascii="Times New Roman" w:hAnsi="Times New Roman" w:cs="Times New Roman"/>
          <w:sz w:val="24"/>
          <w:szCs w:val="24"/>
          <w:lang w:val="es-GT"/>
        </w:rPr>
        <w:t xml:space="preserve">e encarga de transformar los datos para que </w:t>
      </w:r>
      <w:r w:rsidR="000143EA">
        <w:rPr>
          <w:rFonts w:ascii="Times New Roman" w:hAnsi="Times New Roman" w:cs="Times New Roman"/>
          <w:sz w:val="24"/>
          <w:szCs w:val="24"/>
          <w:lang w:val="es-GT"/>
        </w:rPr>
        <w:t>el modelo interprete lo que envía y solicita la vista.</w:t>
      </w:r>
    </w:p>
    <w:p w14:paraId="508F72B2" w14:textId="0863F6E3" w:rsidR="00886B1A" w:rsidRDefault="000143EA" w:rsidP="00A76404">
      <w:pPr>
        <w:ind w:left="2835"/>
        <w:rPr>
          <w:rFonts w:ascii="Times New Roman" w:hAnsi="Times New Roman" w:cs="Times New Roman"/>
          <w:sz w:val="24"/>
          <w:szCs w:val="24"/>
          <w:lang w:val="es-GT"/>
        </w:rPr>
      </w:pPr>
      <w:r>
        <w:rPr>
          <w:rFonts w:ascii="Times New Roman" w:hAnsi="Times New Roman" w:cs="Times New Roman"/>
          <w:sz w:val="24"/>
          <w:szCs w:val="24"/>
          <w:lang w:val="es-GT"/>
        </w:rPr>
        <w:lastRenderedPageBreak/>
        <w:t>De la misma forma, el modelo contesta a la petición y envía la respuesta hacia la vista, el controlador convierte la información para que la vista la interprete y haga uso de tal.</w:t>
      </w:r>
    </w:p>
    <w:p w14:paraId="62D4BFF0" w14:textId="36823BB1" w:rsidR="000143EA" w:rsidRDefault="000143EA" w:rsidP="000143EA">
      <w:pPr>
        <w:pStyle w:val="Ttulo5"/>
      </w:pPr>
      <w:bookmarkStart w:id="304" w:name="_Toc41638822"/>
      <w:r>
        <w:t>Vista.</w:t>
      </w:r>
      <w:bookmarkEnd w:id="304"/>
    </w:p>
    <w:p w14:paraId="388559EE" w14:textId="4DBE9A8D" w:rsidR="00DB237A" w:rsidRPr="00DB237A" w:rsidRDefault="00977C76" w:rsidP="00A76404">
      <w:pPr>
        <w:ind w:left="2835"/>
        <w:rPr>
          <w:lang w:val="es-GT"/>
        </w:rPr>
      </w:pPr>
      <w:r>
        <w:rPr>
          <w:rFonts w:ascii="Times New Roman" w:hAnsi="Times New Roman" w:cs="Times New Roman"/>
          <w:sz w:val="24"/>
          <w:szCs w:val="24"/>
          <w:lang w:val="es-GT"/>
        </w:rPr>
        <w:t>Es la interfaz para el usuario final, en ella se elabora e ingresa toda la información que el cliente enviará al componente de más bajo nivel de abstracción, contiene las definiciones de los mecanismos de interacción con el controlador y el modelo, para que este último obtenga la respuesta que necesita (la información que demanda el cliente) y se la envíe por el mismo canal de comunicación.</w:t>
      </w:r>
    </w:p>
    <w:p w14:paraId="4BD869CE" w14:textId="459A3F34" w:rsidR="001E252F" w:rsidRDefault="00910774" w:rsidP="00822A1F">
      <w:pPr>
        <w:ind w:left="1981"/>
        <w:jc w:val="center"/>
      </w:pPr>
      <w:r>
        <w:rPr>
          <w:noProof/>
          <w:lang w:val="es-GT" w:eastAsia="es-GT"/>
        </w:rPr>
        <w:drawing>
          <wp:inline distT="0" distB="0" distL="0" distR="0" wp14:anchorId="49777F0A" wp14:editId="375177FB">
            <wp:extent cx="2825636" cy="2466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8611" cy="2512625"/>
                    </a:xfrm>
                    <a:prstGeom prst="rect">
                      <a:avLst/>
                    </a:prstGeom>
                  </pic:spPr>
                </pic:pic>
              </a:graphicData>
            </a:graphic>
          </wp:inline>
        </w:drawing>
      </w:r>
    </w:p>
    <w:p w14:paraId="442D29DC" w14:textId="268A7F92" w:rsidR="00106EFB" w:rsidRDefault="00431BF6" w:rsidP="00822A1F">
      <w:pPr>
        <w:ind w:left="2835"/>
        <w:rPr>
          <w:rFonts w:ascii="Times New Roman" w:hAnsi="Times New Roman" w:cs="Times New Roman"/>
          <w:sz w:val="20"/>
          <w:szCs w:val="20"/>
        </w:rPr>
      </w:pPr>
      <w:r>
        <w:rPr>
          <w:rFonts w:ascii="Times New Roman" w:hAnsi="Times New Roman" w:cs="Times New Roman"/>
          <w:sz w:val="20"/>
          <w:szCs w:val="20"/>
        </w:rPr>
        <w:t>Figura V</w:t>
      </w:r>
      <w:r w:rsidR="007B3657">
        <w:rPr>
          <w:rFonts w:ascii="Times New Roman" w:hAnsi="Times New Roman" w:cs="Times New Roman"/>
          <w:sz w:val="20"/>
          <w:szCs w:val="20"/>
        </w:rPr>
        <w:t>.</w:t>
      </w:r>
      <w:r w:rsidR="00910774" w:rsidRPr="00910774">
        <w:rPr>
          <w:rFonts w:ascii="Times New Roman" w:hAnsi="Times New Roman" w:cs="Times New Roman"/>
          <w:sz w:val="20"/>
          <w:szCs w:val="20"/>
        </w:rPr>
        <w:t xml:space="preserve"> </w:t>
      </w:r>
      <w:r w:rsidR="00910774" w:rsidRPr="00165CFD">
        <w:rPr>
          <w:rFonts w:ascii="Times New Roman" w:hAnsi="Times New Roman" w:cs="Times New Roman"/>
          <w:sz w:val="20"/>
          <w:szCs w:val="20"/>
          <w:lang w:val="es-GT"/>
        </w:rPr>
        <w:t>Representación</w:t>
      </w:r>
      <w:r w:rsidR="00910774" w:rsidRPr="00165CFD">
        <w:rPr>
          <w:rFonts w:ascii="Times New Roman" w:hAnsi="Times New Roman" w:cs="Times New Roman"/>
          <w:sz w:val="16"/>
          <w:szCs w:val="16"/>
        </w:rPr>
        <w:t xml:space="preserve"> </w:t>
      </w:r>
      <w:r w:rsidR="00910774" w:rsidRPr="00910774">
        <w:rPr>
          <w:rFonts w:ascii="Times New Roman" w:hAnsi="Times New Roman" w:cs="Times New Roman"/>
          <w:sz w:val="20"/>
          <w:szCs w:val="20"/>
        </w:rPr>
        <w:t xml:space="preserve">del funcionamiento e interacción de los componentes </w:t>
      </w:r>
      <w:r>
        <w:rPr>
          <w:rFonts w:ascii="Times New Roman" w:hAnsi="Times New Roman" w:cs="Times New Roman"/>
          <w:sz w:val="20"/>
          <w:szCs w:val="20"/>
        </w:rPr>
        <w:t xml:space="preserve">en </w:t>
      </w:r>
      <w:proofErr w:type="gramStart"/>
      <w:r>
        <w:rPr>
          <w:rFonts w:ascii="Times New Roman" w:hAnsi="Times New Roman" w:cs="Times New Roman"/>
          <w:sz w:val="20"/>
          <w:szCs w:val="20"/>
        </w:rPr>
        <w:t xml:space="preserve">el </w:t>
      </w:r>
      <w:r w:rsidR="00910774" w:rsidRPr="00910774">
        <w:rPr>
          <w:rFonts w:ascii="Times New Roman" w:hAnsi="Times New Roman" w:cs="Times New Roman"/>
          <w:sz w:val="20"/>
          <w:szCs w:val="20"/>
        </w:rPr>
        <w:t>modelo vista</w:t>
      </w:r>
      <w:proofErr w:type="gramEnd"/>
      <w:r w:rsidR="00910774" w:rsidRPr="00910774">
        <w:rPr>
          <w:rFonts w:ascii="Times New Roman" w:hAnsi="Times New Roman" w:cs="Times New Roman"/>
          <w:sz w:val="20"/>
          <w:szCs w:val="20"/>
        </w:rPr>
        <w:t xml:space="preserve"> controlador.</w:t>
      </w:r>
    </w:p>
    <w:p w14:paraId="3E24A1CA" w14:textId="6D693AEF" w:rsidR="00106EFB" w:rsidRDefault="00106EFB" w:rsidP="00A76404">
      <w:pPr>
        <w:ind w:left="2835"/>
        <w:rPr>
          <w:rFonts w:ascii="Times New Roman" w:hAnsi="Times New Roman" w:cs="Times New Roman"/>
          <w:sz w:val="20"/>
          <w:szCs w:val="20"/>
        </w:rPr>
      </w:pPr>
    </w:p>
    <w:p w14:paraId="7906C1AE" w14:textId="77777777" w:rsidR="00A633CE" w:rsidRPr="00886B1A" w:rsidRDefault="00A633CE" w:rsidP="00A76404">
      <w:pPr>
        <w:ind w:left="2835"/>
        <w:rPr>
          <w:rFonts w:ascii="Times New Roman" w:hAnsi="Times New Roman" w:cs="Times New Roman"/>
          <w:sz w:val="20"/>
          <w:szCs w:val="20"/>
        </w:rPr>
      </w:pPr>
    </w:p>
    <w:p w14:paraId="2BC5571E" w14:textId="6E119C4F" w:rsidR="00FD4DC8" w:rsidRPr="005E3947" w:rsidRDefault="00417DA0" w:rsidP="00FD4DC8">
      <w:pPr>
        <w:pStyle w:val="Ttulo5"/>
      </w:pPr>
      <w:bookmarkStart w:id="305" w:name="_Toc41638823"/>
      <w:r w:rsidRPr="005E3947">
        <w:lastRenderedPageBreak/>
        <w:t>Beneficios del Modelo Vista Controlador</w:t>
      </w:r>
      <w:bookmarkEnd w:id="305"/>
    </w:p>
    <w:p w14:paraId="3A6C6F50" w14:textId="54B0A05F" w:rsidR="002F24A2" w:rsidRPr="005E3947" w:rsidRDefault="002F24A2" w:rsidP="00CB28E8">
      <w:pPr>
        <w:pStyle w:val="Prrafodelista"/>
        <w:numPr>
          <w:ilvl w:val="1"/>
          <w:numId w:val="13"/>
        </w:numPr>
        <w:ind w:left="2835" w:firstLine="0"/>
        <w:rPr>
          <w:rFonts w:ascii="Times New Roman" w:hAnsi="Times New Roman" w:cs="Times New Roman"/>
          <w:sz w:val="24"/>
          <w:szCs w:val="24"/>
          <w:lang w:val="es-GT"/>
        </w:rPr>
      </w:pPr>
      <w:r w:rsidRPr="005E3947">
        <w:rPr>
          <w:rFonts w:ascii="Times New Roman" w:hAnsi="Times New Roman" w:cs="Times New Roman"/>
          <w:sz w:val="24"/>
          <w:szCs w:val="24"/>
          <w:lang w:val="es-GT"/>
        </w:rPr>
        <w:t>Permite el diseñar un sistema escalable.</w:t>
      </w:r>
    </w:p>
    <w:p w14:paraId="17054C88" w14:textId="58AB33AD" w:rsidR="00FD4DC8" w:rsidRPr="005E3947" w:rsidDel="000D62BF" w:rsidRDefault="00FD4DC8" w:rsidP="00FD4DC8">
      <w:pPr>
        <w:spacing w:line="240" w:lineRule="auto"/>
        <w:ind w:left="2835" w:firstLine="0"/>
        <w:rPr>
          <w:del w:id="306" w:author="RENOVATIO" w:date="2020-05-30T11:01:00Z"/>
          <w:rFonts w:ascii="Times New Roman" w:hAnsi="Times New Roman" w:cs="Times New Roman"/>
          <w:sz w:val="24"/>
          <w:szCs w:val="24"/>
          <w:lang w:val="es-GT"/>
        </w:rPr>
      </w:pPr>
    </w:p>
    <w:p w14:paraId="583229FB" w14:textId="10A2BB1D" w:rsidR="00FD4DC8" w:rsidRPr="005E3947" w:rsidRDefault="002F24A2" w:rsidP="00CB28E8">
      <w:pPr>
        <w:pStyle w:val="Prrafodelista"/>
        <w:numPr>
          <w:ilvl w:val="1"/>
          <w:numId w:val="13"/>
        </w:numPr>
        <w:ind w:left="3544" w:hanging="709"/>
        <w:rPr>
          <w:rFonts w:ascii="Times New Roman" w:hAnsi="Times New Roman" w:cs="Times New Roman"/>
          <w:sz w:val="24"/>
          <w:szCs w:val="24"/>
          <w:lang w:val="es-GT"/>
        </w:rPr>
      </w:pPr>
      <w:r w:rsidRPr="005E3947">
        <w:rPr>
          <w:rFonts w:ascii="Times New Roman" w:hAnsi="Times New Roman" w:cs="Times New Roman"/>
          <w:sz w:val="24"/>
          <w:szCs w:val="24"/>
          <w:lang w:val="es-GT"/>
        </w:rPr>
        <w:t>Separa en niveles lógicos más fáciles de interpretar la ubicación de las funcionalidades del sistema.</w:t>
      </w:r>
    </w:p>
    <w:p w14:paraId="2A57CB45" w14:textId="60AE9504" w:rsidR="00FD4DC8" w:rsidRPr="005E3947" w:rsidDel="000D62BF" w:rsidRDefault="00FD4DC8" w:rsidP="00FD4DC8">
      <w:pPr>
        <w:spacing w:line="240" w:lineRule="auto"/>
        <w:ind w:left="0" w:firstLine="0"/>
        <w:rPr>
          <w:del w:id="307" w:author="RENOVATIO" w:date="2020-05-30T11:01:00Z"/>
          <w:rFonts w:ascii="Times New Roman" w:hAnsi="Times New Roman" w:cs="Times New Roman"/>
          <w:sz w:val="24"/>
          <w:szCs w:val="24"/>
          <w:lang w:val="es-GT"/>
        </w:rPr>
      </w:pPr>
    </w:p>
    <w:p w14:paraId="277B7D69" w14:textId="3C517153" w:rsidR="002F24A2" w:rsidRPr="005E3947" w:rsidRDefault="00886B1A" w:rsidP="00CB28E8">
      <w:pPr>
        <w:pStyle w:val="Prrafodelista"/>
        <w:numPr>
          <w:ilvl w:val="1"/>
          <w:numId w:val="13"/>
        </w:numPr>
        <w:ind w:left="3544" w:hanging="709"/>
        <w:rPr>
          <w:rFonts w:ascii="Times New Roman" w:hAnsi="Times New Roman" w:cs="Times New Roman"/>
          <w:sz w:val="24"/>
          <w:szCs w:val="24"/>
          <w:lang w:val="es-GT"/>
        </w:rPr>
      </w:pPr>
      <w:r w:rsidRPr="005E3947">
        <w:rPr>
          <w:rFonts w:ascii="Times New Roman" w:hAnsi="Times New Roman" w:cs="Times New Roman"/>
          <w:sz w:val="24"/>
          <w:szCs w:val="24"/>
          <w:lang w:val="es-GT"/>
        </w:rPr>
        <w:t>V</w:t>
      </w:r>
      <w:r w:rsidR="002F24A2" w:rsidRPr="005E3947">
        <w:rPr>
          <w:rFonts w:ascii="Times New Roman" w:hAnsi="Times New Roman" w:cs="Times New Roman"/>
          <w:sz w:val="24"/>
          <w:szCs w:val="24"/>
          <w:lang w:val="es-GT"/>
        </w:rPr>
        <w:t>erificar el origen de un error</w:t>
      </w:r>
      <w:r w:rsidR="00FD4DC8" w:rsidRPr="005E3947">
        <w:rPr>
          <w:rFonts w:ascii="Times New Roman" w:hAnsi="Times New Roman" w:cs="Times New Roman"/>
          <w:sz w:val="24"/>
          <w:szCs w:val="24"/>
          <w:lang w:val="es-GT"/>
        </w:rPr>
        <w:t xml:space="preserve"> en cualquiera </w:t>
      </w:r>
      <w:r w:rsidR="00536167">
        <w:rPr>
          <w:rFonts w:ascii="Times New Roman" w:hAnsi="Times New Roman" w:cs="Times New Roman"/>
          <w:sz w:val="24"/>
          <w:szCs w:val="24"/>
          <w:lang w:val="es-GT"/>
        </w:rPr>
        <w:t>de los</w:t>
      </w:r>
      <w:r w:rsidR="00FD4DC8" w:rsidRPr="005E3947">
        <w:rPr>
          <w:rFonts w:ascii="Times New Roman" w:hAnsi="Times New Roman" w:cs="Times New Roman"/>
          <w:sz w:val="24"/>
          <w:szCs w:val="24"/>
          <w:lang w:val="es-GT"/>
        </w:rPr>
        <w:t xml:space="preserve"> tres componentes es</w:t>
      </w:r>
      <w:r w:rsidR="002F24A2" w:rsidRPr="005E3947">
        <w:rPr>
          <w:rFonts w:ascii="Times New Roman" w:hAnsi="Times New Roman" w:cs="Times New Roman"/>
          <w:sz w:val="24"/>
          <w:szCs w:val="24"/>
          <w:lang w:val="es-GT"/>
        </w:rPr>
        <w:t xml:space="preserve"> </w:t>
      </w:r>
      <w:r w:rsidR="00FD4DC8" w:rsidRPr="005E3947">
        <w:rPr>
          <w:rFonts w:ascii="Times New Roman" w:hAnsi="Times New Roman" w:cs="Times New Roman"/>
          <w:sz w:val="24"/>
          <w:szCs w:val="24"/>
          <w:lang w:val="es-GT"/>
        </w:rPr>
        <w:t>sencillo.</w:t>
      </w:r>
    </w:p>
    <w:p w14:paraId="6DC0E4E6" w14:textId="172B4831" w:rsidR="00FD4DC8" w:rsidRPr="005E3947" w:rsidDel="000D62BF" w:rsidRDefault="00FD4DC8" w:rsidP="00FD4DC8">
      <w:pPr>
        <w:spacing w:line="240" w:lineRule="auto"/>
        <w:ind w:left="0" w:firstLine="0"/>
        <w:rPr>
          <w:del w:id="308" w:author="RENOVATIO" w:date="2020-05-30T11:01:00Z"/>
          <w:rFonts w:ascii="Times New Roman" w:hAnsi="Times New Roman" w:cs="Times New Roman"/>
          <w:sz w:val="24"/>
          <w:szCs w:val="24"/>
          <w:lang w:val="es-GT"/>
        </w:rPr>
      </w:pPr>
    </w:p>
    <w:p w14:paraId="3852020A" w14:textId="3129D33F" w:rsidR="00FD4DC8" w:rsidRPr="005E3947" w:rsidRDefault="00FD4DC8" w:rsidP="00CB28E8">
      <w:pPr>
        <w:pStyle w:val="Prrafodelista"/>
        <w:numPr>
          <w:ilvl w:val="1"/>
          <w:numId w:val="13"/>
        </w:numPr>
        <w:ind w:left="2835" w:firstLine="0"/>
        <w:rPr>
          <w:rFonts w:ascii="Times New Roman" w:hAnsi="Times New Roman" w:cs="Times New Roman"/>
          <w:sz w:val="24"/>
          <w:szCs w:val="24"/>
          <w:lang w:val="es-GT"/>
        </w:rPr>
      </w:pPr>
      <w:r w:rsidRPr="005E3947">
        <w:rPr>
          <w:rFonts w:ascii="Times New Roman" w:hAnsi="Times New Roman" w:cs="Times New Roman"/>
          <w:sz w:val="24"/>
          <w:szCs w:val="24"/>
          <w:lang w:val="es-GT"/>
        </w:rPr>
        <w:t>Reutilización de código.</w:t>
      </w:r>
    </w:p>
    <w:p w14:paraId="37B1BAA4" w14:textId="43AAF1D1" w:rsidR="00FD4DC8" w:rsidRPr="005E3947" w:rsidDel="000D62BF" w:rsidRDefault="00FD4DC8" w:rsidP="00FD4DC8">
      <w:pPr>
        <w:pStyle w:val="Prrafodelista"/>
        <w:ind w:left="2835" w:firstLine="0"/>
        <w:rPr>
          <w:del w:id="309" w:author="RENOVATIO" w:date="2020-05-30T11:02:00Z"/>
          <w:rFonts w:ascii="Times New Roman" w:hAnsi="Times New Roman" w:cs="Times New Roman"/>
          <w:sz w:val="24"/>
          <w:szCs w:val="24"/>
          <w:lang w:val="es-GT"/>
        </w:rPr>
      </w:pPr>
    </w:p>
    <w:p w14:paraId="5A0A4EB7" w14:textId="3BB4E849" w:rsidR="00FE0733" w:rsidRPr="00C82BB8" w:rsidRDefault="00FD4DC8" w:rsidP="00C82BB8">
      <w:pPr>
        <w:pStyle w:val="Prrafodelista"/>
        <w:numPr>
          <w:ilvl w:val="1"/>
          <w:numId w:val="13"/>
        </w:numPr>
        <w:ind w:left="3544" w:hanging="709"/>
        <w:rPr>
          <w:rFonts w:ascii="Times New Roman" w:hAnsi="Times New Roman" w:cs="Times New Roman"/>
          <w:sz w:val="24"/>
          <w:szCs w:val="24"/>
          <w:lang w:val="es-GT"/>
        </w:rPr>
      </w:pPr>
      <w:r w:rsidRPr="005E3947">
        <w:rPr>
          <w:rFonts w:ascii="Times New Roman" w:hAnsi="Times New Roman" w:cs="Times New Roman"/>
          <w:sz w:val="24"/>
          <w:szCs w:val="24"/>
          <w:lang w:val="es-GT"/>
        </w:rPr>
        <w:t>Garantiza el control sobre el comportamiento de los componentes de la aplicación web en l</w:t>
      </w:r>
      <w:r w:rsidR="00886B1A" w:rsidRPr="005E3947">
        <w:rPr>
          <w:rFonts w:ascii="Times New Roman" w:hAnsi="Times New Roman" w:cs="Times New Roman"/>
          <w:sz w:val="24"/>
          <w:szCs w:val="24"/>
          <w:lang w:val="es-GT"/>
        </w:rPr>
        <w:t>as tres divisiones</w:t>
      </w:r>
      <w:r w:rsidR="00C82BB8">
        <w:rPr>
          <w:rFonts w:ascii="Times New Roman" w:hAnsi="Times New Roman" w:cs="Times New Roman"/>
          <w:sz w:val="24"/>
          <w:szCs w:val="24"/>
          <w:lang w:val="es-GT"/>
        </w:rPr>
        <w:t>.</w:t>
      </w:r>
    </w:p>
    <w:p w14:paraId="4D6FEE00" w14:textId="526A105A" w:rsidR="00FE0733" w:rsidRDefault="00FE0733" w:rsidP="00FE0733">
      <w:pPr>
        <w:pStyle w:val="Ttulo3"/>
      </w:pPr>
      <w:bookmarkStart w:id="310" w:name="_Toc41638824"/>
      <w:r>
        <w:t>Metodología de Gestión de proyecto y desarrollo de software.</w:t>
      </w:r>
      <w:bookmarkEnd w:id="310"/>
    </w:p>
    <w:p w14:paraId="4A0228A2" w14:textId="1E290719" w:rsidR="00D4498A" w:rsidRDefault="00D4498A" w:rsidP="00D4498A">
      <w:pPr>
        <w:ind w:left="851"/>
        <w:rPr>
          <w:rFonts w:ascii="Times New Roman" w:hAnsi="Times New Roman" w:cs="Times New Roman"/>
          <w:sz w:val="24"/>
          <w:szCs w:val="24"/>
          <w:lang w:val="es-GT"/>
        </w:rPr>
      </w:pPr>
      <w:r w:rsidRPr="00D4498A">
        <w:rPr>
          <w:rFonts w:ascii="Times New Roman" w:hAnsi="Times New Roman" w:cs="Times New Roman"/>
          <w:sz w:val="24"/>
          <w:szCs w:val="24"/>
          <w:lang w:val="es-GT"/>
        </w:rPr>
        <w:t xml:space="preserve">Se </w:t>
      </w:r>
      <w:commentRangeStart w:id="311"/>
      <w:r w:rsidRPr="00D4498A">
        <w:rPr>
          <w:rFonts w:ascii="Times New Roman" w:hAnsi="Times New Roman" w:cs="Times New Roman"/>
          <w:sz w:val="24"/>
          <w:szCs w:val="24"/>
          <w:lang w:val="es-GT"/>
        </w:rPr>
        <w:t xml:space="preserve">optará por utilizar una metodología </w:t>
      </w:r>
      <w:commentRangeEnd w:id="311"/>
      <w:r w:rsidR="000D62BF">
        <w:rPr>
          <w:rStyle w:val="Refdecomentario"/>
        </w:rPr>
        <w:commentReference w:id="311"/>
      </w:r>
      <w:r w:rsidRPr="00D4498A">
        <w:rPr>
          <w:rFonts w:ascii="Times New Roman" w:hAnsi="Times New Roman" w:cs="Times New Roman"/>
          <w:sz w:val="24"/>
          <w:szCs w:val="24"/>
          <w:lang w:val="es-GT"/>
        </w:rPr>
        <w:t>híbrida (Combinación de una tradicional y una ágil), tal es el caso de PM4R para la documentación</w:t>
      </w:r>
      <w:r>
        <w:rPr>
          <w:rFonts w:ascii="Times New Roman" w:hAnsi="Times New Roman" w:cs="Times New Roman"/>
          <w:sz w:val="24"/>
          <w:szCs w:val="24"/>
          <w:lang w:val="es-GT"/>
        </w:rPr>
        <w:t xml:space="preserve"> y gestión del proyecto; además de </w:t>
      </w:r>
      <w:r w:rsidRPr="00D4498A">
        <w:rPr>
          <w:rFonts w:ascii="Times New Roman" w:hAnsi="Times New Roman" w:cs="Times New Roman"/>
          <w:sz w:val="24"/>
          <w:szCs w:val="24"/>
          <w:lang w:val="es-GT"/>
        </w:rPr>
        <w:t>Scrum para el desarrollo de la aplicación web, esto acorde a lo visto en el marco teórico (Numeral seis (6)).</w:t>
      </w:r>
    </w:p>
    <w:p w14:paraId="27020E0B" w14:textId="2DC0D401" w:rsidR="00A633CE" w:rsidRDefault="00A633CE" w:rsidP="00D4498A">
      <w:pPr>
        <w:ind w:left="851"/>
        <w:rPr>
          <w:rFonts w:ascii="Times New Roman" w:hAnsi="Times New Roman" w:cs="Times New Roman"/>
          <w:sz w:val="24"/>
          <w:szCs w:val="24"/>
          <w:lang w:val="es-GT"/>
        </w:rPr>
      </w:pPr>
    </w:p>
    <w:p w14:paraId="5991EE9F" w14:textId="5A51B638" w:rsidR="00A633CE" w:rsidRDefault="00A633CE" w:rsidP="00D4498A">
      <w:pPr>
        <w:ind w:left="851"/>
        <w:rPr>
          <w:rFonts w:ascii="Times New Roman" w:hAnsi="Times New Roman" w:cs="Times New Roman"/>
          <w:sz w:val="24"/>
          <w:szCs w:val="24"/>
          <w:lang w:val="es-GT"/>
        </w:rPr>
      </w:pPr>
    </w:p>
    <w:p w14:paraId="0BC85EE2" w14:textId="77777777" w:rsidR="00A633CE" w:rsidRPr="00D4498A" w:rsidRDefault="00A633CE" w:rsidP="00D4498A">
      <w:pPr>
        <w:ind w:left="851"/>
        <w:rPr>
          <w:rFonts w:ascii="Times New Roman" w:hAnsi="Times New Roman" w:cs="Times New Roman"/>
          <w:sz w:val="24"/>
          <w:szCs w:val="24"/>
          <w:lang w:val="es-GT"/>
        </w:rPr>
      </w:pPr>
    </w:p>
    <w:p w14:paraId="1E13CE79" w14:textId="5037E33B" w:rsidR="003D24A2" w:rsidRPr="005E3947" w:rsidRDefault="00B0350C" w:rsidP="00D15DD9">
      <w:pPr>
        <w:pStyle w:val="Ttulo3"/>
      </w:pPr>
      <w:bookmarkStart w:id="312" w:name="_Toc41638825"/>
      <w:r w:rsidRPr="005E3947">
        <w:t>Herramientas tecnológicas</w:t>
      </w:r>
      <w:r w:rsidR="00D15DD9" w:rsidRPr="005E3947">
        <w:t xml:space="preserve"> para la elaboración del proyecto.</w:t>
      </w:r>
      <w:bookmarkEnd w:id="312"/>
    </w:p>
    <w:p w14:paraId="3F5CCBC0" w14:textId="3BD64CC5" w:rsidR="00CC229D" w:rsidRPr="005E3947" w:rsidRDefault="00CC229D" w:rsidP="00CC229D">
      <w:pPr>
        <w:ind w:left="851"/>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Anteriormente, se hizo </w:t>
      </w:r>
      <w:r w:rsidR="00D82876" w:rsidRPr="005E3947">
        <w:rPr>
          <w:rFonts w:ascii="Times New Roman" w:hAnsi="Times New Roman" w:cs="Times New Roman"/>
          <w:sz w:val="24"/>
          <w:szCs w:val="24"/>
          <w:lang w:val="es-GT"/>
        </w:rPr>
        <w:t xml:space="preserve">referencia </w:t>
      </w:r>
      <w:r w:rsidR="00A76404">
        <w:rPr>
          <w:rFonts w:ascii="Times New Roman" w:hAnsi="Times New Roman" w:cs="Times New Roman"/>
          <w:sz w:val="24"/>
          <w:szCs w:val="24"/>
          <w:lang w:val="es-GT"/>
        </w:rPr>
        <w:t>respecto a la utilización de</w:t>
      </w:r>
      <w:r w:rsidRPr="005E3947">
        <w:rPr>
          <w:rFonts w:ascii="Times New Roman" w:hAnsi="Times New Roman" w:cs="Times New Roman"/>
          <w:sz w:val="24"/>
          <w:szCs w:val="24"/>
          <w:lang w:val="es-GT"/>
        </w:rPr>
        <w:t xml:space="preserve"> softwares Open </w:t>
      </w:r>
      <w:proofErr w:type="spellStart"/>
      <w:r w:rsidRPr="005E3947">
        <w:rPr>
          <w:rFonts w:ascii="Times New Roman" w:hAnsi="Times New Roman" w:cs="Times New Roman"/>
          <w:sz w:val="24"/>
          <w:szCs w:val="24"/>
          <w:lang w:val="es-GT"/>
        </w:rPr>
        <w:t>Source</w:t>
      </w:r>
      <w:proofErr w:type="spellEnd"/>
      <w:r w:rsidRPr="005E3947">
        <w:rPr>
          <w:rFonts w:ascii="Times New Roman" w:hAnsi="Times New Roman" w:cs="Times New Roman"/>
          <w:sz w:val="24"/>
          <w:szCs w:val="24"/>
          <w:lang w:val="es-GT"/>
        </w:rPr>
        <w:t xml:space="preserve"> en la elaboración e implementación de la aplicación </w:t>
      </w:r>
      <w:r w:rsidR="006D3BC2" w:rsidRPr="005E3947">
        <w:rPr>
          <w:rFonts w:ascii="Times New Roman" w:hAnsi="Times New Roman" w:cs="Times New Roman"/>
          <w:sz w:val="24"/>
          <w:szCs w:val="24"/>
          <w:lang w:val="es-GT"/>
        </w:rPr>
        <w:t>web;</w:t>
      </w:r>
      <w:r w:rsidR="003353C2" w:rsidRPr="005E3947">
        <w:rPr>
          <w:rFonts w:ascii="Times New Roman" w:hAnsi="Times New Roman" w:cs="Times New Roman"/>
          <w:sz w:val="24"/>
          <w:szCs w:val="24"/>
          <w:lang w:val="es-GT"/>
        </w:rPr>
        <w:t xml:space="preserve"> en tal aspecto a continuación se expresan las razones:</w:t>
      </w:r>
    </w:p>
    <w:p w14:paraId="32010B48" w14:textId="5753FC71" w:rsidR="00B0350C" w:rsidRPr="005E3947" w:rsidRDefault="00B0350C" w:rsidP="00A76404">
      <w:pPr>
        <w:pStyle w:val="Prrafodelista"/>
        <w:numPr>
          <w:ilvl w:val="0"/>
          <w:numId w:val="27"/>
        </w:numPr>
        <w:ind w:left="2552" w:hanging="851"/>
        <w:rPr>
          <w:rFonts w:ascii="Times New Roman" w:hAnsi="Times New Roman" w:cs="Times New Roman"/>
          <w:sz w:val="24"/>
          <w:szCs w:val="24"/>
          <w:lang w:val="es-GT"/>
        </w:rPr>
      </w:pPr>
      <w:r w:rsidRPr="005E3947">
        <w:rPr>
          <w:rFonts w:ascii="Times New Roman" w:hAnsi="Times New Roman" w:cs="Times New Roman"/>
          <w:sz w:val="24"/>
          <w:szCs w:val="24"/>
          <w:lang w:val="es-GT"/>
        </w:rPr>
        <w:lastRenderedPageBreak/>
        <w:t>No representa</w:t>
      </w:r>
      <w:r w:rsidR="003353C2" w:rsidRPr="005E3947">
        <w:rPr>
          <w:rFonts w:ascii="Times New Roman" w:hAnsi="Times New Roman" w:cs="Times New Roman"/>
          <w:sz w:val="24"/>
          <w:szCs w:val="24"/>
          <w:lang w:val="es-GT"/>
        </w:rPr>
        <w:t>rán</w:t>
      </w:r>
      <w:r w:rsidRPr="005E3947">
        <w:rPr>
          <w:rFonts w:ascii="Times New Roman" w:hAnsi="Times New Roman" w:cs="Times New Roman"/>
          <w:sz w:val="24"/>
          <w:szCs w:val="24"/>
          <w:lang w:val="es-GT"/>
        </w:rPr>
        <w:t xml:space="preserve"> erogación económica.</w:t>
      </w:r>
    </w:p>
    <w:p w14:paraId="643C4377" w14:textId="4B59C62B" w:rsidR="00B0350C" w:rsidRPr="005E3947" w:rsidRDefault="003353C2" w:rsidP="00A76404">
      <w:pPr>
        <w:pStyle w:val="Prrafodelista"/>
        <w:numPr>
          <w:ilvl w:val="0"/>
          <w:numId w:val="27"/>
        </w:numPr>
        <w:ind w:left="2552"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Conocimiento de</w:t>
      </w:r>
      <w:r w:rsidR="00B0350C" w:rsidRPr="005E3947">
        <w:rPr>
          <w:rFonts w:ascii="Times New Roman" w:hAnsi="Times New Roman" w:cs="Times New Roman"/>
          <w:sz w:val="24"/>
          <w:szCs w:val="24"/>
          <w:lang w:val="es-GT"/>
        </w:rPr>
        <w:t xml:space="preserve"> las tecnologías a utilizar.</w:t>
      </w:r>
    </w:p>
    <w:p w14:paraId="4089AC68" w14:textId="5B04A1C6" w:rsidR="00B0350C" w:rsidRPr="005E3947" w:rsidRDefault="003353C2" w:rsidP="00A76404">
      <w:pPr>
        <w:pStyle w:val="Prrafodelista"/>
        <w:numPr>
          <w:ilvl w:val="0"/>
          <w:numId w:val="27"/>
        </w:numPr>
        <w:ind w:left="2552"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G</w:t>
      </w:r>
      <w:r w:rsidR="00B0350C" w:rsidRPr="005E3947">
        <w:rPr>
          <w:rFonts w:ascii="Times New Roman" w:hAnsi="Times New Roman" w:cs="Times New Roman"/>
          <w:sz w:val="24"/>
          <w:szCs w:val="24"/>
          <w:lang w:val="es-GT"/>
        </w:rPr>
        <w:t>arantiza</w:t>
      </w:r>
      <w:r w:rsidRPr="005E3947">
        <w:rPr>
          <w:rFonts w:ascii="Times New Roman" w:hAnsi="Times New Roman" w:cs="Times New Roman"/>
          <w:sz w:val="24"/>
          <w:szCs w:val="24"/>
          <w:lang w:val="es-GT"/>
        </w:rPr>
        <w:t>n</w:t>
      </w:r>
      <w:r w:rsidR="00B0350C" w:rsidRPr="005E3947">
        <w:rPr>
          <w:rFonts w:ascii="Times New Roman" w:hAnsi="Times New Roman" w:cs="Times New Roman"/>
          <w:sz w:val="24"/>
          <w:szCs w:val="24"/>
          <w:lang w:val="es-GT"/>
        </w:rPr>
        <w:t xml:space="preserve"> la continuidad</w:t>
      </w:r>
      <w:r w:rsidRPr="005E3947">
        <w:rPr>
          <w:rFonts w:ascii="Times New Roman" w:hAnsi="Times New Roman" w:cs="Times New Roman"/>
          <w:sz w:val="24"/>
          <w:szCs w:val="24"/>
          <w:lang w:val="es-GT"/>
        </w:rPr>
        <w:t xml:space="preserve"> y mejoramiento</w:t>
      </w:r>
      <w:r w:rsidR="00B0350C" w:rsidRPr="005E3947">
        <w:rPr>
          <w:rFonts w:ascii="Times New Roman" w:hAnsi="Times New Roman" w:cs="Times New Roman"/>
          <w:sz w:val="24"/>
          <w:szCs w:val="24"/>
          <w:lang w:val="es-GT"/>
        </w:rPr>
        <w:t xml:space="preserve"> </w:t>
      </w:r>
      <w:r w:rsidRPr="005E3947">
        <w:rPr>
          <w:rFonts w:ascii="Times New Roman" w:hAnsi="Times New Roman" w:cs="Times New Roman"/>
          <w:sz w:val="24"/>
          <w:szCs w:val="24"/>
          <w:lang w:val="es-GT"/>
        </w:rPr>
        <w:t>de los productos, pues constantemente se encuentran en actualización.</w:t>
      </w:r>
    </w:p>
    <w:p w14:paraId="06B0ED0E" w14:textId="0FDD65CF" w:rsidR="003353C2" w:rsidRPr="005E3947" w:rsidRDefault="003353C2" w:rsidP="00A76404">
      <w:pPr>
        <w:pStyle w:val="Prrafodelista"/>
        <w:numPr>
          <w:ilvl w:val="0"/>
          <w:numId w:val="27"/>
        </w:numPr>
        <w:ind w:left="2552"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Existe una documentación amplia acerca </w:t>
      </w:r>
      <w:r w:rsidR="00536167">
        <w:rPr>
          <w:rFonts w:ascii="Times New Roman" w:hAnsi="Times New Roman" w:cs="Times New Roman"/>
          <w:sz w:val="24"/>
          <w:szCs w:val="24"/>
          <w:lang w:val="es-GT"/>
        </w:rPr>
        <w:t>del</w:t>
      </w:r>
      <w:r w:rsidRPr="005E3947">
        <w:rPr>
          <w:rFonts w:ascii="Times New Roman" w:hAnsi="Times New Roman" w:cs="Times New Roman"/>
          <w:sz w:val="24"/>
          <w:szCs w:val="24"/>
          <w:lang w:val="es-GT"/>
        </w:rPr>
        <w:t xml:space="preserve"> funcionamiento y utilización.</w:t>
      </w:r>
    </w:p>
    <w:p w14:paraId="641C800C" w14:textId="198B600F" w:rsidR="00822A1F" w:rsidRDefault="003353C2" w:rsidP="00A633CE">
      <w:pPr>
        <w:pStyle w:val="Prrafodelista"/>
        <w:numPr>
          <w:ilvl w:val="0"/>
          <w:numId w:val="27"/>
        </w:numPr>
        <w:ind w:left="2552"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Son escalables.</w:t>
      </w:r>
    </w:p>
    <w:p w14:paraId="12F0D4BA" w14:textId="77777777" w:rsidR="00A633CE" w:rsidRPr="00A633CE" w:rsidRDefault="00A633CE" w:rsidP="00A633CE">
      <w:pPr>
        <w:pStyle w:val="Prrafodelista"/>
        <w:ind w:left="2552" w:firstLine="0"/>
        <w:rPr>
          <w:rFonts w:ascii="Times New Roman" w:hAnsi="Times New Roman" w:cs="Times New Roman"/>
          <w:sz w:val="24"/>
          <w:szCs w:val="24"/>
          <w:lang w:val="es-GT"/>
        </w:rPr>
      </w:pPr>
    </w:p>
    <w:p w14:paraId="5ED394D9" w14:textId="5E9A8827" w:rsidR="005E3947" w:rsidRPr="001A2B68" w:rsidRDefault="005E3947" w:rsidP="005E3947">
      <w:pPr>
        <w:pStyle w:val="Ttulo4"/>
      </w:pPr>
      <w:bookmarkStart w:id="313" w:name="_Toc41638826"/>
      <w:r w:rsidRPr="001A2B68">
        <w:t>Navegador web</w:t>
      </w:r>
      <w:r w:rsidR="001A2B68" w:rsidRPr="001A2B68">
        <w:t>.</w:t>
      </w:r>
      <w:bookmarkEnd w:id="313"/>
    </w:p>
    <w:p w14:paraId="66137884" w14:textId="7D8B0034" w:rsidR="005E3947" w:rsidRPr="001A2B68" w:rsidRDefault="0031666E" w:rsidP="0057405F">
      <w:pPr>
        <w:ind w:left="1418"/>
        <w:rPr>
          <w:rFonts w:ascii="Times New Roman" w:hAnsi="Times New Roman" w:cs="Times New Roman"/>
          <w:sz w:val="24"/>
          <w:szCs w:val="24"/>
          <w:lang w:val="es-GT"/>
        </w:rPr>
      </w:pPr>
      <w:r w:rsidRPr="001A2B68">
        <w:rPr>
          <w:rFonts w:ascii="Times New Roman" w:hAnsi="Times New Roman" w:cs="Times New Roman"/>
          <w:sz w:val="24"/>
          <w:szCs w:val="24"/>
          <w:lang w:val="es-GT"/>
        </w:rPr>
        <w:t>El software de sistema de</w:t>
      </w:r>
      <w:r w:rsidR="00D4498A">
        <w:rPr>
          <w:rFonts w:ascii="Times New Roman" w:hAnsi="Times New Roman" w:cs="Times New Roman"/>
          <w:sz w:val="24"/>
          <w:szCs w:val="24"/>
          <w:lang w:val="es-GT"/>
        </w:rPr>
        <w:t xml:space="preserve"> gestión de</w:t>
      </w:r>
      <w:r w:rsidRPr="001A2B68">
        <w:rPr>
          <w:rFonts w:ascii="Times New Roman" w:hAnsi="Times New Roman" w:cs="Times New Roman"/>
          <w:sz w:val="24"/>
          <w:szCs w:val="24"/>
          <w:lang w:val="es-GT"/>
        </w:rPr>
        <w:t xml:space="preserve"> inventario al desarrollarse </w:t>
      </w:r>
      <w:r w:rsidR="00822A1F">
        <w:rPr>
          <w:rFonts w:ascii="Times New Roman" w:hAnsi="Times New Roman" w:cs="Times New Roman"/>
          <w:sz w:val="24"/>
          <w:szCs w:val="24"/>
          <w:lang w:val="es-GT"/>
        </w:rPr>
        <w:t xml:space="preserve">con </w:t>
      </w:r>
      <w:r w:rsidR="00822A1F" w:rsidRPr="001A2B68">
        <w:rPr>
          <w:rFonts w:ascii="Times New Roman" w:hAnsi="Times New Roman" w:cs="Times New Roman"/>
          <w:sz w:val="24"/>
          <w:szCs w:val="24"/>
          <w:lang w:val="es-GT"/>
        </w:rPr>
        <w:t>tecnologías</w:t>
      </w:r>
      <w:r w:rsidRPr="001A2B68">
        <w:rPr>
          <w:rFonts w:ascii="Times New Roman" w:hAnsi="Times New Roman" w:cs="Times New Roman"/>
          <w:sz w:val="24"/>
          <w:szCs w:val="24"/>
          <w:lang w:val="es-GT"/>
        </w:rPr>
        <w:t xml:space="preserve"> web, necesita</w:t>
      </w:r>
      <w:r w:rsidR="00D4498A">
        <w:rPr>
          <w:rFonts w:ascii="Times New Roman" w:hAnsi="Times New Roman" w:cs="Times New Roman"/>
          <w:sz w:val="24"/>
          <w:szCs w:val="24"/>
          <w:lang w:val="es-GT"/>
        </w:rPr>
        <w:t>rá</w:t>
      </w:r>
      <w:r w:rsidRPr="001A2B68">
        <w:rPr>
          <w:rFonts w:ascii="Times New Roman" w:hAnsi="Times New Roman" w:cs="Times New Roman"/>
          <w:sz w:val="24"/>
          <w:szCs w:val="24"/>
          <w:lang w:val="es-GT"/>
        </w:rPr>
        <w:t xml:space="preserve"> vitalmente para su funcionamiento de un browser</w:t>
      </w:r>
      <w:r w:rsidR="001A2B68">
        <w:rPr>
          <w:rFonts w:ascii="Times New Roman" w:hAnsi="Times New Roman" w:cs="Times New Roman"/>
          <w:sz w:val="24"/>
          <w:szCs w:val="24"/>
          <w:lang w:val="es-GT"/>
        </w:rPr>
        <w:t xml:space="preserve">, asimismo de </w:t>
      </w:r>
      <w:proofErr w:type="spellStart"/>
      <w:r w:rsidR="001A2B68">
        <w:rPr>
          <w:rFonts w:ascii="Times New Roman" w:hAnsi="Times New Roman" w:cs="Times New Roman"/>
          <w:sz w:val="24"/>
          <w:szCs w:val="24"/>
          <w:lang w:val="es-GT"/>
        </w:rPr>
        <w:t>plugins</w:t>
      </w:r>
      <w:proofErr w:type="spellEnd"/>
      <w:r w:rsidR="001A2B68">
        <w:rPr>
          <w:rFonts w:ascii="Times New Roman" w:hAnsi="Times New Roman" w:cs="Times New Roman"/>
          <w:sz w:val="24"/>
          <w:szCs w:val="24"/>
          <w:lang w:val="es-GT"/>
        </w:rPr>
        <w:t xml:space="preserve">, </w:t>
      </w:r>
      <w:proofErr w:type="spellStart"/>
      <w:r w:rsidR="001A2B68">
        <w:rPr>
          <w:rFonts w:ascii="Times New Roman" w:hAnsi="Times New Roman" w:cs="Times New Roman"/>
          <w:sz w:val="24"/>
          <w:szCs w:val="24"/>
          <w:lang w:val="es-GT"/>
        </w:rPr>
        <w:t>frameworks</w:t>
      </w:r>
      <w:proofErr w:type="spellEnd"/>
      <w:r w:rsidR="001A2B68">
        <w:rPr>
          <w:rFonts w:ascii="Times New Roman" w:hAnsi="Times New Roman" w:cs="Times New Roman"/>
          <w:sz w:val="24"/>
          <w:szCs w:val="24"/>
          <w:lang w:val="es-GT"/>
        </w:rPr>
        <w:t xml:space="preserve"> y </w:t>
      </w:r>
      <w:proofErr w:type="spellStart"/>
      <w:r w:rsidR="001A2B68">
        <w:rPr>
          <w:rFonts w:ascii="Times New Roman" w:hAnsi="Times New Roman" w:cs="Times New Roman"/>
          <w:sz w:val="24"/>
          <w:szCs w:val="24"/>
          <w:lang w:val="es-GT"/>
        </w:rPr>
        <w:t>templates</w:t>
      </w:r>
      <w:proofErr w:type="spellEnd"/>
      <w:r w:rsidR="001A2B68" w:rsidRPr="001A2B68">
        <w:rPr>
          <w:rFonts w:ascii="Times New Roman" w:hAnsi="Times New Roman" w:cs="Times New Roman"/>
          <w:sz w:val="24"/>
          <w:szCs w:val="24"/>
          <w:lang w:val="es-GT"/>
        </w:rPr>
        <w:t xml:space="preserve"> que posteriormente se describirán</w:t>
      </w:r>
      <w:r w:rsidR="001A2B68">
        <w:rPr>
          <w:rFonts w:ascii="Times New Roman" w:hAnsi="Times New Roman" w:cs="Times New Roman"/>
          <w:sz w:val="24"/>
          <w:szCs w:val="24"/>
          <w:lang w:val="es-GT"/>
        </w:rPr>
        <w:t>;</w:t>
      </w:r>
      <w:r w:rsidR="001A2B68" w:rsidRPr="001A2B68">
        <w:rPr>
          <w:rFonts w:ascii="Times New Roman" w:hAnsi="Times New Roman" w:cs="Times New Roman"/>
          <w:sz w:val="24"/>
          <w:szCs w:val="24"/>
          <w:lang w:val="es-GT"/>
        </w:rPr>
        <w:t xml:space="preserve"> para su funcionamiento se ofrecerá una aplicación web responsiva (se adapta a cualquier dispositivo</w:t>
      </w:r>
      <w:r w:rsidR="001A2B68">
        <w:rPr>
          <w:rFonts w:ascii="Times New Roman" w:hAnsi="Times New Roman" w:cs="Times New Roman"/>
          <w:sz w:val="24"/>
          <w:szCs w:val="24"/>
          <w:lang w:val="es-GT"/>
        </w:rPr>
        <w:t xml:space="preserve"> computacional</w:t>
      </w:r>
      <w:r w:rsidR="001A2B68" w:rsidRPr="001A2B68">
        <w:rPr>
          <w:rFonts w:ascii="Times New Roman" w:hAnsi="Times New Roman" w:cs="Times New Roman"/>
          <w:sz w:val="24"/>
          <w:szCs w:val="24"/>
          <w:lang w:val="es-GT"/>
        </w:rPr>
        <w:t xml:space="preserve"> y soporta compatibilidad con los navegadores).</w:t>
      </w:r>
    </w:p>
    <w:p w14:paraId="559A20C9" w14:textId="1243C0E6" w:rsidR="00E70DB1" w:rsidRDefault="001A2B68" w:rsidP="00C82BB8">
      <w:pPr>
        <w:ind w:left="1418"/>
        <w:rPr>
          <w:rFonts w:ascii="Times New Roman" w:hAnsi="Times New Roman" w:cs="Times New Roman"/>
          <w:sz w:val="24"/>
          <w:szCs w:val="24"/>
        </w:rPr>
      </w:pPr>
      <w:r>
        <w:rPr>
          <w:rFonts w:ascii="Times New Roman" w:hAnsi="Times New Roman" w:cs="Times New Roman"/>
          <w:sz w:val="24"/>
          <w:szCs w:val="24"/>
          <w:lang w:val="es-GT"/>
        </w:rPr>
        <w:t xml:space="preserve">Por lo anterior, </w:t>
      </w:r>
      <w:r w:rsidR="00D4498A">
        <w:rPr>
          <w:rFonts w:ascii="Times New Roman" w:hAnsi="Times New Roman" w:cs="Times New Roman"/>
          <w:sz w:val="24"/>
          <w:szCs w:val="24"/>
          <w:lang w:val="es-GT"/>
        </w:rPr>
        <w:t>a causa de</w:t>
      </w:r>
      <w:r>
        <w:rPr>
          <w:rFonts w:ascii="Times New Roman" w:hAnsi="Times New Roman" w:cs="Times New Roman"/>
          <w:sz w:val="24"/>
          <w:szCs w:val="24"/>
          <w:lang w:val="es-GT"/>
        </w:rPr>
        <w:t xml:space="preserve"> las circunstancias, política</w:t>
      </w:r>
      <w:r w:rsidR="00FF2506">
        <w:rPr>
          <w:rFonts w:ascii="Times New Roman" w:hAnsi="Times New Roman" w:cs="Times New Roman"/>
          <w:sz w:val="24"/>
          <w:szCs w:val="24"/>
          <w:lang w:val="es-GT"/>
        </w:rPr>
        <w:t>s</w:t>
      </w:r>
      <w:r>
        <w:rPr>
          <w:rFonts w:ascii="Times New Roman" w:hAnsi="Times New Roman" w:cs="Times New Roman"/>
          <w:sz w:val="24"/>
          <w:szCs w:val="24"/>
          <w:lang w:val="es-GT"/>
        </w:rPr>
        <w:t xml:space="preserve"> y recursos que posee -INACIF- el navegador</w:t>
      </w:r>
      <w:r w:rsidR="004C438B">
        <w:rPr>
          <w:rFonts w:ascii="Times New Roman" w:hAnsi="Times New Roman" w:cs="Times New Roman"/>
          <w:sz w:val="24"/>
          <w:szCs w:val="24"/>
          <w:lang w:val="es-GT"/>
        </w:rPr>
        <w:t xml:space="preserve"> principal </w:t>
      </w:r>
      <w:r>
        <w:rPr>
          <w:rFonts w:ascii="Times New Roman" w:hAnsi="Times New Roman" w:cs="Times New Roman"/>
          <w:sz w:val="24"/>
          <w:szCs w:val="24"/>
          <w:lang w:val="es-GT"/>
        </w:rPr>
        <w:t>para el funcionamiento</w:t>
      </w:r>
      <w:r w:rsidR="00FF2506">
        <w:rPr>
          <w:rFonts w:ascii="Times New Roman" w:hAnsi="Times New Roman" w:cs="Times New Roman"/>
          <w:sz w:val="24"/>
          <w:szCs w:val="24"/>
          <w:lang w:val="es-GT"/>
        </w:rPr>
        <w:t xml:space="preserve"> del software</w:t>
      </w:r>
      <w:r>
        <w:rPr>
          <w:rFonts w:ascii="Times New Roman" w:hAnsi="Times New Roman" w:cs="Times New Roman"/>
          <w:sz w:val="24"/>
          <w:szCs w:val="24"/>
          <w:lang w:val="es-GT"/>
        </w:rPr>
        <w:t xml:space="preserve"> será </w:t>
      </w:r>
      <w:proofErr w:type="spellStart"/>
      <w:r>
        <w:rPr>
          <w:rFonts w:ascii="Times New Roman" w:hAnsi="Times New Roman" w:cs="Times New Roman"/>
          <w:sz w:val="24"/>
          <w:szCs w:val="24"/>
          <w:lang w:val="es-GT"/>
        </w:rPr>
        <w:t>mozilla</w:t>
      </w:r>
      <w:proofErr w:type="spellEnd"/>
      <w:r>
        <w:rPr>
          <w:rFonts w:ascii="Times New Roman" w:hAnsi="Times New Roman" w:cs="Times New Roman"/>
          <w:sz w:val="24"/>
          <w:szCs w:val="24"/>
          <w:lang w:val="es-GT"/>
        </w:rPr>
        <w:t xml:space="preserve"> </w:t>
      </w:r>
      <w:r w:rsidR="00FF2506">
        <w:rPr>
          <w:rFonts w:ascii="Times New Roman" w:hAnsi="Times New Roman" w:cs="Times New Roman"/>
          <w:sz w:val="24"/>
          <w:szCs w:val="24"/>
          <w:lang w:val="es-GT"/>
        </w:rPr>
        <w:t xml:space="preserve">Firefox </w:t>
      </w:r>
      <w:r w:rsidR="003C1FD8">
        <w:rPr>
          <w:rFonts w:ascii="Times New Roman" w:hAnsi="Times New Roman" w:cs="Times New Roman"/>
          <w:sz w:val="24"/>
          <w:szCs w:val="24"/>
          <w:lang w:val="es-GT"/>
        </w:rPr>
        <w:t>a partir</w:t>
      </w:r>
      <w:r w:rsidR="00FF2506">
        <w:rPr>
          <w:rFonts w:ascii="Times New Roman" w:hAnsi="Times New Roman" w:cs="Times New Roman"/>
          <w:sz w:val="24"/>
          <w:szCs w:val="24"/>
          <w:lang w:val="es-GT"/>
        </w:rPr>
        <w:t xml:space="preserve"> de la</w:t>
      </w:r>
      <w:r w:rsidR="003C1FD8">
        <w:rPr>
          <w:rFonts w:ascii="Times New Roman" w:hAnsi="Times New Roman" w:cs="Times New Roman"/>
          <w:sz w:val="24"/>
          <w:szCs w:val="24"/>
          <w:lang w:val="es-GT"/>
        </w:rPr>
        <w:t xml:space="preserve"> versión </w:t>
      </w:r>
      <w:r w:rsidR="00FF2506">
        <w:rPr>
          <w:rFonts w:ascii="Times New Roman" w:hAnsi="Times New Roman" w:cs="Times New Roman"/>
          <w:sz w:val="24"/>
          <w:szCs w:val="24"/>
          <w:lang w:val="es-GT"/>
        </w:rPr>
        <w:t xml:space="preserve"> 36.0 (se publicó el veinticuatro de marzo de dos mil quince) hasta la actual (75.0, la cual se lanzó el </w:t>
      </w:r>
      <w:r w:rsidR="00C00B91">
        <w:rPr>
          <w:rFonts w:ascii="Times New Roman" w:hAnsi="Times New Roman" w:cs="Times New Roman"/>
          <w:sz w:val="24"/>
          <w:szCs w:val="24"/>
          <w:lang w:val="es-GT"/>
        </w:rPr>
        <w:t>diez</w:t>
      </w:r>
      <w:r w:rsidR="00FF2506">
        <w:rPr>
          <w:rFonts w:ascii="Times New Roman" w:hAnsi="Times New Roman" w:cs="Times New Roman"/>
          <w:sz w:val="24"/>
          <w:szCs w:val="24"/>
          <w:lang w:val="es-GT"/>
        </w:rPr>
        <w:t xml:space="preserve"> de abril de dos mil veinte</w:t>
      </w:r>
      <w:r w:rsidR="00C00B91">
        <w:rPr>
          <w:rFonts w:ascii="Times New Roman" w:hAnsi="Times New Roman" w:cs="Times New Roman"/>
          <w:sz w:val="24"/>
          <w:szCs w:val="24"/>
          <w:lang w:val="es-GT"/>
        </w:rPr>
        <w:t>)</w:t>
      </w:r>
      <w:r w:rsidR="00FF2506">
        <w:rPr>
          <w:rFonts w:ascii="Times New Roman" w:hAnsi="Times New Roman" w:cs="Times New Roman"/>
          <w:sz w:val="24"/>
          <w:szCs w:val="24"/>
          <w:lang w:val="es-GT"/>
        </w:rPr>
        <w:t xml:space="preserve">; también </w:t>
      </w:r>
      <w:r w:rsidR="003C1FD8">
        <w:rPr>
          <w:rFonts w:ascii="Times New Roman" w:hAnsi="Times New Roman" w:cs="Times New Roman"/>
          <w:sz w:val="24"/>
          <w:szCs w:val="24"/>
          <w:lang w:val="es-GT"/>
        </w:rPr>
        <w:t xml:space="preserve">existirá </w:t>
      </w:r>
      <w:r w:rsidR="003C1FD8" w:rsidRPr="00AF1675">
        <w:rPr>
          <w:rFonts w:ascii="Times New Roman" w:hAnsi="Times New Roman" w:cs="Times New Roman"/>
          <w:sz w:val="24"/>
          <w:szCs w:val="24"/>
          <w:lang w:val="es-GT"/>
        </w:rPr>
        <w:t>la</w:t>
      </w:r>
      <w:r w:rsidR="00FF2506" w:rsidRPr="00AF1675">
        <w:rPr>
          <w:rFonts w:ascii="Times New Roman" w:hAnsi="Times New Roman" w:cs="Times New Roman"/>
          <w:sz w:val="24"/>
          <w:szCs w:val="24"/>
          <w:lang w:val="es-GT"/>
        </w:rPr>
        <w:t xml:space="preserve"> alternativa</w:t>
      </w:r>
      <w:r w:rsidR="003C1FD8" w:rsidRPr="00AF1675">
        <w:rPr>
          <w:rFonts w:ascii="Times New Roman" w:hAnsi="Times New Roman" w:cs="Times New Roman"/>
          <w:sz w:val="24"/>
          <w:szCs w:val="24"/>
          <w:lang w:val="es-GT"/>
        </w:rPr>
        <w:t xml:space="preserve"> de</w:t>
      </w:r>
      <w:r w:rsidR="00FF2506" w:rsidRPr="00AF1675">
        <w:rPr>
          <w:rFonts w:ascii="Times New Roman" w:hAnsi="Times New Roman" w:cs="Times New Roman"/>
          <w:sz w:val="24"/>
          <w:szCs w:val="24"/>
          <w:lang w:val="es-GT"/>
        </w:rPr>
        <w:t xml:space="preserve"> Google Chrome</w:t>
      </w:r>
      <w:r w:rsidR="00452C8C" w:rsidRPr="00AF1675">
        <w:rPr>
          <w:rFonts w:ascii="Times New Roman" w:hAnsi="Times New Roman" w:cs="Times New Roman"/>
          <w:sz w:val="24"/>
          <w:szCs w:val="24"/>
          <w:lang w:val="es-GT"/>
        </w:rPr>
        <w:t xml:space="preserve"> (versión mínima </w:t>
      </w:r>
      <w:r w:rsidR="00452C8C" w:rsidRPr="00AF1675">
        <w:rPr>
          <w:rFonts w:ascii="Times New Roman" w:hAnsi="Times New Roman" w:cs="Times New Roman"/>
          <w:sz w:val="24"/>
          <w:szCs w:val="24"/>
        </w:rPr>
        <w:t>40.0.2214.111, se divulgó el seis de febrero de dos mil quince; a la actual 81.0.4044.129, con fecha de publicación del veintinueve de abril de dos mi veinte.)</w:t>
      </w:r>
      <w:r w:rsidR="003C1FD8" w:rsidRPr="00AF1675">
        <w:rPr>
          <w:rFonts w:ascii="Times New Roman" w:hAnsi="Times New Roman" w:cs="Times New Roman"/>
          <w:sz w:val="24"/>
          <w:szCs w:val="24"/>
        </w:rPr>
        <w:t>.</w:t>
      </w:r>
    </w:p>
    <w:p w14:paraId="23B69E3E" w14:textId="77777777" w:rsidR="00A90839" w:rsidRDefault="00A90839" w:rsidP="00C82BB8">
      <w:pPr>
        <w:ind w:left="1418"/>
        <w:rPr>
          <w:rFonts w:ascii="Times New Roman" w:hAnsi="Times New Roman" w:cs="Times New Roman"/>
          <w:sz w:val="24"/>
          <w:szCs w:val="24"/>
        </w:rPr>
      </w:pPr>
    </w:p>
    <w:p w14:paraId="39120F0B" w14:textId="135F8F12" w:rsidR="00E70DB1" w:rsidRDefault="00E70DB1" w:rsidP="00C82BB8">
      <w:pPr>
        <w:ind w:left="1418"/>
        <w:jc w:val="center"/>
        <w:rPr>
          <w:rFonts w:ascii="Times New Roman" w:hAnsi="Times New Roman" w:cs="Times New Roman"/>
          <w:sz w:val="24"/>
          <w:szCs w:val="24"/>
        </w:rPr>
      </w:pPr>
      <w:r>
        <w:rPr>
          <w:noProof/>
          <w:lang w:val="es-GT" w:eastAsia="es-GT"/>
        </w:rPr>
        <w:drawing>
          <wp:inline distT="0" distB="0" distL="0" distR="0" wp14:anchorId="627FF066" wp14:editId="61365D9B">
            <wp:extent cx="1638300" cy="1171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8300" cy="1171575"/>
                    </a:xfrm>
                    <a:prstGeom prst="rect">
                      <a:avLst/>
                    </a:prstGeom>
                  </pic:spPr>
                </pic:pic>
              </a:graphicData>
            </a:graphic>
          </wp:inline>
        </w:drawing>
      </w:r>
    </w:p>
    <w:p w14:paraId="4EC6B541" w14:textId="2997FCA6" w:rsidR="00C82BB8" w:rsidRDefault="00E70DB1" w:rsidP="00165CFD">
      <w:pPr>
        <w:ind w:left="1418"/>
        <w:jc w:val="center"/>
        <w:rPr>
          <w:rFonts w:ascii="Times New Roman" w:hAnsi="Times New Roman" w:cs="Times New Roman"/>
          <w:sz w:val="20"/>
          <w:szCs w:val="20"/>
        </w:rPr>
      </w:pPr>
      <w:r w:rsidRPr="00A90839">
        <w:rPr>
          <w:rFonts w:ascii="Times New Roman" w:hAnsi="Times New Roman" w:cs="Times New Roman"/>
          <w:sz w:val="20"/>
          <w:szCs w:val="20"/>
        </w:rPr>
        <w:t xml:space="preserve">Figura </w:t>
      </w:r>
      <w:proofErr w:type="spellStart"/>
      <w:r w:rsidRPr="00A90839">
        <w:rPr>
          <w:rFonts w:ascii="Times New Roman" w:hAnsi="Times New Roman" w:cs="Times New Roman"/>
          <w:sz w:val="20"/>
          <w:szCs w:val="20"/>
        </w:rPr>
        <w:t>xxxx</w:t>
      </w:r>
      <w:proofErr w:type="spellEnd"/>
      <w:r w:rsidRPr="00A90839">
        <w:rPr>
          <w:rFonts w:ascii="Times New Roman" w:hAnsi="Times New Roman" w:cs="Times New Roman"/>
          <w:sz w:val="20"/>
          <w:szCs w:val="20"/>
        </w:rPr>
        <w:t>.</w:t>
      </w:r>
      <w:r w:rsidR="00165CFD">
        <w:rPr>
          <w:rFonts w:ascii="Times New Roman" w:hAnsi="Times New Roman" w:cs="Times New Roman"/>
          <w:sz w:val="20"/>
          <w:szCs w:val="20"/>
        </w:rPr>
        <w:t xml:space="preserve"> </w:t>
      </w:r>
      <w:r w:rsidR="00C82BB8" w:rsidRPr="00A90839">
        <w:rPr>
          <w:rFonts w:ascii="Times New Roman" w:hAnsi="Times New Roman" w:cs="Times New Roman"/>
          <w:sz w:val="20"/>
          <w:szCs w:val="20"/>
        </w:rPr>
        <w:t>Logotipo de Firefox.</w:t>
      </w:r>
    </w:p>
    <w:p w14:paraId="61393B24" w14:textId="77777777" w:rsidR="00A90839" w:rsidRPr="00A90839" w:rsidRDefault="00A90839" w:rsidP="00C82BB8">
      <w:pPr>
        <w:ind w:left="1418"/>
        <w:rPr>
          <w:rFonts w:ascii="Times New Roman" w:hAnsi="Times New Roman" w:cs="Times New Roman"/>
          <w:sz w:val="20"/>
          <w:szCs w:val="20"/>
        </w:rPr>
      </w:pPr>
    </w:p>
    <w:p w14:paraId="64C6F2CB" w14:textId="05796B6E" w:rsidR="00C82BB8" w:rsidRDefault="00C82BB8" w:rsidP="00C82BB8">
      <w:pPr>
        <w:ind w:left="1418"/>
        <w:jc w:val="center"/>
        <w:rPr>
          <w:rFonts w:ascii="Times New Roman" w:hAnsi="Times New Roman" w:cs="Times New Roman"/>
          <w:sz w:val="24"/>
          <w:szCs w:val="24"/>
        </w:rPr>
      </w:pPr>
      <w:r>
        <w:rPr>
          <w:noProof/>
          <w:lang w:val="es-GT" w:eastAsia="es-GT"/>
        </w:rPr>
        <w:drawing>
          <wp:inline distT="0" distB="0" distL="0" distR="0" wp14:anchorId="57F32AFD" wp14:editId="26C51124">
            <wp:extent cx="1619250" cy="1190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9250" cy="1190625"/>
                    </a:xfrm>
                    <a:prstGeom prst="rect">
                      <a:avLst/>
                    </a:prstGeom>
                  </pic:spPr>
                </pic:pic>
              </a:graphicData>
            </a:graphic>
          </wp:inline>
        </w:drawing>
      </w:r>
    </w:p>
    <w:p w14:paraId="02819126" w14:textId="3E9407D1" w:rsidR="00C82BB8" w:rsidRDefault="00C82BB8" w:rsidP="00165CFD">
      <w:pPr>
        <w:ind w:left="1418"/>
        <w:jc w:val="center"/>
        <w:rPr>
          <w:rFonts w:ascii="Times New Roman" w:hAnsi="Times New Roman" w:cs="Times New Roman"/>
          <w:sz w:val="20"/>
          <w:szCs w:val="20"/>
        </w:rPr>
      </w:pPr>
      <w:r w:rsidRPr="00A90839">
        <w:rPr>
          <w:rFonts w:ascii="Times New Roman" w:hAnsi="Times New Roman" w:cs="Times New Roman"/>
          <w:sz w:val="20"/>
          <w:szCs w:val="20"/>
        </w:rPr>
        <w:t xml:space="preserve">Figura </w:t>
      </w:r>
      <w:proofErr w:type="spellStart"/>
      <w:r w:rsidRPr="00A90839">
        <w:rPr>
          <w:rFonts w:ascii="Times New Roman" w:hAnsi="Times New Roman" w:cs="Times New Roman"/>
          <w:sz w:val="20"/>
          <w:szCs w:val="20"/>
        </w:rPr>
        <w:t>xxxx</w:t>
      </w:r>
      <w:proofErr w:type="spellEnd"/>
      <w:r w:rsidR="00165CFD">
        <w:rPr>
          <w:rFonts w:ascii="Times New Roman" w:hAnsi="Times New Roman" w:cs="Times New Roman"/>
          <w:sz w:val="20"/>
          <w:szCs w:val="20"/>
        </w:rPr>
        <w:t xml:space="preserve">. </w:t>
      </w:r>
      <w:r w:rsidRPr="00A90839">
        <w:rPr>
          <w:rFonts w:ascii="Times New Roman" w:hAnsi="Times New Roman" w:cs="Times New Roman"/>
          <w:sz w:val="20"/>
          <w:szCs w:val="20"/>
        </w:rPr>
        <w:t>Logotipo de Google Chrome.</w:t>
      </w:r>
    </w:p>
    <w:p w14:paraId="4FFCC35A" w14:textId="52868F7E" w:rsidR="00A633CE" w:rsidRDefault="00A633CE" w:rsidP="00165CFD">
      <w:pPr>
        <w:ind w:left="1418"/>
        <w:jc w:val="center"/>
        <w:rPr>
          <w:rFonts w:ascii="Times New Roman" w:hAnsi="Times New Roman" w:cs="Times New Roman"/>
          <w:sz w:val="20"/>
          <w:szCs w:val="20"/>
        </w:rPr>
      </w:pPr>
    </w:p>
    <w:p w14:paraId="0F3BB6B5" w14:textId="6E5B2290" w:rsidR="00A633CE" w:rsidRDefault="00A633CE" w:rsidP="00165CFD">
      <w:pPr>
        <w:ind w:left="1418"/>
        <w:jc w:val="center"/>
        <w:rPr>
          <w:rFonts w:ascii="Times New Roman" w:hAnsi="Times New Roman" w:cs="Times New Roman"/>
          <w:sz w:val="20"/>
          <w:szCs w:val="20"/>
        </w:rPr>
      </w:pPr>
    </w:p>
    <w:p w14:paraId="3949EF31" w14:textId="1B70D601" w:rsidR="00A633CE" w:rsidRDefault="00A633CE" w:rsidP="00165CFD">
      <w:pPr>
        <w:ind w:left="1418"/>
        <w:jc w:val="center"/>
        <w:rPr>
          <w:rFonts w:ascii="Times New Roman" w:hAnsi="Times New Roman" w:cs="Times New Roman"/>
          <w:sz w:val="20"/>
          <w:szCs w:val="20"/>
        </w:rPr>
      </w:pPr>
    </w:p>
    <w:p w14:paraId="52CEB6C9" w14:textId="67288E8A" w:rsidR="00A633CE" w:rsidRDefault="00A633CE" w:rsidP="00165CFD">
      <w:pPr>
        <w:ind w:left="1418"/>
        <w:jc w:val="center"/>
        <w:rPr>
          <w:rFonts w:ascii="Times New Roman" w:hAnsi="Times New Roman" w:cs="Times New Roman"/>
          <w:sz w:val="20"/>
          <w:szCs w:val="20"/>
        </w:rPr>
      </w:pPr>
    </w:p>
    <w:p w14:paraId="19F1399F" w14:textId="77777777" w:rsidR="00A633CE" w:rsidRPr="00A90839" w:rsidRDefault="00A633CE" w:rsidP="00165CFD">
      <w:pPr>
        <w:ind w:left="1418"/>
        <w:jc w:val="center"/>
        <w:rPr>
          <w:rFonts w:ascii="Times New Roman" w:hAnsi="Times New Roman" w:cs="Times New Roman"/>
          <w:sz w:val="20"/>
          <w:szCs w:val="20"/>
        </w:rPr>
      </w:pPr>
    </w:p>
    <w:p w14:paraId="20EFF4FB" w14:textId="56CCA7BE" w:rsidR="005107AC" w:rsidRDefault="005107AC" w:rsidP="005107AC">
      <w:pPr>
        <w:pStyle w:val="Ttulo4"/>
      </w:pPr>
      <w:bookmarkStart w:id="314" w:name="_Toc41638827"/>
      <w:proofErr w:type="spellStart"/>
      <w:r>
        <w:t>Wireframing</w:t>
      </w:r>
      <w:bookmarkEnd w:id="314"/>
      <w:proofErr w:type="spellEnd"/>
    </w:p>
    <w:p w14:paraId="044BF6AC" w14:textId="76BCF8D9" w:rsidR="007B3657" w:rsidRDefault="007B3657" w:rsidP="007B3657">
      <w:pPr>
        <w:ind w:left="1418"/>
        <w:rPr>
          <w:rFonts w:ascii="Times New Roman" w:hAnsi="Times New Roman" w:cs="Times New Roman"/>
          <w:sz w:val="24"/>
          <w:szCs w:val="24"/>
          <w:lang w:val="es-GT"/>
        </w:rPr>
      </w:pPr>
      <w:r w:rsidRPr="007B3657">
        <w:rPr>
          <w:rFonts w:ascii="Times New Roman" w:hAnsi="Times New Roman" w:cs="Times New Roman"/>
          <w:sz w:val="24"/>
          <w:szCs w:val="24"/>
          <w:lang w:val="es-GT"/>
        </w:rPr>
        <w:t xml:space="preserve">Técnica para realizar el bosquejo de </w:t>
      </w:r>
      <w:r>
        <w:rPr>
          <w:rFonts w:ascii="Times New Roman" w:hAnsi="Times New Roman" w:cs="Times New Roman"/>
          <w:sz w:val="24"/>
          <w:szCs w:val="24"/>
          <w:lang w:val="es-GT"/>
        </w:rPr>
        <w:t xml:space="preserve">aplicaciones </w:t>
      </w:r>
      <w:r w:rsidRPr="007B3657">
        <w:rPr>
          <w:rFonts w:ascii="Times New Roman" w:hAnsi="Times New Roman" w:cs="Times New Roman"/>
          <w:sz w:val="24"/>
          <w:szCs w:val="24"/>
          <w:lang w:val="es-GT"/>
        </w:rPr>
        <w:t xml:space="preserve">web, </w:t>
      </w:r>
      <w:r>
        <w:rPr>
          <w:rFonts w:ascii="Times New Roman" w:hAnsi="Times New Roman" w:cs="Times New Roman"/>
          <w:sz w:val="24"/>
          <w:szCs w:val="24"/>
          <w:lang w:val="es-GT"/>
        </w:rPr>
        <w:t>su representación visual debe ser entendible para un usuario con o sin conocimientos informáticos.</w:t>
      </w:r>
    </w:p>
    <w:p w14:paraId="4AA39BFC" w14:textId="1BF1432D" w:rsidR="00C82BB8" w:rsidRDefault="00C82BB8" w:rsidP="008974CF">
      <w:pPr>
        <w:ind w:left="1418"/>
        <w:jc w:val="center"/>
        <w:rPr>
          <w:rFonts w:ascii="Times New Roman" w:hAnsi="Times New Roman" w:cs="Times New Roman"/>
          <w:sz w:val="24"/>
          <w:szCs w:val="24"/>
          <w:lang w:val="es-GT"/>
        </w:rPr>
      </w:pPr>
      <w:r>
        <w:rPr>
          <w:noProof/>
          <w:lang w:val="es-GT" w:eastAsia="es-GT"/>
        </w:rPr>
        <w:lastRenderedPageBreak/>
        <w:drawing>
          <wp:inline distT="0" distB="0" distL="0" distR="0" wp14:anchorId="0836B696" wp14:editId="379B3C7E">
            <wp:extent cx="3048521" cy="209509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5159" cy="2147769"/>
                    </a:xfrm>
                    <a:prstGeom prst="rect">
                      <a:avLst/>
                    </a:prstGeom>
                  </pic:spPr>
                </pic:pic>
              </a:graphicData>
            </a:graphic>
          </wp:inline>
        </w:drawing>
      </w:r>
    </w:p>
    <w:p w14:paraId="11AAD6D7" w14:textId="02FE5396" w:rsidR="00C82BB8" w:rsidRPr="00A90839" w:rsidRDefault="00C82BB8" w:rsidP="00A76404">
      <w:pPr>
        <w:ind w:left="1418"/>
        <w:rPr>
          <w:rFonts w:ascii="Times New Roman" w:hAnsi="Times New Roman" w:cs="Times New Roman"/>
          <w:sz w:val="20"/>
          <w:szCs w:val="20"/>
          <w:lang w:val="es-GT"/>
        </w:rPr>
      </w:pPr>
      <w:r w:rsidRPr="00A90839">
        <w:rPr>
          <w:rFonts w:ascii="Times New Roman" w:hAnsi="Times New Roman" w:cs="Times New Roman"/>
          <w:sz w:val="20"/>
          <w:szCs w:val="20"/>
        </w:rPr>
        <w:t xml:space="preserve">Figura </w:t>
      </w:r>
      <w:proofErr w:type="spellStart"/>
      <w:r w:rsidRPr="008974CF">
        <w:rPr>
          <w:rFonts w:ascii="Times New Roman" w:hAnsi="Times New Roman" w:cs="Times New Roman"/>
          <w:sz w:val="24"/>
          <w:szCs w:val="24"/>
          <w:lang w:val="es-GT"/>
        </w:rPr>
        <w:t>xxxx</w:t>
      </w:r>
      <w:proofErr w:type="spellEnd"/>
      <w:r w:rsidRPr="00A90839">
        <w:rPr>
          <w:rFonts w:ascii="Times New Roman" w:hAnsi="Times New Roman" w:cs="Times New Roman"/>
          <w:sz w:val="20"/>
          <w:szCs w:val="20"/>
        </w:rPr>
        <w:t>. R</w:t>
      </w:r>
      <w:r w:rsidR="00A90839" w:rsidRPr="00A90839">
        <w:rPr>
          <w:rFonts w:ascii="Times New Roman" w:hAnsi="Times New Roman" w:cs="Times New Roman"/>
          <w:sz w:val="20"/>
          <w:szCs w:val="20"/>
        </w:rPr>
        <w:t xml:space="preserve">epresentación de un formulario de </w:t>
      </w:r>
      <w:proofErr w:type="spellStart"/>
      <w:r w:rsidR="00A90839" w:rsidRPr="00A90839">
        <w:rPr>
          <w:rFonts w:ascii="Times New Roman" w:hAnsi="Times New Roman" w:cs="Times New Roman"/>
          <w:sz w:val="20"/>
          <w:szCs w:val="20"/>
        </w:rPr>
        <w:t>wireframing</w:t>
      </w:r>
      <w:proofErr w:type="spellEnd"/>
      <w:r w:rsidR="00A90839" w:rsidRPr="00A90839">
        <w:rPr>
          <w:rFonts w:ascii="Times New Roman" w:hAnsi="Times New Roman" w:cs="Times New Roman"/>
          <w:sz w:val="20"/>
          <w:szCs w:val="20"/>
        </w:rPr>
        <w:t>.</w:t>
      </w:r>
    </w:p>
    <w:p w14:paraId="3E364265" w14:textId="3E13FFFB" w:rsidR="005107AC" w:rsidRDefault="005107AC" w:rsidP="005107AC">
      <w:pPr>
        <w:pStyle w:val="Ttulo5"/>
      </w:pPr>
      <w:bookmarkStart w:id="315" w:name="_Toc41638828"/>
      <w:proofErr w:type="spellStart"/>
      <w:r>
        <w:t>Lucidchart</w:t>
      </w:r>
      <w:bookmarkEnd w:id="315"/>
      <w:proofErr w:type="spellEnd"/>
    </w:p>
    <w:p w14:paraId="6FFC88A3" w14:textId="11EF3832" w:rsidR="009B5A88" w:rsidRPr="00D3261D" w:rsidRDefault="005107AC" w:rsidP="00A76404">
      <w:pPr>
        <w:ind w:left="2835"/>
        <w:rPr>
          <w:rFonts w:ascii="Times New Roman" w:hAnsi="Times New Roman" w:cs="Times New Roman"/>
          <w:sz w:val="24"/>
          <w:szCs w:val="24"/>
          <w:lang w:val="es-GT"/>
        </w:rPr>
      </w:pPr>
      <w:r w:rsidRPr="005107AC">
        <w:rPr>
          <w:rFonts w:ascii="Times New Roman" w:hAnsi="Times New Roman" w:cs="Times New Roman"/>
          <w:sz w:val="24"/>
          <w:szCs w:val="24"/>
          <w:lang w:val="es-GT"/>
        </w:rPr>
        <w:t xml:space="preserve">Actualmente ofrece un licenciamiento </w:t>
      </w:r>
      <w:r w:rsidR="00A90839">
        <w:rPr>
          <w:rFonts w:ascii="Times New Roman" w:hAnsi="Times New Roman" w:cs="Times New Roman"/>
          <w:sz w:val="24"/>
          <w:szCs w:val="24"/>
          <w:lang w:val="es-GT"/>
        </w:rPr>
        <w:t>gratuito</w:t>
      </w:r>
      <w:r w:rsidRPr="005107AC">
        <w:rPr>
          <w:rFonts w:ascii="Times New Roman" w:hAnsi="Times New Roman" w:cs="Times New Roman"/>
          <w:sz w:val="24"/>
          <w:szCs w:val="24"/>
          <w:lang w:val="es-GT"/>
        </w:rPr>
        <w:t xml:space="preserve"> para estudiantes universitarios</w:t>
      </w:r>
      <w:r w:rsidR="00A90839">
        <w:rPr>
          <w:rFonts w:ascii="Times New Roman" w:hAnsi="Times New Roman" w:cs="Times New Roman"/>
          <w:sz w:val="24"/>
          <w:szCs w:val="24"/>
          <w:lang w:val="es-GT"/>
        </w:rPr>
        <w:t>, permite crear hasta diez documentos</w:t>
      </w:r>
      <w:r w:rsidR="00536167">
        <w:rPr>
          <w:rFonts w:ascii="Times New Roman" w:hAnsi="Times New Roman" w:cs="Times New Roman"/>
          <w:sz w:val="24"/>
          <w:szCs w:val="24"/>
          <w:lang w:val="es-GT"/>
        </w:rPr>
        <w:t>.</w:t>
      </w:r>
    </w:p>
    <w:p w14:paraId="4B1699BB" w14:textId="49F10541" w:rsidR="008A0502" w:rsidRDefault="00262199" w:rsidP="008A0502">
      <w:pPr>
        <w:pStyle w:val="Ttulo4"/>
      </w:pPr>
      <w:bookmarkStart w:id="316" w:name="_Toc41638829"/>
      <w:r>
        <w:t>IDE</w:t>
      </w:r>
      <w:bookmarkEnd w:id="316"/>
    </w:p>
    <w:p w14:paraId="648C4C66" w14:textId="5887F448" w:rsidR="00A76404" w:rsidRDefault="007B3657" w:rsidP="008974CF">
      <w:pPr>
        <w:ind w:left="1418"/>
        <w:rPr>
          <w:rFonts w:ascii="Times New Roman" w:hAnsi="Times New Roman" w:cs="Times New Roman"/>
          <w:sz w:val="24"/>
          <w:szCs w:val="24"/>
          <w:lang w:val="es-GT"/>
        </w:rPr>
      </w:pPr>
      <w:r w:rsidRPr="007B3657">
        <w:rPr>
          <w:rFonts w:ascii="Times New Roman" w:hAnsi="Times New Roman" w:cs="Times New Roman"/>
          <w:sz w:val="24"/>
          <w:szCs w:val="24"/>
          <w:lang w:val="es-GT"/>
        </w:rPr>
        <w:t>Herramienta imprescindible para la elaboración del aplicativo</w:t>
      </w:r>
      <w:r w:rsidR="0058180E">
        <w:rPr>
          <w:rFonts w:ascii="Times New Roman" w:hAnsi="Times New Roman" w:cs="Times New Roman"/>
          <w:sz w:val="24"/>
          <w:szCs w:val="24"/>
          <w:lang w:val="es-GT"/>
        </w:rPr>
        <w:t>, en ella se hará toda la codificación necesaria de lenguajes de programación y estructurado para consulta (SQL)</w:t>
      </w:r>
      <w:r w:rsidRPr="007B3657">
        <w:rPr>
          <w:rFonts w:ascii="Times New Roman" w:hAnsi="Times New Roman" w:cs="Times New Roman"/>
          <w:sz w:val="24"/>
          <w:szCs w:val="24"/>
          <w:lang w:val="es-GT"/>
        </w:rPr>
        <w:t>.</w:t>
      </w:r>
    </w:p>
    <w:p w14:paraId="72B36524" w14:textId="77777777" w:rsidR="00A633CE" w:rsidRPr="007B3657" w:rsidRDefault="00A633CE" w:rsidP="008974CF">
      <w:pPr>
        <w:ind w:left="1418"/>
        <w:rPr>
          <w:rFonts w:ascii="Times New Roman" w:hAnsi="Times New Roman" w:cs="Times New Roman"/>
          <w:sz w:val="24"/>
          <w:szCs w:val="24"/>
          <w:lang w:val="es-GT"/>
        </w:rPr>
      </w:pPr>
    </w:p>
    <w:p w14:paraId="5A86DE67" w14:textId="26DCA1C9" w:rsidR="008A0502" w:rsidRDefault="00C4053D" w:rsidP="00C4053D">
      <w:pPr>
        <w:pStyle w:val="Ttulo5"/>
        <w:ind w:left="2124" w:hanging="1044"/>
      </w:pPr>
      <w:bookmarkStart w:id="317" w:name="_Toc41638830"/>
      <w:r>
        <w:t xml:space="preserve">Visual Studio </w:t>
      </w:r>
      <w:proofErr w:type="spellStart"/>
      <w:r>
        <w:t>Code</w:t>
      </w:r>
      <w:bookmarkEnd w:id="317"/>
      <w:proofErr w:type="spellEnd"/>
    </w:p>
    <w:p w14:paraId="793754BD" w14:textId="0F08E978" w:rsidR="00262199" w:rsidRDefault="00262199" w:rsidP="00852033">
      <w:pPr>
        <w:ind w:left="2127"/>
        <w:rPr>
          <w:rFonts w:ascii="Times New Roman" w:hAnsi="Times New Roman" w:cs="Times New Roman"/>
          <w:sz w:val="24"/>
          <w:szCs w:val="24"/>
          <w:lang w:val="es-GT"/>
        </w:rPr>
      </w:pPr>
      <w:r w:rsidRPr="00852033">
        <w:rPr>
          <w:rFonts w:ascii="Times New Roman" w:hAnsi="Times New Roman" w:cs="Times New Roman"/>
          <w:sz w:val="24"/>
          <w:szCs w:val="24"/>
          <w:lang w:val="es-GT"/>
        </w:rPr>
        <w:t xml:space="preserve">Aplicación de Microsoft, actualmente su licenciamiento es gratuito, </w:t>
      </w:r>
      <w:r w:rsidR="004C438B">
        <w:rPr>
          <w:rFonts w:ascii="Times New Roman" w:hAnsi="Times New Roman" w:cs="Times New Roman"/>
          <w:sz w:val="24"/>
          <w:szCs w:val="24"/>
          <w:lang w:val="es-GT"/>
        </w:rPr>
        <w:t>es</w:t>
      </w:r>
      <w:r w:rsidRPr="00852033">
        <w:rPr>
          <w:rFonts w:ascii="Times New Roman" w:hAnsi="Times New Roman" w:cs="Times New Roman"/>
          <w:sz w:val="24"/>
          <w:szCs w:val="24"/>
          <w:lang w:val="es-GT"/>
        </w:rPr>
        <w:t xml:space="preserve"> adaptab</w:t>
      </w:r>
      <w:r w:rsidR="004C438B">
        <w:rPr>
          <w:rFonts w:ascii="Times New Roman" w:hAnsi="Times New Roman" w:cs="Times New Roman"/>
          <w:sz w:val="24"/>
          <w:szCs w:val="24"/>
          <w:lang w:val="es-GT"/>
        </w:rPr>
        <w:t>le</w:t>
      </w:r>
      <w:r w:rsidRPr="00852033">
        <w:rPr>
          <w:rFonts w:ascii="Times New Roman" w:hAnsi="Times New Roman" w:cs="Times New Roman"/>
          <w:sz w:val="24"/>
          <w:szCs w:val="24"/>
          <w:lang w:val="es-GT"/>
        </w:rPr>
        <w:t xml:space="preserve"> al lenguaje de programación</w:t>
      </w:r>
      <w:r w:rsidR="004C438B">
        <w:rPr>
          <w:rFonts w:ascii="Times New Roman" w:hAnsi="Times New Roman" w:cs="Times New Roman"/>
          <w:sz w:val="24"/>
          <w:szCs w:val="24"/>
          <w:lang w:val="es-GT"/>
        </w:rPr>
        <w:t xml:space="preserve"> </w:t>
      </w:r>
      <w:proofErr w:type="gramStart"/>
      <w:r w:rsidR="004C438B">
        <w:rPr>
          <w:rFonts w:ascii="Times New Roman" w:hAnsi="Times New Roman" w:cs="Times New Roman"/>
          <w:sz w:val="24"/>
          <w:szCs w:val="24"/>
          <w:lang w:val="es-GT"/>
        </w:rPr>
        <w:t>( en</w:t>
      </w:r>
      <w:proofErr w:type="gramEnd"/>
      <w:r w:rsidR="004C438B">
        <w:rPr>
          <w:rFonts w:ascii="Times New Roman" w:hAnsi="Times New Roman" w:cs="Times New Roman"/>
          <w:sz w:val="24"/>
          <w:szCs w:val="24"/>
          <w:lang w:val="es-GT"/>
        </w:rPr>
        <w:t xml:space="preserve"> el caso de </w:t>
      </w:r>
      <w:proofErr w:type="spellStart"/>
      <w:r w:rsidR="004C438B">
        <w:rPr>
          <w:rFonts w:ascii="Times New Roman" w:hAnsi="Times New Roman" w:cs="Times New Roman"/>
          <w:sz w:val="24"/>
          <w:szCs w:val="24"/>
          <w:lang w:val="es-GT"/>
        </w:rPr>
        <w:t>Javascript</w:t>
      </w:r>
      <w:proofErr w:type="spellEnd"/>
      <w:r w:rsidR="004C438B">
        <w:rPr>
          <w:rFonts w:ascii="Times New Roman" w:hAnsi="Times New Roman" w:cs="Times New Roman"/>
          <w:sz w:val="24"/>
          <w:szCs w:val="24"/>
          <w:lang w:val="es-GT"/>
        </w:rPr>
        <w:t xml:space="preserve">, </w:t>
      </w:r>
      <w:proofErr w:type="spellStart"/>
      <w:r w:rsidR="004C438B">
        <w:rPr>
          <w:rFonts w:ascii="Times New Roman" w:hAnsi="Times New Roman" w:cs="Times New Roman"/>
          <w:sz w:val="24"/>
          <w:szCs w:val="24"/>
          <w:lang w:val="es-GT"/>
        </w:rPr>
        <w:t>php</w:t>
      </w:r>
      <w:proofErr w:type="spellEnd"/>
      <w:r w:rsidR="004C438B">
        <w:rPr>
          <w:rFonts w:ascii="Times New Roman" w:hAnsi="Times New Roman" w:cs="Times New Roman"/>
          <w:sz w:val="24"/>
          <w:szCs w:val="24"/>
          <w:lang w:val="es-GT"/>
        </w:rPr>
        <w:t xml:space="preserve"> y otros según lo indica la documentación del sitio oficial)</w:t>
      </w:r>
      <w:r w:rsidRPr="00852033">
        <w:rPr>
          <w:rFonts w:ascii="Times New Roman" w:hAnsi="Times New Roman" w:cs="Times New Roman"/>
          <w:sz w:val="24"/>
          <w:szCs w:val="24"/>
          <w:lang w:val="es-GT"/>
        </w:rPr>
        <w:t xml:space="preserve"> que utilice el programador</w:t>
      </w:r>
      <w:r w:rsidR="00852033">
        <w:rPr>
          <w:rFonts w:ascii="Times New Roman" w:hAnsi="Times New Roman" w:cs="Times New Roman"/>
          <w:sz w:val="24"/>
          <w:szCs w:val="24"/>
          <w:lang w:val="es-GT"/>
        </w:rPr>
        <w:t>, también tiene soporte para SQL.</w:t>
      </w:r>
      <w:r w:rsidRPr="00852033">
        <w:rPr>
          <w:rFonts w:ascii="Times New Roman" w:hAnsi="Times New Roman" w:cs="Times New Roman"/>
          <w:sz w:val="24"/>
          <w:szCs w:val="24"/>
          <w:lang w:val="es-GT"/>
        </w:rPr>
        <w:t xml:space="preserve"> </w:t>
      </w:r>
    </w:p>
    <w:p w14:paraId="54C934C9" w14:textId="4B50A37D" w:rsidR="00A90839" w:rsidRDefault="00A90839" w:rsidP="00A90839">
      <w:pPr>
        <w:ind w:left="2127"/>
        <w:jc w:val="center"/>
        <w:rPr>
          <w:rFonts w:ascii="Times New Roman" w:hAnsi="Times New Roman" w:cs="Times New Roman"/>
          <w:sz w:val="24"/>
          <w:szCs w:val="24"/>
          <w:lang w:val="es-GT"/>
        </w:rPr>
      </w:pPr>
      <w:r>
        <w:rPr>
          <w:noProof/>
          <w:lang w:val="es-GT" w:eastAsia="es-GT"/>
        </w:rPr>
        <w:lastRenderedPageBreak/>
        <w:drawing>
          <wp:inline distT="0" distB="0" distL="0" distR="0" wp14:anchorId="52A1C6DE" wp14:editId="23571FD2">
            <wp:extent cx="2085975" cy="371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371475"/>
                    </a:xfrm>
                    <a:prstGeom prst="rect">
                      <a:avLst/>
                    </a:prstGeom>
                  </pic:spPr>
                </pic:pic>
              </a:graphicData>
            </a:graphic>
          </wp:inline>
        </w:drawing>
      </w:r>
    </w:p>
    <w:p w14:paraId="6F9CD550" w14:textId="51F5450F" w:rsidR="009B5A88" w:rsidRPr="009B5A88" w:rsidRDefault="009B5A88" w:rsidP="004C438B">
      <w:pPr>
        <w:ind w:left="2127"/>
        <w:rPr>
          <w:rFonts w:ascii="Times New Roman" w:hAnsi="Times New Roman" w:cs="Times New Roman"/>
          <w:sz w:val="20"/>
          <w:szCs w:val="20"/>
          <w:lang w:val="es-GT"/>
        </w:rPr>
      </w:pPr>
      <w:r w:rsidRPr="009B5A88">
        <w:rPr>
          <w:rFonts w:ascii="Times New Roman" w:hAnsi="Times New Roman" w:cs="Times New Roman"/>
          <w:sz w:val="20"/>
          <w:szCs w:val="20"/>
          <w:lang w:val="es-GT"/>
        </w:rPr>
        <w:t xml:space="preserve">Figura </w:t>
      </w:r>
      <w:proofErr w:type="spellStart"/>
      <w:r w:rsidRPr="009B5A88">
        <w:rPr>
          <w:rFonts w:ascii="Times New Roman" w:hAnsi="Times New Roman" w:cs="Times New Roman"/>
          <w:sz w:val="20"/>
          <w:szCs w:val="20"/>
          <w:lang w:val="es-GT"/>
        </w:rPr>
        <w:t>xxxx</w:t>
      </w:r>
      <w:proofErr w:type="spellEnd"/>
      <w:r w:rsidRPr="009B5A88">
        <w:rPr>
          <w:rFonts w:ascii="Times New Roman" w:hAnsi="Times New Roman" w:cs="Times New Roman"/>
          <w:sz w:val="20"/>
          <w:szCs w:val="20"/>
          <w:lang w:val="es-GT"/>
        </w:rPr>
        <w:t xml:space="preserve">. Logotipo de Visual Studio </w:t>
      </w:r>
      <w:proofErr w:type="spellStart"/>
      <w:r w:rsidRPr="009B5A88">
        <w:rPr>
          <w:rFonts w:ascii="Times New Roman" w:hAnsi="Times New Roman" w:cs="Times New Roman"/>
          <w:sz w:val="20"/>
          <w:szCs w:val="20"/>
          <w:lang w:val="es-GT"/>
        </w:rPr>
        <w:t>Code</w:t>
      </w:r>
      <w:proofErr w:type="spellEnd"/>
      <w:r w:rsidRPr="009B5A88">
        <w:rPr>
          <w:rFonts w:ascii="Times New Roman" w:hAnsi="Times New Roman" w:cs="Times New Roman"/>
          <w:sz w:val="20"/>
          <w:szCs w:val="20"/>
          <w:lang w:val="es-GT"/>
        </w:rPr>
        <w:t>.</w:t>
      </w:r>
    </w:p>
    <w:p w14:paraId="68FDCE3E" w14:textId="7556CBF5" w:rsidR="003353C2" w:rsidRPr="00AF1675" w:rsidRDefault="005E3947" w:rsidP="005E3947">
      <w:pPr>
        <w:pStyle w:val="Ttulo4"/>
      </w:pPr>
      <w:bookmarkStart w:id="318" w:name="_Toc41638831"/>
      <w:r w:rsidRPr="00AF1675">
        <w:t>Lenguajes de programación</w:t>
      </w:r>
      <w:bookmarkEnd w:id="318"/>
    </w:p>
    <w:p w14:paraId="1DDB6606" w14:textId="0AAA243B" w:rsidR="005E3947" w:rsidRPr="00AF1675" w:rsidRDefault="005E3947" w:rsidP="005E3947">
      <w:pPr>
        <w:pStyle w:val="Ttulo5"/>
      </w:pPr>
      <w:bookmarkStart w:id="319" w:name="_Toc41638832"/>
      <w:proofErr w:type="spellStart"/>
      <w:r w:rsidRPr="00AF1675">
        <w:t>Backend</w:t>
      </w:r>
      <w:proofErr w:type="spellEnd"/>
      <w:r w:rsidR="00AE1D1C" w:rsidRPr="00AF1675">
        <w:t>.</w:t>
      </w:r>
      <w:bookmarkEnd w:id="319"/>
    </w:p>
    <w:p w14:paraId="5206E449" w14:textId="496723EB" w:rsidR="008E65F2" w:rsidRDefault="00704ABB" w:rsidP="00A76404">
      <w:pPr>
        <w:pStyle w:val="Prrafodelista"/>
        <w:numPr>
          <w:ilvl w:val="0"/>
          <w:numId w:val="28"/>
        </w:numPr>
        <w:ind w:left="3686"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PHP</w:t>
      </w:r>
      <w:r w:rsidRPr="00AF1675">
        <w:rPr>
          <w:rFonts w:ascii="Times New Roman" w:hAnsi="Times New Roman" w:cs="Times New Roman"/>
          <w:b/>
          <w:bCs/>
          <w:sz w:val="24"/>
          <w:szCs w:val="24"/>
          <w:lang w:val="es-GT"/>
        </w:rPr>
        <w:t>:</w:t>
      </w:r>
      <w:r w:rsidR="005E3947" w:rsidRPr="00AF1675">
        <w:rPr>
          <w:rFonts w:ascii="Times New Roman" w:hAnsi="Times New Roman" w:cs="Times New Roman"/>
          <w:sz w:val="24"/>
          <w:szCs w:val="24"/>
          <w:lang w:val="es-GT"/>
        </w:rPr>
        <w:t xml:space="preserve"> </w:t>
      </w:r>
      <w:r w:rsidRPr="00AF1675">
        <w:rPr>
          <w:rFonts w:ascii="Times New Roman" w:hAnsi="Times New Roman" w:cs="Times New Roman"/>
          <w:sz w:val="24"/>
          <w:szCs w:val="24"/>
          <w:lang w:val="es-GT"/>
        </w:rPr>
        <w:t xml:space="preserve">Lenguaje </w:t>
      </w:r>
      <w:proofErr w:type="spellStart"/>
      <w:r w:rsidRPr="00AF1675">
        <w:rPr>
          <w:rFonts w:ascii="Times New Roman" w:hAnsi="Times New Roman" w:cs="Times New Roman"/>
          <w:sz w:val="24"/>
          <w:szCs w:val="24"/>
          <w:lang w:val="es-GT"/>
        </w:rPr>
        <w:t>multiplaforma</w:t>
      </w:r>
      <w:proofErr w:type="spellEnd"/>
      <w:r w:rsidR="00AE1D1C" w:rsidRPr="00AF1675">
        <w:rPr>
          <w:rFonts w:ascii="Times New Roman" w:hAnsi="Times New Roman" w:cs="Times New Roman"/>
          <w:sz w:val="24"/>
          <w:szCs w:val="24"/>
          <w:lang w:val="es-GT"/>
        </w:rPr>
        <w:t>,</w:t>
      </w:r>
      <w:r w:rsidRPr="00AF1675">
        <w:rPr>
          <w:rFonts w:ascii="Times New Roman" w:hAnsi="Times New Roman" w:cs="Times New Roman"/>
          <w:sz w:val="24"/>
          <w:szCs w:val="24"/>
          <w:lang w:val="es-GT"/>
        </w:rPr>
        <w:t xml:space="preserve"> permite una eficiente integración con el protocolo http.</w:t>
      </w:r>
    </w:p>
    <w:p w14:paraId="14D9D58D" w14:textId="77777777" w:rsidR="004C438B" w:rsidRPr="00997052" w:rsidRDefault="004C438B" w:rsidP="004C438B">
      <w:pPr>
        <w:pStyle w:val="Prrafodelista"/>
        <w:ind w:left="3686" w:firstLine="0"/>
        <w:rPr>
          <w:rFonts w:ascii="Times New Roman" w:hAnsi="Times New Roman" w:cs="Times New Roman"/>
          <w:sz w:val="24"/>
          <w:szCs w:val="24"/>
          <w:lang w:val="es-GT"/>
        </w:rPr>
      </w:pPr>
    </w:p>
    <w:p w14:paraId="172C4989" w14:textId="1A5D5C49" w:rsidR="00704ABB" w:rsidRPr="00AF1675" w:rsidRDefault="00AE1D1C" w:rsidP="00AE1D1C">
      <w:pPr>
        <w:pStyle w:val="Ttulo5"/>
      </w:pPr>
      <w:bookmarkStart w:id="320" w:name="_Toc41638833"/>
      <w:proofErr w:type="spellStart"/>
      <w:r w:rsidRPr="00AF1675">
        <w:t>Frontend</w:t>
      </w:r>
      <w:proofErr w:type="spellEnd"/>
      <w:r w:rsidRPr="00AF1675">
        <w:t>.</w:t>
      </w:r>
      <w:bookmarkEnd w:id="320"/>
    </w:p>
    <w:p w14:paraId="2FABBCE1" w14:textId="0FE193DE" w:rsidR="00657E1E" w:rsidRDefault="00852033" w:rsidP="008974CF">
      <w:pPr>
        <w:pStyle w:val="Prrafodelista"/>
        <w:numPr>
          <w:ilvl w:val="0"/>
          <w:numId w:val="28"/>
        </w:numPr>
        <w:ind w:left="3686"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JAVASCRIPT</w:t>
      </w:r>
      <w:r w:rsidR="00AE1D1C" w:rsidRPr="00AF1675">
        <w:rPr>
          <w:rFonts w:ascii="Times New Roman" w:hAnsi="Times New Roman" w:cs="Times New Roman"/>
          <w:sz w:val="24"/>
          <w:szCs w:val="24"/>
          <w:lang w:val="es-GT"/>
        </w:rPr>
        <w:t xml:space="preserve">: Lenguaje popular para la elaboración de </w:t>
      </w:r>
      <w:proofErr w:type="spellStart"/>
      <w:r w:rsidR="00AE1D1C" w:rsidRPr="00AF1675">
        <w:rPr>
          <w:rFonts w:ascii="Times New Roman" w:hAnsi="Times New Roman" w:cs="Times New Roman"/>
          <w:sz w:val="24"/>
          <w:szCs w:val="24"/>
          <w:lang w:val="es-GT"/>
        </w:rPr>
        <w:t>websites</w:t>
      </w:r>
      <w:proofErr w:type="spellEnd"/>
      <w:r w:rsidR="00AE1D1C" w:rsidRPr="00AF1675">
        <w:rPr>
          <w:rFonts w:ascii="Times New Roman" w:hAnsi="Times New Roman" w:cs="Times New Roman"/>
          <w:sz w:val="24"/>
          <w:szCs w:val="24"/>
          <w:lang w:val="es-GT"/>
        </w:rPr>
        <w:t xml:space="preserve"> </w:t>
      </w:r>
      <w:r w:rsidR="008E65F2" w:rsidRPr="00AF1675">
        <w:rPr>
          <w:rFonts w:ascii="Times New Roman" w:hAnsi="Times New Roman" w:cs="Times New Roman"/>
          <w:sz w:val="24"/>
          <w:szCs w:val="24"/>
          <w:lang w:val="es-GT"/>
        </w:rPr>
        <w:t>dinámicos, posee el paradigma de programación orientada a objetos.</w:t>
      </w:r>
    </w:p>
    <w:p w14:paraId="5BF25947" w14:textId="1694AD99" w:rsidR="00A633CE" w:rsidRDefault="00A633CE" w:rsidP="00A633CE">
      <w:pPr>
        <w:rPr>
          <w:rFonts w:ascii="Times New Roman" w:hAnsi="Times New Roman" w:cs="Times New Roman"/>
          <w:sz w:val="24"/>
          <w:szCs w:val="24"/>
          <w:lang w:val="es-GT"/>
        </w:rPr>
      </w:pPr>
    </w:p>
    <w:p w14:paraId="60D47D47" w14:textId="15DDCE9D" w:rsidR="00A633CE" w:rsidRDefault="00A633CE" w:rsidP="00A633CE">
      <w:pPr>
        <w:rPr>
          <w:rFonts w:ascii="Times New Roman" w:hAnsi="Times New Roman" w:cs="Times New Roman"/>
          <w:sz w:val="24"/>
          <w:szCs w:val="24"/>
          <w:lang w:val="es-GT"/>
        </w:rPr>
      </w:pPr>
    </w:p>
    <w:p w14:paraId="794C2ACF" w14:textId="672DBD46" w:rsidR="00A633CE" w:rsidRDefault="00A633CE" w:rsidP="00A633CE">
      <w:pPr>
        <w:rPr>
          <w:rFonts w:ascii="Times New Roman" w:hAnsi="Times New Roman" w:cs="Times New Roman"/>
          <w:sz w:val="24"/>
          <w:szCs w:val="24"/>
          <w:lang w:val="es-GT"/>
        </w:rPr>
      </w:pPr>
    </w:p>
    <w:p w14:paraId="60C312ED" w14:textId="77777777" w:rsidR="00A633CE" w:rsidRPr="00A633CE" w:rsidRDefault="00A633CE" w:rsidP="00A633CE">
      <w:pPr>
        <w:rPr>
          <w:rFonts w:ascii="Times New Roman" w:hAnsi="Times New Roman" w:cs="Times New Roman"/>
          <w:sz w:val="24"/>
          <w:szCs w:val="24"/>
          <w:lang w:val="es-GT"/>
        </w:rPr>
      </w:pPr>
    </w:p>
    <w:p w14:paraId="3DC4A41A" w14:textId="18BA8F9C" w:rsidR="005E3947" w:rsidRPr="00AF1675" w:rsidRDefault="00AE1D1C" w:rsidP="00AE1D1C">
      <w:pPr>
        <w:pStyle w:val="Ttulo4"/>
      </w:pPr>
      <w:bookmarkStart w:id="321" w:name="_Toc41638834"/>
      <w:r w:rsidRPr="00AF1675">
        <w:t xml:space="preserve">Lenguajes de </w:t>
      </w:r>
      <w:r w:rsidR="00471A63">
        <w:t>etiquetación</w:t>
      </w:r>
      <w:r w:rsidRPr="00AF1675">
        <w:t xml:space="preserve"> y estilo de páginas web.</w:t>
      </w:r>
      <w:bookmarkEnd w:id="321"/>
    </w:p>
    <w:p w14:paraId="1A2B4C5A" w14:textId="5DCE5FF8" w:rsidR="00C00B91" w:rsidRPr="00AF1675" w:rsidRDefault="008E65F2" w:rsidP="00A76404">
      <w:pPr>
        <w:pStyle w:val="Prrafodelista"/>
        <w:numPr>
          <w:ilvl w:val="0"/>
          <w:numId w:val="28"/>
        </w:numPr>
        <w:ind w:left="3119"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HTML</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Brinda el formato de los documentos de hipertexto, es totalmente estático.</w:t>
      </w:r>
      <w:r w:rsidRPr="00AF1675">
        <w:rPr>
          <w:rFonts w:ascii="Times New Roman" w:hAnsi="Times New Roman" w:cs="Times New Roman"/>
          <w:sz w:val="24"/>
          <w:szCs w:val="24"/>
          <w:lang w:val="es-GT"/>
        </w:rPr>
        <w:tab/>
      </w:r>
    </w:p>
    <w:p w14:paraId="51449F95" w14:textId="77777777" w:rsidR="00AF1675" w:rsidRPr="00AF1675" w:rsidRDefault="00AF1675" w:rsidP="00AF1675">
      <w:pPr>
        <w:pStyle w:val="Prrafodelista"/>
        <w:ind w:left="2977" w:firstLine="0"/>
        <w:rPr>
          <w:rFonts w:ascii="Times New Roman" w:hAnsi="Times New Roman" w:cs="Times New Roman"/>
          <w:sz w:val="24"/>
          <w:szCs w:val="24"/>
          <w:lang w:val="es-GT"/>
        </w:rPr>
      </w:pPr>
    </w:p>
    <w:p w14:paraId="54412846" w14:textId="1E024AF9" w:rsidR="00A148F6" w:rsidRPr="009B5A88" w:rsidRDefault="00AF1675" w:rsidP="009B5A88">
      <w:pPr>
        <w:pStyle w:val="Prrafodelista"/>
        <w:numPr>
          <w:ilvl w:val="0"/>
          <w:numId w:val="28"/>
        </w:numPr>
        <w:ind w:left="2977" w:hanging="850"/>
        <w:rPr>
          <w:rFonts w:ascii="Times New Roman" w:hAnsi="Times New Roman" w:cs="Times New Roman"/>
          <w:sz w:val="24"/>
          <w:szCs w:val="24"/>
          <w:lang w:val="es-GT"/>
        </w:rPr>
      </w:pPr>
      <w:r w:rsidRPr="00852033">
        <w:rPr>
          <w:rFonts w:ascii="Times New Roman" w:hAnsi="Times New Roman" w:cs="Times New Roman"/>
          <w:sz w:val="24"/>
          <w:szCs w:val="24"/>
          <w:lang w:val="es-GT"/>
        </w:rPr>
        <w:lastRenderedPageBreak/>
        <w:t>CSS</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Lenguaje de hojas de estilo, permite una presentación estética de los formularios </w:t>
      </w:r>
      <w:proofErr w:type="spellStart"/>
      <w:r w:rsidRPr="00AF1675">
        <w:rPr>
          <w:rFonts w:ascii="Times New Roman" w:hAnsi="Times New Roman" w:cs="Times New Roman"/>
          <w:sz w:val="24"/>
          <w:szCs w:val="24"/>
          <w:lang w:val="es-GT"/>
        </w:rPr>
        <w:t>html</w:t>
      </w:r>
      <w:proofErr w:type="spellEnd"/>
      <w:r w:rsidRPr="00AF1675">
        <w:rPr>
          <w:rFonts w:ascii="Times New Roman" w:hAnsi="Times New Roman" w:cs="Times New Roman"/>
          <w:sz w:val="24"/>
          <w:szCs w:val="24"/>
          <w:lang w:val="es-GT"/>
        </w:rPr>
        <w:t>.</w:t>
      </w:r>
    </w:p>
    <w:p w14:paraId="0D6D45FE" w14:textId="44D2C75A" w:rsidR="00C4053D" w:rsidRDefault="00C4053D" w:rsidP="00C4053D">
      <w:pPr>
        <w:pStyle w:val="Ttulo4"/>
      </w:pPr>
      <w:bookmarkStart w:id="322" w:name="_Toc41638835"/>
      <w:r>
        <w:t>Librerías</w:t>
      </w:r>
      <w:bookmarkEnd w:id="322"/>
      <w:r>
        <w:t xml:space="preserve"> </w:t>
      </w:r>
    </w:p>
    <w:p w14:paraId="6536AAD3" w14:textId="3F36275E" w:rsidR="00C4053D" w:rsidRDefault="00C4053D" w:rsidP="00C4053D">
      <w:pPr>
        <w:pStyle w:val="Ttulo5"/>
      </w:pPr>
      <w:bookmarkStart w:id="323" w:name="_Toc41638836"/>
      <w:proofErr w:type="spellStart"/>
      <w:r>
        <w:t>Jquery</w:t>
      </w:r>
      <w:bookmarkEnd w:id="323"/>
      <w:proofErr w:type="spellEnd"/>
    </w:p>
    <w:p w14:paraId="1B9127A7" w14:textId="418A4800" w:rsidR="00C4053D" w:rsidRDefault="00F26F75" w:rsidP="00A76404">
      <w:pPr>
        <w:ind w:left="2835"/>
        <w:rPr>
          <w:rFonts w:ascii="Times New Roman" w:hAnsi="Times New Roman" w:cs="Times New Roman"/>
          <w:sz w:val="24"/>
          <w:szCs w:val="24"/>
          <w:lang w:val="es-GT"/>
        </w:rPr>
      </w:pPr>
      <w:r>
        <w:rPr>
          <w:rFonts w:ascii="Times New Roman" w:hAnsi="Times New Roman" w:cs="Times New Roman"/>
          <w:sz w:val="24"/>
          <w:szCs w:val="24"/>
          <w:lang w:val="es-GT"/>
        </w:rPr>
        <w:t xml:space="preserve">Librería de </w:t>
      </w:r>
      <w:proofErr w:type="spellStart"/>
      <w:r>
        <w:rPr>
          <w:rFonts w:ascii="Times New Roman" w:hAnsi="Times New Roman" w:cs="Times New Roman"/>
          <w:sz w:val="24"/>
          <w:szCs w:val="24"/>
          <w:lang w:val="es-GT"/>
        </w:rPr>
        <w:t>javascript</w:t>
      </w:r>
      <w:proofErr w:type="spellEnd"/>
      <w:r>
        <w:rPr>
          <w:rFonts w:ascii="Times New Roman" w:hAnsi="Times New Roman" w:cs="Times New Roman"/>
          <w:sz w:val="24"/>
          <w:szCs w:val="24"/>
          <w:lang w:val="es-GT"/>
        </w:rPr>
        <w:t>, s</w:t>
      </w:r>
      <w:r w:rsidRPr="00F26F75">
        <w:rPr>
          <w:rFonts w:ascii="Times New Roman" w:hAnsi="Times New Roman" w:cs="Times New Roman"/>
          <w:sz w:val="24"/>
          <w:szCs w:val="24"/>
          <w:lang w:val="es-GT"/>
        </w:rPr>
        <w:t>implifica la interacción con documentos HTML y un manejo sencillo de los objetos de este (DOM).</w:t>
      </w:r>
    </w:p>
    <w:p w14:paraId="70F90309" w14:textId="720698F7" w:rsidR="009B5A88" w:rsidRDefault="009B5A88" w:rsidP="009B5A88">
      <w:pPr>
        <w:ind w:left="2127"/>
        <w:jc w:val="center"/>
        <w:rPr>
          <w:rFonts w:ascii="Times New Roman" w:hAnsi="Times New Roman" w:cs="Times New Roman"/>
          <w:sz w:val="24"/>
          <w:szCs w:val="24"/>
          <w:lang w:val="es-GT"/>
        </w:rPr>
      </w:pPr>
      <w:r>
        <w:rPr>
          <w:noProof/>
          <w:lang w:val="es-GT" w:eastAsia="es-GT"/>
        </w:rPr>
        <w:drawing>
          <wp:inline distT="0" distB="0" distL="0" distR="0" wp14:anchorId="458C4A74" wp14:editId="2B117E26">
            <wp:extent cx="1600200" cy="575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9945" cy="615322"/>
                    </a:xfrm>
                    <a:prstGeom prst="rect">
                      <a:avLst/>
                    </a:prstGeom>
                  </pic:spPr>
                </pic:pic>
              </a:graphicData>
            </a:graphic>
          </wp:inline>
        </w:drawing>
      </w:r>
    </w:p>
    <w:p w14:paraId="02274334" w14:textId="791CB07B" w:rsidR="009B5A88" w:rsidRPr="00282EFE" w:rsidRDefault="009B5A88" w:rsidP="00282EFE">
      <w:pPr>
        <w:ind w:left="2127"/>
        <w:rPr>
          <w:rFonts w:ascii="Times New Roman" w:hAnsi="Times New Roman" w:cs="Times New Roman"/>
          <w:sz w:val="20"/>
          <w:szCs w:val="20"/>
          <w:lang w:val="en-US"/>
        </w:rPr>
      </w:pPr>
      <w:proofErr w:type="spellStart"/>
      <w:r w:rsidRPr="0070442D">
        <w:rPr>
          <w:rFonts w:ascii="Times New Roman" w:hAnsi="Times New Roman" w:cs="Times New Roman"/>
          <w:sz w:val="20"/>
          <w:szCs w:val="20"/>
          <w:lang w:val="en-US"/>
        </w:rPr>
        <w:t>Figura</w:t>
      </w:r>
      <w:proofErr w:type="spellEnd"/>
      <w:r w:rsidRPr="0070442D">
        <w:rPr>
          <w:rFonts w:ascii="Times New Roman" w:hAnsi="Times New Roman" w:cs="Times New Roman"/>
          <w:sz w:val="20"/>
          <w:szCs w:val="20"/>
          <w:lang w:val="en-US"/>
        </w:rPr>
        <w:t xml:space="preserve"> </w:t>
      </w:r>
      <w:proofErr w:type="spellStart"/>
      <w:r w:rsidRPr="0070442D">
        <w:rPr>
          <w:rFonts w:ascii="Times New Roman" w:hAnsi="Times New Roman" w:cs="Times New Roman"/>
          <w:sz w:val="20"/>
          <w:szCs w:val="20"/>
          <w:lang w:val="en-US"/>
        </w:rPr>
        <w:t>xxxx</w:t>
      </w:r>
      <w:proofErr w:type="spellEnd"/>
      <w:r w:rsidRPr="0070442D">
        <w:rPr>
          <w:rFonts w:ascii="Times New Roman" w:hAnsi="Times New Roman" w:cs="Times New Roman"/>
          <w:sz w:val="20"/>
          <w:szCs w:val="20"/>
          <w:lang w:val="en-US"/>
        </w:rPr>
        <w:t xml:space="preserve">. </w:t>
      </w:r>
      <w:sdt>
        <w:sdtPr>
          <w:rPr>
            <w:rFonts w:ascii="Times New Roman" w:hAnsi="Times New Roman" w:cs="Times New Roman"/>
            <w:sz w:val="20"/>
            <w:szCs w:val="20"/>
            <w:lang w:val="es-GT"/>
          </w:rPr>
          <w:id w:val="-1398202252"/>
          <w:citation/>
        </w:sdtPr>
        <w:sdtContent>
          <w:r w:rsidR="00282EFE" w:rsidRPr="00282EFE">
            <w:rPr>
              <w:rFonts w:ascii="Times New Roman" w:hAnsi="Times New Roman" w:cs="Times New Roman"/>
              <w:sz w:val="20"/>
              <w:szCs w:val="20"/>
              <w:lang w:val="es-GT"/>
            </w:rPr>
            <w:fldChar w:fldCharType="begin"/>
          </w:r>
          <w:r w:rsidR="00282EFE" w:rsidRPr="0070442D">
            <w:rPr>
              <w:rFonts w:ascii="Times New Roman" w:hAnsi="Times New Roman" w:cs="Times New Roman"/>
              <w:sz w:val="20"/>
              <w:szCs w:val="20"/>
              <w:lang w:val="en-US"/>
            </w:rPr>
            <w:instrText xml:space="preserve"> CITATION The20 \l 4106 </w:instrText>
          </w:r>
          <w:r w:rsidR="00282EFE" w:rsidRPr="00282EFE">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n-US"/>
            </w:rPr>
            <w:t>(The jQuery Foundation., 2020)</w:t>
          </w:r>
          <w:r w:rsidR="00282EFE" w:rsidRPr="00282EFE">
            <w:rPr>
              <w:rFonts w:ascii="Times New Roman" w:hAnsi="Times New Roman" w:cs="Times New Roman"/>
              <w:sz w:val="20"/>
              <w:szCs w:val="20"/>
              <w:lang w:val="es-GT"/>
            </w:rPr>
            <w:fldChar w:fldCharType="end"/>
          </w:r>
        </w:sdtContent>
      </w:sdt>
      <w:r w:rsidR="00282EFE" w:rsidRPr="00282EFE">
        <w:rPr>
          <w:rFonts w:ascii="Times New Roman" w:hAnsi="Times New Roman" w:cs="Times New Roman"/>
          <w:sz w:val="20"/>
          <w:szCs w:val="20"/>
          <w:lang w:val="en-US"/>
        </w:rPr>
        <w:t xml:space="preserve">. </w:t>
      </w:r>
      <w:proofErr w:type="spellStart"/>
      <w:r w:rsidR="00282EFE" w:rsidRPr="00282EFE">
        <w:rPr>
          <w:rFonts w:ascii="Times New Roman" w:hAnsi="Times New Roman" w:cs="Times New Roman"/>
          <w:sz w:val="20"/>
          <w:szCs w:val="20"/>
          <w:lang w:val="en-US"/>
        </w:rPr>
        <w:t>Logotipo</w:t>
      </w:r>
      <w:proofErr w:type="spellEnd"/>
      <w:r w:rsidR="00282EFE" w:rsidRPr="00282EFE">
        <w:rPr>
          <w:rFonts w:ascii="Times New Roman" w:hAnsi="Times New Roman" w:cs="Times New Roman"/>
          <w:sz w:val="20"/>
          <w:szCs w:val="20"/>
          <w:lang w:val="en-US"/>
        </w:rPr>
        <w:t xml:space="preserve"> de jQuery.</w:t>
      </w:r>
    </w:p>
    <w:p w14:paraId="5E60201A" w14:textId="0F9E97D5" w:rsidR="007C0304" w:rsidRDefault="007C0304" w:rsidP="007C0304">
      <w:pPr>
        <w:pStyle w:val="Ttulo5"/>
      </w:pPr>
      <w:bookmarkStart w:id="324" w:name="_Toc41638837"/>
      <w:r>
        <w:t>TCPDF</w:t>
      </w:r>
      <w:r w:rsidR="00D4498A">
        <w:t>.</w:t>
      </w:r>
      <w:bookmarkEnd w:id="324"/>
    </w:p>
    <w:p w14:paraId="25276F99" w14:textId="72129A53" w:rsidR="00657E1E" w:rsidRDefault="00D4498A" w:rsidP="008974CF">
      <w:pPr>
        <w:ind w:left="2835"/>
        <w:rPr>
          <w:rFonts w:ascii="Times New Roman" w:hAnsi="Times New Roman" w:cs="Times New Roman"/>
          <w:sz w:val="24"/>
          <w:szCs w:val="24"/>
          <w:lang w:val="es-GT"/>
        </w:rPr>
      </w:pPr>
      <w:r w:rsidRPr="00D4498A">
        <w:rPr>
          <w:rFonts w:ascii="Times New Roman" w:hAnsi="Times New Roman" w:cs="Times New Roman"/>
          <w:sz w:val="24"/>
          <w:szCs w:val="24"/>
          <w:lang w:val="es-GT"/>
        </w:rPr>
        <w:t xml:space="preserve">Permite la generación de documentos en formato </w:t>
      </w:r>
      <w:proofErr w:type="spellStart"/>
      <w:r w:rsidRPr="00D4498A">
        <w:rPr>
          <w:rFonts w:ascii="Times New Roman" w:hAnsi="Times New Roman" w:cs="Times New Roman"/>
          <w:sz w:val="24"/>
          <w:szCs w:val="24"/>
          <w:lang w:val="es-GT"/>
        </w:rPr>
        <w:t>pdf</w:t>
      </w:r>
      <w:proofErr w:type="spellEnd"/>
      <w:r w:rsidRPr="00D4498A">
        <w:rPr>
          <w:rFonts w:ascii="Times New Roman" w:hAnsi="Times New Roman" w:cs="Times New Roman"/>
          <w:sz w:val="24"/>
          <w:szCs w:val="24"/>
          <w:lang w:val="es-GT"/>
        </w:rPr>
        <w:t xml:space="preserve"> de la información que establezca el programador</w:t>
      </w:r>
      <w:r w:rsidR="008974CF">
        <w:rPr>
          <w:rFonts w:ascii="Times New Roman" w:hAnsi="Times New Roman" w:cs="Times New Roman"/>
          <w:sz w:val="24"/>
          <w:szCs w:val="24"/>
          <w:lang w:val="es-GT"/>
        </w:rPr>
        <w:t>.</w:t>
      </w:r>
    </w:p>
    <w:p w14:paraId="4EB75B50" w14:textId="31DB3636" w:rsidR="00A633CE" w:rsidRDefault="00A633CE" w:rsidP="008974CF">
      <w:pPr>
        <w:ind w:left="2835"/>
        <w:rPr>
          <w:rFonts w:ascii="Times New Roman" w:hAnsi="Times New Roman" w:cs="Times New Roman"/>
          <w:sz w:val="24"/>
          <w:szCs w:val="24"/>
          <w:lang w:val="es-GT"/>
        </w:rPr>
      </w:pPr>
    </w:p>
    <w:p w14:paraId="62531AEE" w14:textId="3C4B2770" w:rsidR="00A633CE" w:rsidRDefault="00A633CE" w:rsidP="008974CF">
      <w:pPr>
        <w:ind w:left="2835"/>
        <w:rPr>
          <w:rFonts w:ascii="Times New Roman" w:hAnsi="Times New Roman" w:cs="Times New Roman"/>
          <w:sz w:val="24"/>
          <w:szCs w:val="24"/>
          <w:lang w:val="es-GT"/>
        </w:rPr>
      </w:pPr>
    </w:p>
    <w:p w14:paraId="2A34C4E9" w14:textId="77777777" w:rsidR="00A633CE" w:rsidRPr="00D4498A" w:rsidRDefault="00A633CE" w:rsidP="008974CF">
      <w:pPr>
        <w:ind w:left="2835"/>
        <w:rPr>
          <w:rFonts w:ascii="Times New Roman" w:hAnsi="Times New Roman" w:cs="Times New Roman"/>
          <w:sz w:val="24"/>
          <w:szCs w:val="24"/>
          <w:lang w:val="es-GT"/>
        </w:rPr>
      </w:pPr>
    </w:p>
    <w:p w14:paraId="69B89398" w14:textId="3F7000AD" w:rsidR="005E3947" w:rsidRDefault="00AE1D1C" w:rsidP="00AE1D1C">
      <w:pPr>
        <w:pStyle w:val="Ttulo4"/>
      </w:pPr>
      <w:bookmarkStart w:id="325" w:name="_Toc41638838"/>
      <w:proofErr w:type="spellStart"/>
      <w:r w:rsidRPr="00AF1675">
        <w:t>Templates</w:t>
      </w:r>
      <w:proofErr w:type="spellEnd"/>
      <w:r w:rsidRPr="00AF1675">
        <w:t xml:space="preserve"> y </w:t>
      </w:r>
      <w:proofErr w:type="spellStart"/>
      <w:r w:rsidRPr="00AF1675">
        <w:t>plugins</w:t>
      </w:r>
      <w:proofErr w:type="spellEnd"/>
      <w:r w:rsidRPr="00AF1675">
        <w:t xml:space="preserve"> complementarios.</w:t>
      </w:r>
      <w:bookmarkEnd w:id="325"/>
    </w:p>
    <w:p w14:paraId="46D6B6F4" w14:textId="34CEB7E9" w:rsidR="00457246" w:rsidRDefault="00457246" w:rsidP="00457246">
      <w:pPr>
        <w:pStyle w:val="Ttulo5"/>
      </w:pPr>
      <w:bookmarkStart w:id="326" w:name="_Toc41638839"/>
      <w:proofErr w:type="spellStart"/>
      <w:r>
        <w:t>AdminLTE</w:t>
      </w:r>
      <w:bookmarkEnd w:id="326"/>
      <w:proofErr w:type="spellEnd"/>
    </w:p>
    <w:p w14:paraId="1862E919" w14:textId="3C579DC1" w:rsidR="00457246" w:rsidRDefault="00F26F75" w:rsidP="00A76404">
      <w:pPr>
        <w:ind w:left="2835"/>
        <w:rPr>
          <w:rFonts w:ascii="Times New Roman" w:hAnsi="Times New Roman" w:cs="Times New Roman"/>
          <w:sz w:val="24"/>
          <w:szCs w:val="24"/>
          <w:lang w:val="es-GT"/>
        </w:rPr>
      </w:pPr>
      <w:r w:rsidRPr="007C0304">
        <w:rPr>
          <w:rFonts w:ascii="Times New Roman" w:hAnsi="Times New Roman" w:cs="Times New Roman"/>
          <w:sz w:val="24"/>
          <w:szCs w:val="24"/>
          <w:lang w:val="es-GT"/>
        </w:rPr>
        <w:t xml:space="preserve">Solución Open </w:t>
      </w:r>
      <w:proofErr w:type="spellStart"/>
      <w:r w:rsidRPr="007C0304">
        <w:rPr>
          <w:rFonts w:ascii="Times New Roman" w:hAnsi="Times New Roman" w:cs="Times New Roman"/>
          <w:sz w:val="24"/>
          <w:szCs w:val="24"/>
          <w:lang w:val="es-GT"/>
        </w:rPr>
        <w:t>Source</w:t>
      </w:r>
      <w:proofErr w:type="spellEnd"/>
      <w:r w:rsidRPr="007C0304">
        <w:rPr>
          <w:rFonts w:ascii="Times New Roman" w:hAnsi="Times New Roman" w:cs="Times New Roman"/>
          <w:sz w:val="24"/>
          <w:szCs w:val="24"/>
          <w:lang w:val="es-GT"/>
        </w:rPr>
        <w:t>,</w:t>
      </w:r>
      <w:r w:rsidR="007C0304" w:rsidRPr="007C0304">
        <w:rPr>
          <w:rFonts w:ascii="Times New Roman" w:hAnsi="Times New Roman" w:cs="Times New Roman"/>
          <w:sz w:val="24"/>
          <w:szCs w:val="24"/>
          <w:lang w:val="es-GT"/>
        </w:rPr>
        <w:t xml:space="preserve"> es una plantilla</w:t>
      </w:r>
      <w:r w:rsidR="007C0304">
        <w:rPr>
          <w:rFonts w:ascii="Times New Roman" w:hAnsi="Times New Roman" w:cs="Times New Roman"/>
          <w:sz w:val="24"/>
          <w:szCs w:val="24"/>
          <w:lang w:val="es-GT"/>
        </w:rPr>
        <w:t xml:space="preserve"> web</w:t>
      </w:r>
      <w:r w:rsidR="007C0304" w:rsidRPr="007C0304">
        <w:rPr>
          <w:rFonts w:ascii="Times New Roman" w:hAnsi="Times New Roman" w:cs="Times New Roman"/>
          <w:sz w:val="24"/>
          <w:szCs w:val="24"/>
          <w:lang w:val="es-GT"/>
        </w:rPr>
        <w:t xml:space="preserve"> para paneles de control.</w:t>
      </w:r>
    </w:p>
    <w:p w14:paraId="084BC630" w14:textId="4610F152" w:rsidR="00282EFE" w:rsidRDefault="00282EFE" w:rsidP="00BE5832">
      <w:pPr>
        <w:ind w:left="2689" w:firstLine="289"/>
        <w:rPr>
          <w:rFonts w:ascii="Times New Roman" w:hAnsi="Times New Roman" w:cs="Times New Roman"/>
          <w:sz w:val="24"/>
          <w:szCs w:val="24"/>
          <w:lang w:val="es-GT"/>
        </w:rPr>
      </w:pPr>
      <w:r>
        <w:rPr>
          <w:noProof/>
          <w:lang w:val="es-GT" w:eastAsia="es-GT"/>
        </w:rPr>
        <w:lastRenderedPageBreak/>
        <w:drawing>
          <wp:inline distT="0" distB="0" distL="0" distR="0" wp14:anchorId="1306AFBB" wp14:editId="0ABE3843">
            <wp:extent cx="3733458" cy="1989884"/>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8101" cy="2360120"/>
                    </a:xfrm>
                    <a:prstGeom prst="rect">
                      <a:avLst/>
                    </a:prstGeom>
                  </pic:spPr>
                </pic:pic>
              </a:graphicData>
            </a:graphic>
          </wp:inline>
        </w:drawing>
      </w:r>
    </w:p>
    <w:p w14:paraId="7B09BE88" w14:textId="6F35D732" w:rsidR="00556319" w:rsidRPr="00556319" w:rsidRDefault="00282EFE" w:rsidP="00D3261D">
      <w:pPr>
        <w:ind w:left="2127"/>
        <w:rPr>
          <w:rFonts w:ascii="Times New Roman" w:hAnsi="Times New Roman" w:cs="Times New Roman"/>
          <w:sz w:val="20"/>
          <w:szCs w:val="20"/>
          <w:lang w:val="es-GT"/>
        </w:rPr>
      </w:pPr>
      <w:r w:rsidRPr="00556319">
        <w:rPr>
          <w:rFonts w:ascii="Times New Roman" w:hAnsi="Times New Roman" w:cs="Times New Roman"/>
          <w:sz w:val="20"/>
          <w:szCs w:val="20"/>
          <w:lang w:val="es-GT"/>
        </w:rPr>
        <w:t xml:space="preserve">Figura </w:t>
      </w:r>
      <w:proofErr w:type="spellStart"/>
      <w:r w:rsidRPr="00556319">
        <w:rPr>
          <w:rFonts w:ascii="Times New Roman" w:hAnsi="Times New Roman" w:cs="Times New Roman"/>
          <w:sz w:val="20"/>
          <w:szCs w:val="20"/>
          <w:lang w:val="es-GT"/>
        </w:rPr>
        <w:t>xxx</w:t>
      </w:r>
      <w:proofErr w:type="spellEnd"/>
      <w:r w:rsidRPr="00556319">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1606032172"/>
          <w:citation/>
        </w:sdtPr>
        <w:sdtContent>
          <w:r w:rsidRPr="00556319">
            <w:rPr>
              <w:rFonts w:ascii="Times New Roman" w:hAnsi="Times New Roman" w:cs="Times New Roman"/>
              <w:sz w:val="20"/>
              <w:szCs w:val="20"/>
              <w:lang w:val="es-GT"/>
            </w:rPr>
            <w:fldChar w:fldCharType="begin"/>
          </w:r>
          <w:r w:rsidRPr="00556319">
            <w:rPr>
              <w:rFonts w:ascii="Times New Roman" w:hAnsi="Times New Roman" w:cs="Times New Roman"/>
              <w:sz w:val="20"/>
              <w:szCs w:val="20"/>
              <w:lang w:val="es-GT"/>
            </w:rPr>
            <w:instrText xml:space="preserve"> CITATION Adm19 \l 4106 </w:instrText>
          </w:r>
          <w:r w:rsidRPr="00556319">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(AdminLTE, 2014-2019)</w:t>
          </w:r>
          <w:r w:rsidRPr="00556319">
            <w:rPr>
              <w:rFonts w:ascii="Times New Roman" w:hAnsi="Times New Roman" w:cs="Times New Roman"/>
              <w:sz w:val="20"/>
              <w:szCs w:val="20"/>
              <w:lang w:val="es-GT"/>
            </w:rPr>
            <w:fldChar w:fldCharType="end"/>
          </w:r>
        </w:sdtContent>
      </w:sdt>
      <w:r w:rsidR="00556319" w:rsidRPr="00556319">
        <w:rPr>
          <w:rFonts w:ascii="Times New Roman" w:hAnsi="Times New Roman" w:cs="Times New Roman"/>
          <w:sz w:val="20"/>
          <w:szCs w:val="20"/>
          <w:lang w:val="es-GT"/>
        </w:rPr>
        <w:t xml:space="preserve">. Funcionamiento del </w:t>
      </w:r>
      <w:proofErr w:type="spellStart"/>
      <w:r w:rsidR="00556319" w:rsidRPr="00556319">
        <w:rPr>
          <w:rFonts w:ascii="Times New Roman" w:hAnsi="Times New Roman" w:cs="Times New Roman"/>
          <w:sz w:val="20"/>
          <w:szCs w:val="20"/>
          <w:lang w:val="es-GT"/>
        </w:rPr>
        <w:t>template</w:t>
      </w:r>
      <w:proofErr w:type="spellEnd"/>
      <w:r w:rsidR="00556319" w:rsidRPr="00556319">
        <w:rPr>
          <w:rFonts w:ascii="Times New Roman" w:hAnsi="Times New Roman" w:cs="Times New Roman"/>
          <w:sz w:val="20"/>
          <w:szCs w:val="20"/>
          <w:lang w:val="es-GT"/>
        </w:rPr>
        <w:t>.</w:t>
      </w:r>
    </w:p>
    <w:p w14:paraId="727BB396" w14:textId="0A89B537" w:rsidR="00457246" w:rsidRDefault="00457246" w:rsidP="00457246">
      <w:pPr>
        <w:pStyle w:val="Ttulo5"/>
      </w:pPr>
      <w:bookmarkStart w:id="327" w:name="_Toc41638840"/>
      <w:r>
        <w:t>MorrisJS</w:t>
      </w:r>
      <w:r w:rsidR="00D4498A">
        <w:t>.</w:t>
      </w:r>
      <w:bookmarkEnd w:id="327"/>
    </w:p>
    <w:p w14:paraId="5FF9B30E" w14:textId="588634AB" w:rsidR="00D4498A" w:rsidRPr="00D4498A" w:rsidRDefault="00D4498A" w:rsidP="00A76404">
      <w:pPr>
        <w:ind w:left="2835"/>
        <w:rPr>
          <w:rFonts w:ascii="Times New Roman" w:hAnsi="Times New Roman" w:cs="Times New Roman"/>
          <w:sz w:val="24"/>
          <w:szCs w:val="24"/>
          <w:lang w:val="es-GT"/>
        </w:rPr>
      </w:pPr>
      <w:r w:rsidRPr="00D4498A">
        <w:rPr>
          <w:rFonts w:ascii="Times New Roman" w:hAnsi="Times New Roman" w:cs="Times New Roman"/>
          <w:sz w:val="24"/>
          <w:szCs w:val="24"/>
          <w:lang w:val="es-GT"/>
        </w:rPr>
        <w:t>Se utiliza para la generación de gráficos</w:t>
      </w:r>
      <w:r w:rsidR="009E2B78">
        <w:rPr>
          <w:rFonts w:ascii="Times New Roman" w:hAnsi="Times New Roman" w:cs="Times New Roman"/>
          <w:sz w:val="24"/>
          <w:szCs w:val="24"/>
          <w:lang w:val="es-GT"/>
        </w:rPr>
        <w:t xml:space="preserve"> y estadísticas</w:t>
      </w:r>
      <w:r w:rsidRPr="00D4498A">
        <w:rPr>
          <w:rFonts w:ascii="Times New Roman" w:hAnsi="Times New Roman" w:cs="Times New Roman"/>
          <w:sz w:val="24"/>
          <w:szCs w:val="24"/>
          <w:lang w:val="es-GT"/>
        </w:rPr>
        <w:t xml:space="preserve"> en </w:t>
      </w:r>
      <w:r>
        <w:rPr>
          <w:rFonts w:ascii="Times New Roman" w:hAnsi="Times New Roman" w:cs="Times New Roman"/>
          <w:sz w:val="24"/>
          <w:szCs w:val="24"/>
          <w:lang w:val="es-GT"/>
        </w:rPr>
        <w:t>un</w:t>
      </w:r>
      <w:r w:rsidRPr="00D4498A">
        <w:rPr>
          <w:rFonts w:ascii="Times New Roman" w:hAnsi="Times New Roman" w:cs="Times New Roman"/>
          <w:sz w:val="24"/>
          <w:szCs w:val="24"/>
          <w:lang w:val="es-GT"/>
        </w:rPr>
        <w:t xml:space="preserve"> </w:t>
      </w:r>
      <w:proofErr w:type="spellStart"/>
      <w:r w:rsidR="00657E1E" w:rsidRPr="00D4498A">
        <w:rPr>
          <w:rFonts w:ascii="Times New Roman" w:hAnsi="Times New Roman" w:cs="Times New Roman"/>
          <w:sz w:val="24"/>
          <w:szCs w:val="24"/>
          <w:lang w:val="es-GT"/>
        </w:rPr>
        <w:t>dashboard</w:t>
      </w:r>
      <w:proofErr w:type="spellEnd"/>
      <w:r w:rsidR="00657E1E">
        <w:rPr>
          <w:rFonts w:ascii="Times New Roman" w:hAnsi="Times New Roman" w:cs="Times New Roman"/>
          <w:sz w:val="24"/>
          <w:szCs w:val="24"/>
          <w:lang w:val="es-GT"/>
        </w:rPr>
        <w:t>.</w:t>
      </w:r>
      <w:r w:rsidRPr="00D4498A">
        <w:rPr>
          <w:rFonts w:ascii="Times New Roman" w:hAnsi="Times New Roman" w:cs="Times New Roman"/>
          <w:sz w:val="24"/>
          <w:szCs w:val="24"/>
          <w:lang w:val="es-GT"/>
        </w:rPr>
        <w:t xml:space="preserve"> </w:t>
      </w:r>
    </w:p>
    <w:p w14:paraId="35EBE4BF" w14:textId="7172D9C4" w:rsidR="00457246" w:rsidRDefault="00457246" w:rsidP="00457246">
      <w:pPr>
        <w:pStyle w:val="Ttulo5"/>
      </w:pPr>
      <w:bookmarkStart w:id="328" w:name="_Toc41638841"/>
      <w:proofErr w:type="spellStart"/>
      <w:r>
        <w:t>ChartJS</w:t>
      </w:r>
      <w:proofErr w:type="spellEnd"/>
      <w:r w:rsidR="00A148F6">
        <w:t>.</w:t>
      </w:r>
      <w:bookmarkEnd w:id="328"/>
    </w:p>
    <w:p w14:paraId="4C0E997D" w14:textId="2F83360E" w:rsidR="00556319" w:rsidRPr="00D3261D" w:rsidRDefault="00A148F6" w:rsidP="00A76404">
      <w:pPr>
        <w:ind w:left="2835"/>
        <w:rPr>
          <w:rFonts w:ascii="Times New Roman" w:hAnsi="Times New Roman" w:cs="Times New Roman"/>
          <w:sz w:val="24"/>
          <w:szCs w:val="24"/>
          <w:lang w:val="es-GT"/>
        </w:rPr>
      </w:pPr>
      <w:r w:rsidRPr="008270E2">
        <w:rPr>
          <w:rFonts w:ascii="Times New Roman" w:hAnsi="Times New Roman" w:cs="Times New Roman"/>
          <w:sz w:val="24"/>
          <w:szCs w:val="24"/>
          <w:lang w:val="es-GT"/>
        </w:rPr>
        <w:t>Alternativa para la generación de gráficos, su funcionamiento es similar al de MorrisJS.</w:t>
      </w:r>
    </w:p>
    <w:p w14:paraId="74B598DF" w14:textId="33F83BB0" w:rsidR="00457246" w:rsidRDefault="00457246" w:rsidP="00457246">
      <w:pPr>
        <w:pStyle w:val="Ttulo5"/>
      </w:pPr>
      <w:bookmarkStart w:id="329" w:name="_Toc41638842"/>
      <w:proofErr w:type="spellStart"/>
      <w:r>
        <w:t>InputMask</w:t>
      </w:r>
      <w:proofErr w:type="spellEnd"/>
      <w:r w:rsidR="00A148F6">
        <w:t>.</w:t>
      </w:r>
      <w:bookmarkEnd w:id="329"/>
    </w:p>
    <w:p w14:paraId="0FF2D765" w14:textId="3E812135" w:rsidR="00657E1E" w:rsidRDefault="00A148F6" w:rsidP="00A76404">
      <w:pPr>
        <w:ind w:left="2835"/>
        <w:rPr>
          <w:rFonts w:ascii="Times New Roman" w:hAnsi="Times New Roman" w:cs="Times New Roman"/>
          <w:sz w:val="24"/>
          <w:szCs w:val="24"/>
          <w:lang w:val="es-GT"/>
        </w:rPr>
      </w:pPr>
      <w:r w:rsidRPr="008270E2">
        <w:rPr>
          <w:rFonts w:ascii="Times New Roman" w:hAnsi="Times New Roman" w:cs="Times New Roman"/>
          <w:sz w:val="24"/>
          <w:szCs w:val="24"/>
          <w:lang w:val="es-GT"/>
        </w:rPr>
        <w:t>Se utiliza para enmascarar la entrada de formularios.</w:t>
      </w:r>
    </w:p>
    <w:p w14:paraId="7AE3B0F0" w14:textId="77777777" w:rsidR="00BE5832" w:rsidRPr="008270E2" w:rsidRDefault="00BE5832" w:rsidP="00A76404">
      <w:pPr>
        <w:ind w:left="2835"/>
        <w:rPr>
          <w:rFonts w:ascii="Times New Roman" w:hAnsi="Times New Roman" w:cs="Times New Roman"/>
          <w:sz w:val="24"/>
          <w:szCs w:val="24"/>
          <w:lang w:val="es-GT"/>
        </w:rPr>
      </w:pPr>
    </w:p>
    <w:p w14:paraId="3C53EDEA" w14:textId="7CBBBC24" w:rsidR="00457246" w:rsidRDefault="00457246" w:rsidP="00A76404">
      <w:pPr>
        <w:pStyle w:val="Ttulo5"/>
      </w:pPr>
      <w:bookmarkStart w:id="330" w:name="_Toc41638843"/>
      <w:proofErr w:type="spellStart"/>
      <w:r>
        <w:t>JqueryDataTable</w:t>
      </w:r>
      <w:proofErr w:type="spellEnd"/>
      <w:r w:rsidR="00A148F6">
        <w:t>.</w:t>
      </w:r>
      <w:bookmarkEnd w:id="330"/>
    </w:p>
    <w:p w14:paraId="492D9C60" w14:textId="22A14FAF" w:rsidR="00A148F6" w:rsidRPr="00A76404" w:rsidRDefault="00A148F6" w:rsidP="00A76404">
      <w:pPr>
        <w:ind w:left="2835"/>
        <w:rPr>
          <w:rFonts w:ascii="Times New Roman" w:hAnsi="Times New Roman" w:cs="Times New Roman"/>
          <w:sz w:val="24"/>
          <w:szCs w:val="24"/>
          <w:lang w:val="es-GT"/>
        </w:rPr>
      </w:pPr>
      <w:r w:rsidRPr="00A76404">
        <w:rPr>
          <w:rFonts w:ascii="Times New Roman" w:hAnsi="Times New Roman" w:cs="Times New Roman"/>
          <w:sz w:val="24"/>
          <w:szCs w:val="24"/>
          <w:lang w:val="es-GT"/>
        </w:rPr>
        <w:t xml:space="preserve">Complemento de </w:t>
      </w:r>
      <w:proofErr w:type="spellStart"/>
      <w:r w:rsidRPr="00A76404">
        <w:rPr>
          <w:rFonts w:ascii="Times New Roman" w:hAnsi="Times New Roman" w:cs="Times New Roman"/>
          <w:sz w:val="24"/>
          <w:szCs w:val="24"/>
          <w:lang w:val="es-GT"/>
        </w:rPr>
        <w:t>Jquery</w:t>
      </w:r>
      <w:proofErr w:type="spellEnd"/>
      <w:r w:rsidRPr="00A76404">
        <w:rPr>
          <w:rFonts w:ascii="Times New Roman" w:hAnsi="Times New Roman" w:cs="Times New Roman"/>
          <w:sz w:val="24"/>
          <w:szCs w:val="24"/>
          <w:lang w:val="es-GT"/>
        </w:rPr>
        <w:t xml:space="preserve"> permite crear y gestionar la elaboración de tablas dinámicas de información.</w:t>
      </w:r>
    </w:p>
    <w:p w14:paraId="211384A6" w14:textId="1FBB85FD" w:rsidR="00457246" w:rsidRDefault="00457246" w:rsidP="00457246">
      <w:pPr>
        <w:pStyle w:val="Ttulo5"/>
      </w:pPr>
      <w:bookmarkStart w:id="331" w:name="_Toc41638844"/>
      <w:r>
        <w:t xml:space="preserve">Data </w:t>
      </w:r>
      <w:proofErr w:type="spellStart"/>
      <w:r>
        <w:t>Range</w:t>
      </w:r>
      <w:proofErr w:type="spellEnd"/>
      <w:r>
        <w:t xml:space="preserve"> </w:t>
      </w:r>
      <w:proofErr w:type="spellStart"/>
      <w:r>
        <w:t>Picker</w:t>
      </w:r>
      <w:proofErr w:type="spellEnd"/>
      <w:r w:rsidR="008270E2">
        <w:t>.</w:t>
      </w:r>
      <w:bookmarkEnd w:id="331"/>
    </w:p>
    <w:p w14:paraId="7A1A390D" w14:textId="160D3735" w:rsidR="008270E2" w:rsidRPr="008270E2" w:rsidRDefault="008270E2" w:rsidP="00A76404">
      <w:pPr>
        <w:ind w:left="2835"/>
        <w:rPr>
          <w:rFonts w:ascii="Times New Roman" w:hAnsi="Times New Roman" w:cs="Times New Roman"/>
          <w:sz w:val="24"/>
          <w:szCs w:val="24"/>
          <w:lang w:val="es-GT"/>
        </w:rPr>
      </w:pPr>
      <w:r w:rsidRPr="008270E2">
        <w:rPr>
          <w:rFonts w:ascii="Times New Roman" w:hAnsi="Times New Roman" w:cs="Times New Roman"/>
          <w:sz w:val="24"/>
          <w:szCs w:val="24"/>
          <w:lang w:val="es-GT"/>
        </w:rPr>
        <w:lastRenderedPageBreak/>
        <w:t>Selector para el rango de fechas.</w:t>
      </w:r>
    </w:p>
    <w:p w14:paraId="5F0577A2" w14:textId="780FFA4C" w:rsidR="00457246" w:rsidRDefault="00457246" w:rsidP="00457246">
      <w:pPr>
        <w:pStyle w:val="Ttulo5"/>
      </w:pPr>
      <w:bookmarkStart w:id="332" w:name="_Toc41638845"/>
      <w:proofErr w:type="spellStart"/>
      <w:r>
        <w:t>Ionicons</w:t>
      </w:r>
      <w:proofErr w:type="spellEnd"/>
      <w:r w:rsidR="008270E2">
        <w:t>.</w:t>
      </w:r>
      <w:bookmarkEnd w:id="332"/>
    </w:p>
    <w:p w14:paraId="55A8F82C" w14:textId="1C53C847" w:rsidR="009B5A88" w:rsidRPr="009B5A88" w:rsidRDefault="008270E2" w:rsidP="00A76404">
      <w:pPr>
        <w:ind w:left="2835"/>
        <w:rPr>
          <w:rFonts w:ascii="Times New Roman" w:hAnsi="Times New Roman" w:cs="Times New Roman"/>
          <w:sz w:val="24"/>
          <w:szCs w:val="24"/>
          <w:lang w:val="es-GT"/>
        </w:rPr>
      </w:pPr>
      <w:r w:rsidRPr="009B5A88">
        <w:rPr>
          <w:rFonts w:ascii="Times New Roman" w:hAnsi="Times New Roman" w:cs="Times New Roman"/>
          <w:sz w:val="24"/>
          <w:szCs w:val="24"/>
          <w:lang w:val="es-GT"/>
        </w:rPr>
        <w:t>Iconos para la elaboración de la página web.</w:t>
      </w:r>
    </w:p>
    <w:p w14:paraId="6019F87D" w14:textId="30D5938C" w:rsidR="005107AC" w:rsidRDefault="005A54DD" w:rsidP="007C0304">
      <w:pPr>
        <w:pStyle w:val="Ttulo5"/>
      </w:pPr>
      <w:bookmarkStart w:id="333" w:name="_Toc41638846"/>
      <w:proofErr w:type="spellStart"/>
      <w:r>
        <w:t>Icheck</w:t>
      </w:r>
      <w:proofErr w:type="spellEnd"/>
      <w:r w:rsidR="00A76404">
        <w:t>.</w:t>
      </w:r>
      <w:bookmarkEnd w:id="333"/>
    </w:p>
    <w:p w14:paraId="1171F236" w14:textId="57BD7C52" w:rsidR="008270E2" w:rsidRPr="008270E2" w:rsidRDefault="008270E2" w:rsidP="00A76404">
      <w:pPr>
        <w:ind w:left="2835"/>
        <w:rPr>
          <w:rFonts w:ascii="Times New Roman" w:hAnsi="Times New Roman" w:cs="Times New Roman"/>
          <w:sz w:val="24"/>
          <w:szCs w:val="24"/>
          <w:lang w:val="es-GT"/>
        </w:rPr>
      </w:pPr>
      <w:r w:rsidRPr="008270E2">
        <w:rPr>
          <w:rFonts w:ascii="Times New Roman" w:hAnsi="Times New Roman" w:cs="Times New Roman"/>
          <w:sz w:val="24"/>
          <w:szCs w:val="24"/>
          <w:lang w:val="es-GT"/>
        </w:rPr>
        <w:t>Plugin para personalizar casillas de verificación y botones.</w:t>
      </w:r>
    </w:p>
    <w:p w14:paraId="215F9AEF" w14:textId="561B171A" w:rsidR="00FF2D26" w:rsidRDefault="00FF2D26" w:rsidP="00FF2D26">
      <w:pPr>
        <w:pStyle w:val="Ttulo4"/>
      </w:pPr>
      <w:bookmarkStart w:id="334" w:name="_Toc41638847"/>
      <w:proofErr w:type="spellStart"/>
      <w:r>
        <w:t>Framework</w:t>
      </w:r>
      <w:r w:rsidR="00A76404">
        <w:t>s</w:t>
      </w:r>
      <w:proofErr w:type="spellEnd"/>
      <w:r w:rsidR="00A76404">
        <w:t>.</w:t>
      </w:r>
      <w:bookmarkEnd w:id="334"/>
    </w:p>
    <w:p w14:paraId="3DF3BD50" w14:textId="6745AB1F" w:rsidR="00556319" w:rsidRPr="00234772" w:rsidRDefault="00234772" w:rsidP="00D3261D">
      <w:pPr>
        <w:ind w:left="1418"/>
        <w:rPr>
          <w:rFonts w:ascii="Times New Roman" w:hAnsi="Times New Roman" w:cs="Times New Roman"/>
          <w:sz w:val="24"/>
          <w:szCs w:val="24"/>
          <w:lang w:val="es-GT"/>
        </w:rPr>
      </w:pPr>
      <w:r w:rsidRPr="00234772">
        <w:rPr>
          <w:rFonts w:ascii="Times New Roman" w:hAnsi="Times New Roman" w:cs="Times New Roman"/>
          <w:sz w:val="24"/>
          <w:szCs w:val="24"/>
          <w:lang w:val="es-GT"/>
        </w:rPr>
        <w:t xml:space="preserve">Marcos de trabajo que simplifican significativamente el funcionamiento, usabilidad y adaptabilidad de la aplicación web con los </w:t>
      </w:r>
      <w:r w:rsidR="005107AC">
        <w:rPr>
          <w:rFonts w:ascii="Times New Roman" w:hAnsi="Times New Roman" w:cs="Times New Roman"/>
          <w:sz w:val="24"/>
          <w:szCs w:val="24"/>
          <w:lang w:val="es-GT"/>
        </w:rPr>
        <w:t xml:space="preserve">navegadores </w:t>
      </w:r>
      <w:r w:rsidRPr="00234772">
        <w:rPr>
          <w:rFonts w:ascii="Times New Roman" w:hAnsi="Times New Roman" w:cs="Times New Roman"/>
          <w:sz w:val="24"/>
          <w:szCs w:val="24"/>
          <w:lang w:val="es-GT"/>
        </w:rPr>
        <w:t>de</w:t>
      </w:r>
      <w:r w:rsidR="00290F79">
        <w:rPr>
          <w:rFonts w:ascii="Times New Roman" w:hAnsi="Times New Roman" w:cs="Times New Roman"/>
          <w:sz w:val="24"/>
          <w:szCs w:val="24"/>
          <w:lang w:val="es-GT"/>
        </w:rPr>
        <w:t xml:space="preserve"> los</w:t>
      </w:r>
      <w:r w:rsidRPr="00234772">
        <w:rPr>
          <w:rFonts w:ascii="Times New Roman" w:hAnsi="Times New Roman" w:cs="Times New Roman"/>
          <w:sz w:val="24"/>
          <w:szCs w:val="24"/>
          <w:lang w:val="es-GT"/>
        </w:rPr>
        <w:t xml:space="preserve"> usuarios finales; además contribuyen en la reducción de complejidad de implementación a los desarrolladores, existen </w:t>
      </w:r>
      <w:proofErr w:type="spellStart"/>
      <w:r w:rsidRPr="00234772">
        <w:rPr>
          <w:rFonts w:ascii="Times New Roman" w:hAnsi="Times New Roman" w:cs="Times New Roman"/>
          <w:sz w:val="24"/>
          <w:szCs w:val="24"/>
          <w:lang w:val="es-GT"/>
        </w:rPr>
        <w:t>frameworks</w:t>
      </w:r>
      <w:proofErr w:type="spellEnd"/>
      <w:r w:rsidRPr="00234772">
        <w:rPr>
          <w:rFonts w:ascii="Times New Roman" w:hAnsi="Times New Roman" w:cs="Times New Roman"/>
          <w:sz w:val="24"/>
          <w:szCs w:val="24"/>
          <w:lang w:val="es-GT"/>
        </w:rPr>
        <w:t xml:space="preserve"> para </w:t>
      </w:r>
      <w:proofErr w:type="spellStart"/>
      <w:r w:rsidRPr="00234772">
        <w:rPr>
          <w:rFonts w:ascii="Times New Roman" w:hAnsi="Times New Roman" w:cs="Times New Roman"/>
          <w:sz w:val="24"/>
          <w:szCs w:val="24"/>
          <w:lang w:val="es-GT"/>
        </w:rPr>
        <w:t>backend</w:t>
      </w:r>
      <w:proofErr w:type="spellEnd"/>
      <w:r w:rsidRPr="00234772">
        <w:rPr>
          <w:rFonts w:ascii="Times New Roman" w:hAnsi="Times New Roman" w:cs="Times New Roman"/>
          <w:sz w:val="24"/>
          <w:szCs w:val="24"/>
          <w:lang w:val="es-GT"/>
        </w:rPr>
        <w:t xml:space="preserve"> y </w:t>
      </w:r>
      <w:proofErr w:type="spellStart"/>
      <w:r w:rsidRPr="00234772">
        <w:rPr>
          <w:rFonts w:ascii="Times New Roman" w:hAnsi="Times New Roman" w:cs="Times New Roman"/>
          <w:sz w:val="24"/>
          <w:szCs w:val="24"/>
          <w:lang w:val="es-GT"/>
        </w:rPr>
        <w:t>frontend</w:t>
      </w:r>
      <w:proofErr w:type="spellEnd"/>
      <w:r w:rsidRPr="00234772">
        <w:rPr>
          <w:rFonts w:ascii="Times New Roman" w:hAnsi="Times New Roman" w:cs="Times New Roman"/>
          <w:sz w:val="24"/>
          <w:szCs w:val="24"/>
          <w:lang w:val="es-GT"/>
        </w:rPr>
        <w:t>, en el sistema a desarrollar se utilizarán algunos del segundo tipo y que a continuación se describen.</w:t>
      </w:r>
    </w:p>
    <w:p w14:paraId="00C034E0" w14:textId="3C08364F" w:rsidR="00FF2D26" w:rsidRDefault="00FF2D26" w:rsidP="00FF2D26">
      <w:pPr>
        <w:pStyle w:val="Ttulo5"/>
      </w:pPr>
      <w:bookmarkStart w:id="335" w:name="_Toc41638848"/>
      <w:r w:rsidRPr="00234772">
        <w:t>Bootstrap</w:t>
      </w:r>
      <w:bookmarkEnd w:id="335"/>
    </w:p>
    <w:p w14:paraId="4B9C7D67" w14:textId="3AB35824" w:rsidR="00657E1E" w:rsidRPr="00D3261D" w:rsidRDefault="00457246" w:rsidP="00A76404">
      <w:pPr>
        <w:ind w:left="2835"/>
        <w:rPr>
          <w:rFonts w:ascii="Times New Roman" w:hAnsi="Times New Roman" w:cs="Times New Roman"/>
          <w:sz w:val="24"/>
          <w:szCs w:val="24"/>
          <w:lang w:val="es-GT"/>
        </w:rPr>
      </w:pPr>
      <w:r w:rsidRPr="00D3261D">
        <w:rPr>
          <w:rFonts w:ascii="Times New Roman" w:hAnsi="Times New Roman" w:cs="Times New Roman"/>
          <w:sz w:val="24"/>
          <w:szCs w:val="24"/>
          <w:lang w:val="es-GT"/>
        </w:rPr>
        <w:t xml:space="preserve">Se deriva de CSS, permite obtener un </w:t>
      </w:r>
      <w:proofErr w:type="spellStart"/>
      <w:r w:rsidRPr="00D3261D">
        <w:rPr>
          <w:rFonts w:ascii="Times New Roman" w:hAnsi="Times New Roman" w:cs="Times New Roman"/>
          <w:sz w:val="24"/>
          <w:szCs w:val="24"/>
          <w:lang w:val="es-GT"/>
        </w:rPr>
        <w:t>website</w:t>
      </w:r>
      <w:proofErr w:type="spellEnd"/>
      <w:r w:rsidRPr="00D3261D">
        <w:rPr>
          <w:rFonts w:ascii="Times New Roman" w:hAnsi="Times New Roman" w:cs="Times New Roman"/>
          <w:sz w:val="24"/>
          <w:szCs w:val="24"/>
          <w:lang w:val="es-GT"/>
        </w:rPr>
        <w:t xml:space="preserve"> </w:t>
      </w:r>
      <w:proofErr w:type="spellStart"/>
      <w:r w:rsidRPr="00D3261D">
        <w:rPr>
          <w:rFonts w:ascii="Times New Roman" w:hAnsi="Times New Roman" w:cs="Times New Roman"/>
          <w:sz w:val="24"/>
          <w:szCs w:val="24"/>
          <w:lang w:val="es-GT"/>
        </w:rPr>
        <w:t>responsive</w:t>
      </w:r>
      <w:proofErr w:type="spellEnd"/>
      <w:r w:rsidRPr="00D3261D">
        <w:rPr>
          <w:rFonts w:ascii="Times New Roman" w:hAnsi="Times New Roman" w:cs="Times New Roman"/>
          <w:sz w:val="24"/>
          <w:szCs w:val="24"/>
          <w:lang w:val="es-GT"/>
        </w:rPr>
        <w:t>.</w:t>
      </w:r>
    </w:p>
    <w:p w14:paraId="2FB719B0" w14:textId="4424F191" w:rsidR="00AE1D1C" w:rsidRPr="00AF1675" w:rsidRDefault="00C00B91" w:rsidP="00C00B91">
      <w:pPr>
        <w:pStyle w:val="Ttulo4"/>
      </w:pPr>
      <w:bookmarkStart w:id="336" w:name="_Toc41638849"/>
      <w:r w:rsidRPr="00AF1675">
        <w:t>Lenguaje de consulta de datos.</w:t>
      </w:r>
      <w:bookmarkEnd w:id="336"/>
    </w:p>
    <w:p w14:paraId="6C2A24A3" w14:textId="67AE044F" w:rsidR="00D3261D" w:rsidRDefault="00AF1675" w:rsidP="00D3261D">
      <w:pPr>
        <w:pStyle w:val="Ttulo5"/>
      </w:pPr>
      <w:bookmarkStart w:id="337" w:name="_Toc41638850"/>
      <w:r w:rsidRPr="00891B8E">
        <w:t>SQL</w:t>
      </w:r>
      <w:r w:rsidR="00D3261D">
        <w:t>.</w:t>
      </w:r>
      <w:bookmarkEnd w:id="337"/>
    </w:p>
    <w:p w14:paraId="16BE2F2E" w14:textId="7772EB6D" w:rsidR="00C40541" w:rsidRPr="00D3261D" w:rsidRDefault="00AF1675" w:rsidP="00A76404">
      <w:pPr>
        <w:ind w:left="2835"/>
        <w:rPr>
          <w:rFonts w:ascii="Times New Roman" w:hAnsi="Times New Roman" w:cs="Times New Roman"/>
          <w:sz w:val="24"/>
          <w:szCs w:val="24"/>
        </w:rPr>
      </w:pPr>
      <w:r w:rsidRPr="00D3261D">
        <w:rPr>
          <w:rFonts w:ascii="Times New Roman" w:hAnsi="Times New Roman" w:cs="Times New Roman"/>
          <w:sz w:val="24"/>
          <w:szCs w:val="24"/>
        </w:rPr>
        <w:t xml:space="preserve"> Es el actual </w:t>
      </w:r>
      <w:r w:rsidRPr="00D3261D">
        <w:rPr>
          <w:rFonts w:ascii="Times New Roman" w:hAnsi="Times New Roman" w:cs="Times New Roman"/>
          <w:sz w:val="24"/>
          <w:szCs w:val="24"/>
          <w:lang w:val="es-GT"/>
        </w:rPr>
        <w:t>estándar</w:t>
      </w:r>
      <w:r w:rsidRPr="00D3261D">
        <w:rPr>
          <w:rFonts w:ascii="Times New Roman" w:hAnsi="Times New Roman" w:cs="Times New Roman"/>
          <w:sz w:val="24"/>
          <w:szCs w:val="24"/>
        </w:rPr>
        <w:t xml:space="preserve"> de lenguaje en las bases de datos relacionales.</w:t>
      </w:r>
    </w:p>
    <w:p w14:paraId="761200D5" w14:textId="35BE7D9F" w:rsidR="00AF1675" w:rsidRPr="00AF1675" w:rsidRDefault="00AF1675" w:rsidP="00AF1675">
      <w:pPr>
        <w:pStyle w:val="Ttulo4"/>
      </w:pPr>
      <w:bookmarkStart w:id="338" w:name="_Toc41638851"/>
      <w:r w:rsidRPr="00AF1675">
        <w:lastRenderedPageBreak/>
        <w:t>Lenguaje de consulta estructurado o procedural:</w:t>
      </w:r>
      <w:bookmarkEnd w:id="338"/>
    </w:p>
    <w:p w14:paraId="050B5C94" w14:textId="77777777" w:rsidR="00C40541" w:rsidRDefault="00AF1675" w:rsidP="00C40541">
      <w:pPr>
        <w:pStyle w:val="Ttulo5"/>
      </w:pPr>
      <w:bookmarkStart w:id="339" w:name="_Toc41638852"/>
      <w:r w:rsidRPr="00D3261D">
        <w:t>SQL/PSM</w:t>
      </w:r>
      <w:bookmarkEnd w:id="339"/>
    </w:p>
    <w:p w14:paraId="51B18215" w14:textId="2718FF6A" w:rsidR="008A0502" w:rsidRPr="00D3261D" w:rsidRDefault="00AF1675" w:rsidP="00C40541">
      <w:pPr>
        <w:ind w:left="2835"/>
        <w:rPr>
          <w:rFonts w:ascii="Times New Roman" w:hAnsi="Times New Roman" w:cs="Times New Roman"/>
          <w:sz w:val="24"/>
          <w:szCs w:val="24"/>
          <w:lang w:val="es-GT"/>
        </w:rPr>
      </w:pPr>
      <w:r w:rsidRPr="00A76404">
        <w:rPr>
          <w:rFonts w:ascii="Times New Roman" w:hAnsi="Times New Roman" w:cs="Times New Roman"/>
          <w:sz w:val="24"/>
          <w:szCs w:val="24"/>
        </w:rPr>
        <w:t>Estándar</w:t>
      </w:r>
      <w:r w:rsidRPr="00D3261D">
        <w:rPr>
          <w:rFonts w:ascii="Times New Roman" w:hAnsi="Times New Roman" w:cs="Times New Roman"/>
          <w:sz w:val="24"/>
          <w:szCs w:val="24"/>
          <w:lang w:val="es-GT"/>
        </w:rPr>
        <w:t xml:space="preserve"> del lenguaje procedural para el manejo de transacciones en </w:t>
      </w:r>
      <w:proofErr w:type="spellStart"/>
      <w:r w:rsidRPr="00D3261D">
        <w:rPr>
          <w:rFonts w:ascii="Times New Roman" w:hAnsi="Times New Roman" w:cs="Times New Roman"/>
          <w:sz w:val="24"/>
          <w:szCs w:val="24"/>
          <w:lang w:val="es-GT"/>
        </w:rPr>
        <w:t>mariaDB</w:t>
      </w:r>
      <w:proofErr w:type="spellEnd"/>
      <w:r w:rsidRPr="00D3261D">
        <w:rPr>
          <w:rFonts w:ascii="Times New Roman" w:hAnsi="Times New Roman" w:cs="Times New Roman"/>
          <w:sz w:val="24"/>
          <w:szCs w:val="24"/>
          <w:lang w:val="es-GT"/>
        </w:rPr>
        <w:t xml:space="preserve"> y </w:t>
      </w:r>
      <w:proofErr w:type="spellStart"/>
      <w:r w:rsidRPr="00D3261D">
        <w:rPr>
          <w:rFonts w:ascii="Times New Roman" w:hAnsi="Times New Roman" w:cs="Times New Roman"/>
          <w:sz w:val="24"/>
          <w:szCs w:val="24"/>
          <w:lang w:val="es-GT"/>
        </w:rPr>
        <w:t>Mysql</w:t>
      </w:r>
      <w:proofErr w:type="spellEnd"/>
      <w:r w:rsidRPr="00D3261D">
        <w:rPr>
          <w:rFonts w:ascii="Times New Roman" w:hAnsi="Times New Roman" w:cs="Times New Roman"/>
          <w:sz w:val="24"/>
          <w:szCs w:val="24"/>
          <w:lang w:val="es-GT"/>
        </w:rPr>
        <w:t>.</w:t>
      </w:r>
    </w:p>
    <w:p w14:paraId="2064C6BF" w14:textId="0B979689" w:rsidR="008A0502" w:rsidRDefault="008A0502" w:rsidP="008A0502">
      <w:pPr>
        <w:pStyle w:val="Ttulo4"/>
      </w:pPr>
      <w:bookmarkStart w:id="340" w:name="_Toc41638853"/>
      <w:r>
        <w:t>API</w:t>
      </w:r>
      <w:r w:rsidR="00891B8E">
        <w:t>.</w:t>
      </w:r>
      <w:bookmarkEnd w:id="340"/>
    </w:p>
    <w:p w14:paraId="72878DB1" w14:textId="45481B65" w:rsidR="008270E2" w:rsidRPr="00891B8E" w:rsidRDefault="008270E2" w:rsidP="00891B8E">
      <w:pPr>
        <w:ind w:left="1418"/>
        <w:rPr>
          <w:rFonts w:ascii="Times New Roman" w:hAnsi="Times New Roman" w:cs="Times New Roman"/>
          <w:sz w:val="24"/>
          <w:szCs w:val="24"/>
          <w:lang w:val="es-GT"/>
        </w:rPr>
      </w:pPr>
      <w:r w:rsidRPr="00891B8E">
        <w:rPr>
          <w:rFonts w:ascii="Times New Roman" w:hAnsi="Times New Roman" w:cs="Times New Roman"/>
          <w:sz w:val="24"/>
          <w:szCs w:val="24"/>
          <w:lang w:val="es-GT"/>
        </w:rPr>
        <w:t xml:space="preserve">Es una </w:t>
      </w:r>
      <w:r w:rsidR="00891B8E">
        <w:rPr>
          <w:rFonts w:ascii="Times New Roman" w:hAnsi="Times New Roman" w:cs="Times New Roman"/>
          <w:sz w:val="24"/>
          <w:szCs w:val="24"/>
          <w:lang w:val="es-GT"/>
        </w:rPr>
        <w:t>herramienta informática</w:t>
      </w:r>
      <w:r w:rsidRPr="00891B8E">
        <w:rPr>
          <w:rFonts w:ascii="Times New Roman" w:hAnsi="Times New Roman" w:cs="Times New Roman"/>
          <w:sz w:val="24"/>
          <w:szCs w:val="24"/>
          <w:lang w:val="es-GT"/>
        </w:rPr>
        <w:t xml:space="preserve"> que permite la interacción </w:t>
      </w:r>
      <w:r w:rsidR="00891B8E">
        <w:rPr>
          <w:rFonts w:ascii="Times New Roman" w:hAnsi="Times New Roman" w:cs="Times New Roman"/>
          <w:sz w:val="24"/>
          <w:szCs w:val="24"/>
          <w:lang w:val="es-GT"/>
        </w:rPr>
        <w:t xml:space="preserve">e intercambio de información </w:t>
      </w:r>
      <w:r w:rsidRPr="00891B8E">
        <w:rPr>
          <w:rFonts w:ascii="Times New Roman" w:hAnsi="Times New Roman" w:cs="Times New Roman"/>
          <w:sz w:val="24"/>
          <w:szCs w:val="24"/>
          <w:lang w:val="es-GT"/>
        </w:rPr>
        <w:t xml:space="preserve">de </w:t>
      </w:r>
      <w:r w:rsidR="00891B8E" w:rsidRPr="00891B8E">
        <w:rPr>
          <w:rFonts w:ascii="Times New Roman" w:hAnsi="Times New Roman" w:cs="Times New Roman"/>
          <w:sz w:val="24"/>
          <w:szCs w:val="24"/>
          <w:lang w:val="es-GT"/>
        </w:rPr>
        <w:t>servicios web y aplicaciones</w:t>
      </w:r>
      <w:r w:rsidR="00891B8E">
        <w:rPr>
          <w:rFonts w:ascii="Times New Roman" w:hAnsi="Times New Roman" w:cs="Times New Roman"/>
          <w:sz w:val="24"/>
          <w:szCs w:val="24"/>
          <w:lang w:val="es-GT"/>
        </w:rPr>
        <w:t xml:space="preserve"> a pesar de que </w:t>
      </w:r>
      <w:r w:rsidR="00471A63">
        <w:rPr>
          <w:rFonts w:ascii="Times New Roman" w:hAnsi="Times New Roman" w:cs="Times New Roman"/>
          <w:sz w:val="24"/>
          <w:szCs w:val="24"/>
          <w:lang w:val="es-GT"/>
        </w:rPr>
        <w:t xml:space="preserve">se implementen </w:t>
      </w:r>
      <w:r w:rsidR="00891B8E">
        <w:rPr>
          <w:rFonts w:ascii="Times New Roman" w:hAnsi="Times New Roman" w:cs="Times New Roman"/>
          <w:sz w:val="24"/>
          <w:szCs w:val="24"/>
          <w:lang w:val="es-GT"/>
        </w:rPr>
        <w:t>en lenguajes distintos.</w:t>
      </w:r>
    </w:p>
    <w:p w14:paraId="67F3CCF7" w14:textId="5176BE7D" w:rsidR="008A0502" w:rsidRDefault="008A0502" w:rsidP="008A0502">
      <w:pPr>
        <w:pStyle w:val="Ttulo5"/>
      </w:pPr>
      <w:bookmarkStart w:id="341" w:name="_Toc41638854"/>
      <w:r>
        <w:t>PDO</w:t>
      </w:r>
      <w:r w:rsidR="00891B8E">
        <w:t>.</w:t>
      </w:r>
      <w:bookmarkEnd w:id="341"/>
    </w:p>
    <w:p w14:paraId="6EFF61C5" w14:textId="7639FD53" w:rsidR="00556319" w:rsidRPr="00891B8E" w:rsidRDefault="00891B8E" w:rsidP="00A76404">
      <w:pPr>
        <w:ind w:left="2835"/>
        <w:rPr>
          <w:rFonts w:ascii="Times New Roman" w:hAnsi="Times New Roman" w:cs="Times New Roman"/>
          <w:sz w:val="24"/>
          <w:szCs w:val="24"/>
          <w:lang w:val="es-GT"/>
        </w:rPr>
      </w:pPr>
      <w:r w:rsidRPr="00891B8E">
        <w:rPr>
          <w:rFonts w:ascii="Times New Roman" w:hAnsi="Times New Roman" w:cs="Times New Roman"/>
          <w:sz w:val="24"/>
          <w:szCs w:val="24"/>
          <w:lang w:val="es-GT"/>
        </w:rPr>
        <w:t>API que permite la interacción del lenguaje PHP con el sistema gestor de base de datos (SGBD)</w:t>
      </w:r>
      <w:r>
        <w:rPr>
          <w:rFonts w:ascii="Times New Roman" w:hAnsi="Times New Roman" w:cs="Times New Roman"/>
          <w:sz w:val="24"/>
          <w:szCs w:val="24"/>
          <w:lang w:val="es-GT"/>
        </w:rPr>
        <w:t>.</w:t>
      </w:r>
    </w:p>
    <w:p w14:paraId="0340F6A7" w14:textId="797283DB" w:rsidR="00D15DD9" w:rsidRDefault="0058180E" w:rsidP="00D15DD9">
      <w:pPr>
        <w:pStyle w:val="Ttulo4"/>
      </w:pPr>
      <w:bookmarkStart w:id="342" w:name="_Toc41638855"/>
      <w:r>
        <w:t>XAMPP</w:t>
      </w:r>
      <w:r w:rsidR="00891B8E">
        <w:t>.</w:t>
      </w:r>
      <w:bookmarkEnd w:id="342"/>
    </w:p>
    <w:p w14:paraId="39396983" w14:textId="67A5F50B" w:rsidR="00891B8E" w:rsidRDefault="00891B8E" w:rsidP="00891B8E">
      <w:pPr>
        <w:ind w:left="1418"/>
        <w:rPr>
          <w:rFonts w:ascii="Times New Roman" w:hAnsi="Times New Roman" w:cs="Times New Roman"/>
          <w:sz w:val="24"/>
          <w:szCs w:val="24"/>
          <w:lang w:val="es-GT"/>
        </w:rPr>
      </w:pPr>
      <w:r w:rsidRPr="00891B8E">
        <w:rPr>
          <w:rFonts w:ascii="Times New Roman" w:hAnsi="Times New Roman" w:cs="Times New Roman"/>
          <w:sz w:val="24"/>
          <w:szCs w:val="24"/>
          <w:lang w:val="es-GT"/>
        </w:rPr>
        <w:t>Es una distribución del servidor de web Apache</w:t>
      </w:r>
      <w:r w:rsidR="00556319">
        <w:rPr>
          <w:rFonts w:ascii="Times New Roman" w:hAnsi="Times New Roman" w:cs="Times New Roman"/>
          <w:sz w:val="24"/>
          <w:szCs w:val="24"/>
          <w:lang w:val="es-GT"/>
        </w:rPr>
        <w:t xml:space="preserve"> para </w:t>
      </w:r>
      <w:proofErr w:type="spellStart"/>
      <w:r w:rsidR="00556319">
        <w:rPr>
          <w:rFonts w:ascii="Times New Roman" w:hAnsi="Times New Roman" w:cs="Times New Roman"/>
          <w:sz w:val="24"/>
          <w:szCs w:val="24"/>
          <w:lang w:val="es-GT"/>
        </w:rPr>
        <w:t>windows</w:t>
      </w:r>
      <w:proofErr w:type="spellEnd"/>
      <w:r>
        <w:rPr>
          <w:rFonts w:ascii="Times New Roman" w:hAnsi="Times New Roman" w:cs="Times New Roman"/>
          <w:sz w:val="24"/>
          <w:szCs w:val="24"/>
          <w:lang w:val="es-GT"/>
        </w:rPr>
        <w:t>,</w:t>
      </w:r>
      <w:r w:rsidRPr="00891B8E">
        <w:rPr>
          <w:rFonts w:ascii="Times New Roman" w:hAnsi="Times New Roman" w:cs="Times New Roman"/>
          <w:sz w:val="24"/>
          <w:szCs w:val="24"/>
          <w:lang w:val="es-GT"/>
        </w:rPr>
        <w:t xml:space="preserve"> integra dentro de sí </w:t>
      </w:r>
      <w:proofErr w:type="spellStart"/>
      <w:r w:rsidRPr="00891B8E">
        <w:rPr>
          <w:rFonts w:ascii="Times New Roman" w:hAnsi="Times New Roman" w:cs="Times New Roman"/>
          <w:sz w:val="24"/>
          <w:szCs w:val="24"/>
          <w:lang w:val="es-GT"/>
        </w:rPr>
        <w:t>MariaDB</w:t>
      </w:r>
      <w:proofErr w:type="spellEnd"/>
      <w:r>
        <w:rPr>
          <w:rFonts w:ascii="Times New Roman" w:hAnsi="Times New Roman" w:cs="Times New Roman"/>
          <w:sz w:val="24"/>
          <w:szCs w:val="24"/>
          <w:lang w:val="es-GT"/>
        </w:rPr>
        <w:t xml:space="preserve"> como sistema gestor de base de datos y las librerías necesarias para el funcionamiento del lenguaje de programación PHP y PERL.</w:t>
      </w:r>
    </w:p>
    <w:p w14:paraId="75439F0D" w14:textId="08A14564" w:rsidR="00556319" w:rsidRPr="009E2B78" w:rsidRDefault="00556319" w:rsidP="00556319">
      <w:pPr>
        <w:ind w:left="1418"/>
        <w:jc w:val="center"/>
        <w:rPr>
          <w:rFonts w:ascii="Times New Roman" w:hAnsi="Times New Roman" w:cs="Times New Roman"/>
          <w:sz w:val="20"/>
          <w:szCs w:val="20"/>
          <w:lang w:val="es-GT"/>
        </w:rPr>
      </w:pPr>
      <w:r w:rsidRPr="009E2B78">
        <w:rPr>
          <w:noProof/>
          <w:sz w:val="18"/>
          <w:szCs w:val="18"/>
          <w:lang w:val="es-GT" w:eastAsia="es-GT"/>
        </w:rPr>
        <w:drawing>
          <wp:inline distT="0" distB="0" distL="0" distR="0" wp14:anchorId="6769CDFA" wp14:editId="610FD2F3">
            <wp:extent cx="2286000" cy="6953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000" cy="695325"/>
                    </a:xfrm>
                    <a:prstGeom prst="rect">
                      <a:avLst/>
                    </a:prstGeom>
                  </pic:spPr>
                </pic:pic>
              </a:graphicData>
            </a:graphic>
          </wp:inline>
        </w:drawing>
      </w:r>
    </w:p>
    <w:p w14:paraId="2DEFCC32" w14:textId="4ABAB45C" w:rsidR="00556319" w:rsidRDefault="00556319" w:rsidP="00556319">
      <w:pPr>
        <w:ind w:left="1418"/>
        <w:jc w:val="center"/>
        <w:rPr>
          <w:rFonts w:ascii="Times New Roman" w:hAnsi="Times New Roman" w:cs="Times New Roman"/>
          <w:sz w:val="20"/>
          <w:szCs w:val="20"/>
          <w:lang w:val="es-GT"/>
        </w:rPr>
      </w:pPr>
      <w:r w:rsidRPr="009E2B78">
        <w:rPr>
          <w:rFonts w:ascii="Times New Roman" w:hAnsi="Times New Roman" w:cs="Times New Roman"/>
          <w:sz w:val="20"/>
          <w:szCs w:val="20"/>
          <w:lang w:val="es-GT"/>
        </w:rPr>
        <w:t xml:space="preserve">Figura </w:t>
      </w:r>
      <w:proofErr w:type="spellStart"/>
      <w:r w:rsidRPr="009E2B78">
        <w:rPr>
          <w:rFonts w:ascii="Times New Roman" w:hAnsi="Times New Roman" w:cs="Times New Roman"/>
          <w:sz w:val="20"/>
          <w:szCs w:val="20"/>
          <w:lang w:val="es-GT"/>
        </w:rPr>
        <w:t>xxx</w:t>
      </w:r>
      <w:proofErr w:type="spellEnd"/>
      <w:r w:rsidRPr="009E2B78">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1205129469"/>
          <w:citation/>
        </w:sdtPr>
        <w:sdtContent>
          <w:r w:rsidRPr="009E2B78">
            <w:rPr>
              <w:rFonts w:ascii="Times New Roman" w:hAnsi="Times New Roman" w:cs="Times New Roman"/>
              <w:sz w:val="20"/>
              <w:szCs w:val="20"/>
              <w:lang w:val="es-GT"/>
            </w:rPr>
            <w:fldChar w:fldCharType="begin"/>
          </w:r>
          <w:r w:rsidRPr="009E2B78">
            <w:rPr>
              <w:rFonts w:ascii="Times New Roman" w:hAnsi="Times New Roman" w:cs="Times New Roman"/>
              <w:sz w:val="20"/>
              <w:szCs w:val="20"/>
              <w:lang w:val="es-GT"/>
            </w:rPr>
            <w:instrText xml:space="preserve"> CITATION Apa20 \l 4106 </w:instrText>
          </w:r>
          <w:r w:rsidRPr="009E2B78">
            <w:rPr>
              <w:rFonts w:ascii="Times New Roman" w:hAnsi="Times New Roman" w:cs="Times New Roman"/>
              <w:sz w:val="20"/>
              <w:szCs w:val="20"/>
              <w:lang w:val="es-GT"/>
            </w:rPr>
            <w:fldChar w:fldCharType="separate"/>
          </w:r>
          <w:r w:rsidR="00E04C64" w:rsidRPr="00E04C64">
            <w:rPr>
              <w:rFonts w:ascii="Times New Roman" w:hAnsi="Times New Roman" w:cs="Times New Roman"/>
              <w:noProof/>
              <w:sz w:val="20"/>
              <w:szCs w:val="20"/>
              <w:lang w:val="es-GT"/>
            </w:rPr>
            <w:t>(Apache Friends, 2020)</w:t>
          </w:r>
          <w:r w:rsidRPr="009E2B78">
            <w:rPr>
              <w:rFonts w:ascii="Times New Roman" w:hAnsi="Times New Roman" w:cs="Times New Roman"/>
              <w:sz w:val="20"/>
              <w:szCs w:val="20"/>
              <w:lang w:val="es-GT"/>
            </w:rPr>
            <w:fldChar w:fldCharType="end"/>
          </w:r>
        </w:sdtContent>
      </w:sdt>
      <w:r w:rsidR="009E2B78" w:rsidRPr="009E2B78">
        <w:rPr>
          <w:rFonts w:ascii="Times New Roman" w:hAnsi="Times New Roman" w:cs="Times New Roman"/>
          <w:sz w:val="20"/>
          <w:szCs w:val="20"/>
          <w:lang w:val="es-GT"/>
        </w:rPr>
        <w:t>. Logotipo de XAMPP.</w:t>
      </w:r>
    </w:p>
    <w:p w14:paraId="1C46980D" w14:textId="77777777" w:rsidR="009E2B78" w:rsidRPr="009E2B78" w:rsidRDefault="009E2B78" w:rsidP="00556319">
      <w:pPr>
        <w:ind w:left="1418"/>
        <w:jc w:val="center"/>
        <w:rPr>
          <w:rFonts w:ascii="Times New Roman" w:hAnsi="Times New Roman" w:cs="Times New Roman"/>
          <w:sz w:val="20"/>
          <w:szCs w:val="20"/>
          <w:lang w:val="es-GT"/>
        </w:rPr>
      </w:pPr>
    </w:p>
    <w:p w14:paraId="39F33250" w14:textId="1C248ECF" w:rsidR="003E2181" w:rsidRDefault="003E2181" w:rsidP="003E2181">
      <w:pPr>
        <w:pStyle w:val="Ttulo4"/>
      </w:pPr>
      <w:bookmarkStart w:id="343" w:name="_Toc41638856"/>
      <w:r>
        <w:lastRenderedPageBreak/>
        <w:t xml:space="preserve">Control de versiones para producción y módulos </w:t>
      </w:r>
      <w:r w:rsidR="00E70DB1">
        <w:t>concluidos</w:t>
      </w:r>
      <w:r>
        <w:t xml:space="preserve"> del proyecto</w:t>
      </w:r>
      <w:bookmarkEnd w:id="343"/>
    </w:p>
    <w:p w14:paraId="17F066F4" w14:textId="35B8AD5D" w:rsidR="003E2181" w:rsidRDefault="003E2181" w:rsidP="003E2181">
      <w:pPr>
        <w:pStyle w:val="Ttulo5"/>
      </w:pPr>
      <w:bookmarkStart w:id="344" w:name="_Toc41638857"/>
      <w:r>
        <w:t>Git</w:t>
      </w:r>
      <w:r w:rsidR="00E70DB1">
        <w:t>.</w:t>
      </w:r>
      <w:bookmarkEnd w:id="344"/>
    </w:p>
    <w:p w14:paraId="097676C8" w14:textId="685AED27" w:rsidR="00E70DB1" w:rsidRPr="00A76404" w:rsidRDefault="00E70DB1" w:rsidP="00A76404">
      <w:pPr>
        <w:ind w:left="2835"/>
        <w:rPr>
          <w:rFonts w:ascii="Times New Roman" w:hAnsi="Times New Roman" w:cs="Times New Roman"/>
          <w:sz w:val="24"/>
          <w:szCs w:val="24"/>
          <w:lang w:val="es-GT"/>
        </w:rPr>
      </w:pPr>
      <w:r w:rsidRPr="00A76404">
        <w:rPr>
          <w:rFonts w:ascii="Times New Roman" w:hAnsi="Times New Roman" w:cs="Times New Roman"/>
          <w:sz w:val="24"/>
          <w:szCs w:val="24"/>
          <w:lang w:val="es-GT"/>
        </w:rPr>
        <w:t>Herramienta para elaborar el software en el entorno de pruebas local (Computadora del desarrollador).</w:t>
      </w:r>
    </w:p>
    <w:p w14:paraId="79B46D71" w14:textId="0269AB1A" w:rsidR="003E2181" w:rsidRDefault="003E2181" w:rsidP="003E2181">
      <w:pPr>
        <w:pStyle w:val="Ttulo5"/>
      </w:pPr>
      <w:bookmarkStart w:id="345" w:name="_Toc41638858"/>
      <w:proofErr w:type="spellStart"/>
      <w:r>
        <w:t>Github</w:t>
      </w:r>
      <w:proofErr w:type="spellEnd"/>
      <w:r w:rsidR="00E70DB1">
        <w:t>.</w:t>
      </w:r>
      <w:bookmarkEnd w:id="345"/>
    </w:p>
    <w:p w14:paraId="0B95B9BA" w14:textId="5CFA4805" w:rsidR="009E2B78" w:rsidRPr="00556319" w:rsidRDefault="00E70DB1" w:rsidP="00A76404">
      <w:pPr>
        <w:ind w:left="2835"/>
        <w:rPr>
          <w:rFonts w:ascii="Times New Roman" w:hAnsi="Times New Roman" w:cs="Times New Roman"/>
          <w:sz w:val="24"/>
          <w:szCs w:val="24"/>
          <w:lang w:val="es-GT"/>
        </w:rPr>
      </w:pPr>
      <w:r w:rsidRPr="00556319">
        <w:rPr>
          <w:rFonts w:ascii="Times New Roman" w:hAnsi="Times New Roman" w:cs="Times New Roman"/>
          <w:sz w:val="24"/>
          <w:szCs w:val="24"/>
          <w:lang w:val="es-GT"/>
        </w:rPr>
        <w:t xml:space="preserve">Repositorio para gestión del proyecto, albergará el software y control de versiones del código de este durante su elaboración y </w:t>
      </w:r>
      <w:proofErr w:type="spellStart"/>
      <w:r w:rsidRPr="00556319">
        <w:rPr>
          <w:rFonts w:ascii="Times New Roman" w:hAnsi="Times New Roman" w:cs="Times New Roman"/>
          <w:sz w:val="24"/>
          <w:szCs w:val="24"/>
          <w:lang w:val="es-GT"/>
        </w:rPr>
        <w:t>testing</w:t>
      </w:r>
      <w:proofErr w:type="spellEnd"/>
      <w:r w:rsidRPr="00556319">
        <w:rPr>
          <w:rFonts w:ascii="Times New Roman" w:hAnsi="Times New Roman" w:cs="Times New Roman"/>
          <w:sz w:val="24"/>
          <w:szCs w:val="24"/>
          <w:lang w:val="es-GT"/>
        </w:rPr>
        <w:t xml:space="preserve"> previo a colocarlo en producción (instalación final del aplicativo en el servidor del cliente para que lo utilicen usuarios finales).</w:t>
      </w:r>
    </w:p>
    <w:p w14:paraId="0306C4CD" w14:textId="0EB41BAF" w:rsidR="00E70DB1" w:rsidRDefault="00556319" w:rsidP="00556319">
      <w:pPr>
        <w:pStyle w:val="Ttulo4"/>
      </w:pPr>
      <w:bookmarkStart w:id="346" w:name="_Toc41638859"/>
      <w:bookmarkStart w:id="347" w:name="_Hlk40894059"/>
      <w:r>
        <w:t>Sistema Operativo.</w:t>
      </w:r>
      <w:bookmarkEnd w:id="346"/>
    </w:p>
    <w:p w14:paraId="7A5FEE92" w14:textId="0A02DB15" w:rsidR="00E70DB1" w:rsidRDefault="00556319" w:rsidP="00556319">
      <w:pPr>
        <w:pStyle w:val="Ttulo5"/>
      </w:pPr>
      <w:bookmarkStart w:id="348" w:name="_Toc41638860"/>
      <w:r>
        <w:t>Cliente.</w:t>
      </w:r>
      <w:bookmarkEnd w:id="348"/>
    </w:p>
    <w:p w14:paraId="22D07DD3" w14:textId="65888ED9" w:rsidR="00657E1E" w:rsidRPr="00C40541" w:rsidRDefault="009E2B78" w:rsidP="00A76404">
      <w:pPr>
        <w:ind w:left="2835"/>
        <w:rPr>
          <w:rFonts w:ascii="Times New Roman" w:hAnsi="Times New Roman" w:cs="Times New Roman"/>
          <w:sz w:val="24"/>
          <w:szCs w:val="24"/>
          <w:lang w:val="es-GT"/>
        </w:rPr>
      </w:pPr>
      <w:r w:rsidRPr="009E2B78">
        <w:rPr>
          <w:rFonts w:ascii="Times New Roman" w:hAnsi="Times New Roman" w:cs="Times New Roman"/>
          <w:sz w:val="24"/>
          <w:szCs w:val="24"/>
          <w:lang w:val="es-GT"/>
        </w:rPr>
        <w:t>Al ser una solución de arquitectura cliente servidor y utilizar únicamente el navegador web para su funcionamiento en este rol, el sistema operativo es independiente del funcionamiento del aplicativo</w:t>
      </w:r>
      <w:r w:rsidR="00A76404">
        <w:rPr>
          <w:rFonts w:ascii="Times New Roman" w:hAnsi="Times New Roman" w:cs="Times New Roman"/>
          <w:sz w:val="24"/>
          <w:szCs w:val="24"/>
          <w:lang w:val="es-GT"/>
        </w:rPr>
        <w:t>.</w:t>
      </w:r>
    </w:p>
    <w:p w14:paraId="4EFF721C" w14:textId="48E46AC2" w:rsidR="00556319" w:rsidRPr="00556319" w:rsidRDefault="00556319" w:rsidP="00556319">
      <w:pPr>
        <w:pStyle w:val="Ttulo5"/>
      </w:pPr>
      <w:bookmarkStart w:id="349" w:name="_Toc41638861"/>
      <w:r>
        <w:t>Servidor.</w:t>
      </w:r>
      <w:bookmarkEnd w:id="349"/>
    </w:p>
    <w:bookmarkEnd w:id="347"/>
    <w:p w14:paraId="6B841AF2" w14:textId="557D3B1A" w:rsidR="00C40541" w:rsidRPr="009E2B78" w:rsidRDefault="009E2B78" w:rsidP="00A76404">
      <w:pPr>
        <w:ind w:left="2835"/>
        <w:rPr>
          <w:rFonts w:ascii="Times New Roman" w:hAnsi="Times New Roman" w:cs="Times New Roman"/>
          <w:sz w:val="24"/>
          <w:szCs w:val="24"/>
        </w:rPr>
      </w:pPr>
      <w:r w:rsidRPr="009E2B78">
        <w:rPr>
          <w:rFonts w:ascii="Times New Roman" w:hAnsi="Times New Roman" w:cs="Times New Roman"/>
          <w:sz w:val="24"/>
          <w:szCs w:val="24"/>
        </w:rPr>
        <w:t>Al utilizar XAMPP</w:t>
      </w:r>
      <w:r w:rsidR="00457376">
        <w:rPr>
          <w:rFonts w:ascii="Times New Roman" w:hAnsi="Times New Roman" w:cs="Times New Roman"/>
          <w:sz w:val="24"/>
          <w:szCs w:val="24"/>
        </w:rPr>
        <w:t xml:space="preserve"> con este fin</w:t>
      </w:r>
      <w:r w:rsidRPr="009E2B78">
        <w:rPr>
          <w:rFonts w:ascii="Times New Roman" w:hAnsi="Times New Roman" w:cs="Times New Roman"/>
          <w:sz w:val="24"/>
          <w:szCs w:val="24"/>
        </w:rPr>
        <w:t>, el sistema operativo a utilizar para el servidor de aplicaciones</w:t>
      </w:r>
      <w:r>
        <w:rPr>
          <w:rFonts w:ascii="Times New Roman" w:hAnsi="Times New Roman" w:cs="Times New Roman"/>
          <w:sz w:val="24"/>
          <w:szCs w:val="24"/>
        </w:rPr>
        <w:t xml:space="preserve"> y base de datos</w:t>
      </w:r>
      <w:r w:rsidRPr="009E2B78">
        <w:rPr>
          <w:rFonts w:ascii="Times New Roman" w:hAnsi="Times New Roman" w:cs="Times New Roman"/>
          <w:sz w:val="24"/>
          <w:szCs w:val="24"/>
        </w:rPr>
        <w:t xml:space="preserve"> será Windows 10</w:t>
      </w:r>
      <w:r w:rsidR="00D3261D">
        <w:rPr>
          <w:rFonts w:ascii="Times New Roman" w:hAnsi="Times New Roman" w:cs="Times New Roman"/>
          <w:sz w:val="24"/>
          <w:szCs w:val="24"/>
        </w:rPr>
        <w:t xml:space="preserve"> </w:t>
      </w:r>
      <w:r w:rsidR="00457376">
        <w:rPr>
          <w:rFonts w:ascii="Times New Roman" w:hAnsi="Times New Roman" w:cs="Times New Roman"/>
          <w:sz w:val="24"/>
          <w:szCs w:val="24"/>
        </w:rPr>
        <w:t>pro en</w:t>
      </w:r>
      <w:r w:rsidR="00D3261D">
        <w:rPr>
          <w:rFonts w:ascii="Times New Roman" w:hAnsi="Times New Roman" w:cs="Times New Roman"/>
          <w:sz w:val="24"/>
          <w:szCs w:val="24"/>
        </w:rPr>
        <w:t xml:space="preserve"> su versión 10.0.17763.</w:t>
      </w:r>
    </w:p>
    <w:p w14:paraId="700EF348" w14:textId="7FF8370D" w:rsidR="003D24A2" w:rsidRDefault="001F7229" w:rsidP="00234772">
      <w:pPr>
        <w:pStyle w:val="Ttulo3"/>
      </w:pPr>
      <w:bookmarkStart w:id="350" w:name="_Toc41638862"/>
      <w:bookmarkStart w:id="351" w:name="_Hlk40893950"/>
      <w:r w:rsidRPr="00AF1675">
        <w:t xml:space="preserve">Hardware </w:t>
      </w:r>
      <w:r>
        <w:t>y software disponible.</w:t>
      </w:r>
      <w:bookmarkEnd w:id="350"/>
    </w:p>
    <w:p w14:paraId="5A6DD706" w14:textId="54632F74" w:rsidR="00C40541" w:rsidRPr="00C40541" w:rsidRDefault="00C40541" w:rsidP="00A76404">
      <w:pPr>
        <w:ind w:left="851"/>
        <w:rPr>
          <w:rFonts w:ascii="Times New Roman" w:hAnsi="Times New Roman" w:cs="Times New Roman"/>
          <w:sz w:val="24"/>
          <w:szCs w:val="24"/>
          <w:lang w:val="es-GT"/>
        </w:rPr>
      </w:pPr>
      <w:r w:rsidRPr="00C40541">
        <w:rPr>
          <w:rFonts w:ascii="Times New Roman" w:hAnsi="Times New Roman" w:cs="Times New Roman"/>
          <w:sz w:val="24"/>
          <w:szCs w:val="24"/>
          <w:lang w:val="es-GT"/>
        </w:rPr>
        <w:lastRenderedPageBreak/>
        <w:t xml:space="preserve">A continuación, se listarán los recursos computacionales </w:t>
      </w:r>
      <w:r w:rsidR="00457376" w:rsidRPr="00C40541">
        <w:rPr>
          <w:rFonts w:ascii="Times New Roman" w:hAnsi="Times New Roman" w:cs="Times New Roman"/>
          <w:sz w:val="24"/>
          <w:szCs w:val="24"/>
          <w:lang w:val="es-GT"/>
        </w:rPr>
        <w:t>aprovechables</w:t>
      </w:r>
      <w:r w:rsidRPr="00C40541">
        <w:rPr>
          <w:rFonts w:ascii="Times New Roman" w:hAnsi="Times New Roman" w:cs="Times New Roman"/>
          <w:sz w:val="24"/>
          <w:szCs w:val="24"/>
          <w:lang w:val="es-GT"/>
        </w:rPr>
        <w:t xml:space="preserve"> para la realización e implementación de la aplicación web, es necesario contar con todos ellos para lleva</w:t>
      </w:r>
      <w:r w:rsidR="00457376">
        <w:rPr>
          <w:rFonts w:ascii="Times New Roman" w:hAnsi="Times New Roman" w:cs="Times New Roman"/>
          <w:sz w:val="24"/>
          <w:szCs w:val="24"/>
          <w:lang w:val="es-GT"/>
        </w:rPr>
        <w:t>r</w:t>
      </w:r>
      <w:r w:rsidRPr="00C40541">
        <w:rPr>
          <w:rFonts w:ascii="Times New Roman" w:hAnsi="Times New Roman" w:cs="Times New Roman"/>
          <w:sz w:val="24"/>
          <w:szCs w:val="24"/>
          <w:lang w:val="es-GT"/>
        </w:rPr>
        <w:t xml:space="preserve"> a cabo el proyecto.</w:t>
      </w:r>
    </w:p>
    <w:p w14:paraId="710083FE" w14:textId="05AA22A4" w:rsidR="00657E1E" w:rsidRPr="00657E1E" w:rsidRDefault="00657E1E" w:rsidP="00A76404">
      <w:pPr>
        <w:pStyle w:val="Descripcin"/>
        <w:keepNext/>
        <w:ind w:left="0"/>
        <w:rPr>
          <w:rFonts w:ascii="Times New Roman" w:hAnsi="Times New Roman" w:cs="Times New Roman"/>
          <w:b/>
          <w:bCs/>
          <w:color w:val="auto"/>
          <w:sz w:val="20"/>
          <w:szCs w:val="20"/>
        </w:rPr>
      </w:pPr>
      <w:bookmarkStart w:id="352" w:name="_Toc40909829"/>
      <w:bookmarkEnd w:id="351"/>
      <w:r w:rsidRPr="00657E1E">
        <w:rPr>
          <w:rFonts w:ascii="Times New Roman" w:hAnsi="Times New Roman" w:cs="Times New Roman"/>
          <w:b/>
          <w:bCs/>
          <w:color w:val="auto"/>
          <w:sz w:val="20"/>
          <w:szCs w:val="20"/>
        </w:rPr>
        <w:t xml:space="preserve">Tabla </w:t>
      </w:r>
      <w:r w:rsidRPr="00657E1E">
        <w:rPr>
          <w:rFonts w:ascii="Times New Roman" w:hAnsi="Times New Roman" w:cs="Times New Roman"/>
          <w:b/>
          <w:bCs/>
          <w:color w:val="auto"/>
          <w:sz w:val="20"/>
          <w:szCs w:val="20"/>
        </w:rPr>
        <w:fldChar w:fldCharType="begin"/>
      </w:r>
      <w:r w:rsidRPr="00657E1E">
        <w:rPr>
          <w:rFonts w:ascii="Times New Roman" w:hAnsi="Times New Roman" w:cs="Times New Roman"/>
          <w:b/>
          <w:bCs/>
          <w:color w:val="auto"/>
          <w:sz w:val="20"/>
          <w:szCs w:val="20"/>
        </w:rPr>
        <w:instrText xml:space="preserve"> SEQ Tabla \* ARABIC </w:instrText>
      </w:r>
      <w:r w:rsidRPr="00657E1E">
        <w:rPr>
          <w:rFonts w:ascii="Times New Roman" w:hAnsi="Times New Roman" w:cs="Times New Roman"/>
          <w:b/>
          <w:bCs/>
          <w:color w:val="auto"/>
          <w:sz w:val="20"/>
          <w:szCs w:val="20"/>
        </w:rPr>
        <w:fldChar w:fldCharType="separate"/>
      </w:r>
      <w:r w:rsidR="005B1BDE">
        <w:rPr>
          <w:rFonts w:ascii="Times New Roman" w:hAnsi="Times New Roman" w:cs="Times New Roman"/>
          <w:b/>
          <w:bCs/>
          <w:noProof/>
          <w:color w:val="auto"/>
          <w:sz w:val="20"/>
          <w:szCs w:val="20"/>
        </w:rPr>
        <w:t>3</w:t>
      </w:r>
      <w:r w:rsidRPr="00657E1E">
        <w:rPr>
          <w:rFonts w:ascii="Times New Roman" w:hAnsi="Times New Roman" w:cs="Times New Roman"/>
          <w:b/>
          <w:bCs/>
          <w:color w:val="auto"/>
          <w:sz w:val="20"/>
          <w:szCs w:val="20"/>
        </w:rPr>
        <w:fldChar w:fldCharType="end"/>
      </w:r>
      <w:r w:rsidRPr="00657E1E">
        <w:rPr>
          <w:rFonts w:ascii="Times New Roman" w:hAnsi="Times New Roman" w:cs="Times New Roman"/>
          <w:b/>
          <w:bCs/>
          <w:color w:val="auto"/>
          <w:sz w:val="20"/>
          <w:szCs w:val="20"/>
        </w:rPr>
        <w:t>. Hardware</w:t>
      </w:r>
      <w:r w:rsidR="001F7229">
        <w:rPr>
          <w:rFonts w:ascii="Times New Roman" w:hAnsi="Times New Roman" w:cs="Times New Roman"/>
          <w:b/>
          <w:bCs/>
          <w:color w:val="auto"/>
          <w:sz w:val="20"/>
          <w:szCs w:val="20"/>
        </w:rPr>
        <w:t xml:space="preserve"> y software asociado para su funcionamiento</w:t>
      </w:r>
      <w:r w:rsidRPr="00657E1E">
        <w:rPr>
          <w:rFonts w:ascii="Times New Roman" w:hAnsi="Times New Roman" w:cs="Times New Roman"/>
          <w:b/>
          <w:bCs/>
          <w:color w:val="auto"/>
          <w:sz w:val="20"/>
          <w:szCs w:val="20"/>
        </w:rPr>
        <w:t xml:space="preserve"> disponible para la elaboración de la aplicación web</w:t>
      </w:r>
      <w:bookmarkEnd w:id="352"/>
    </w:p>
    <w:tbl>
      <w:tblPr>
        <w:tblStyle w:val="Tabladelista6concolores"/>
        <w:tblpPr w:leftFromText="141" w:rightFromText="141" w:vertAnchor="text" w:horzAnchor="margin" w:tblpY="4"/>
        <w:tblW w:w="9049" w:type="dxa"/>
        <w:tblLayout w:type="fixed"/>
        <w:tblLook w:val="00A0" w:firstRow="1" w:lastRow="0" w:firstColumn="1" w:lastColumn="0" w:noHBand="0" w:noVBand="0"/>
      </w:tblPr>
      <w:tblGrid>
        <w:gridCol w:w="1899"/>
        <w:gridCol w:w="1362"/>
        <w:gridCol w:w="2409"/>
        <w:gridCol w:w="1683"/>
        <w:gridCol w:w="1696"/>
      </w:tblGrid>
      <w:tr w:rsidR="00C40541" w:rsidRPr="00C40541" w14:paraId="76BEF977" w14:textId="77777777" w:rsidTr="00ED477A">
        <w:trPr>
          <w:cnfStyle w:val="100000000000" w:firstRow="1" w:lastRow="0" w:firstColumn="0" w:lastColumn="0" w:oddVBand="0" w:evenVBand="0" w:oddHBand="0" w:evenHBand="0" w:firstRowFirstColumn="0" w:firstRowLastColumn="0" w:lastRowFirstColumn="0" w:lastRowLastColumn="0"/>
          <w:trHeight w:val="239"/>
          <w:tblHead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000000" w:themeColor="text1"/>
            </w:tcBorders>
            <w:shd w:val="clear" w:color="auto" w:fill="auto"/>
          </w:tcPr>
          <w:p w14:paraId="1D6F0A18"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000000" w:themeColor="text1"/>
            </w:tcBorders>
            <w:shd w:val="clear" w:color="auto" w:fill="auto"/>
          </w:tcPr>
          <w:p w14:paraId="47E3062C"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Cantidad</w:t>
            </w:r>
          </w:p>
        </w:tc>
        <w:tc>
          <w:tcPr>
            <w:tcW w:w="2409" w:type="dxa"/>
            <w:tcBorders>
              <w:top w:val="single" w:sz="4" w:space="0" w:color="000000" w:themeColor="text1"/>
            </w:tcBorders>
          </w:tcPr>
          <w:p w14:paraId="6B709C73"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000000" w:themeColor="text1"/>
            </w:tcBorders>
            <w:shd w:val="clear" w:color="auto" w:fill="auto"/>
          </w:tcPr>
          <w:p w14:paraId="5A2ED925" w14:textId="151EDEDA"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Costo</w:t>
            </w:r>
            <w:r w:rsidR="00FD1848">
              <w:rPr>
                <w:rFonts w:ascii="Times New Roman" w:hAnsi="Times New Roman" w:cs="Times New Roman"/>
                <w:sz w:val="24"/>
                <w:szCs w:val="24"/>
              </w:rPr>
              <w:t xml:space="preserve"> Unitario</w:t>
            </w:r>
          </w:p>
        </w:tc>
        <w:tc>
          <w:tcPr>
            <w:tcW w:w="1696" w:type="dxa"/>
            <w:tcBorders>
              <w:top w:val="single" w:sz="4" w:space="0" w:color="000000" w:themeColor="text1"/>
            </w:tcBorders>
          </w:tcPr>
          <w:p w14:paraId="524D3389"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Finalidad de uso.</w:t>
            </w:r>
          </w:p>
        </w:tc>
      </w:tr>
      <w:tr w:rsidR="00C40541" w:rsidRPr="00657E1E" w14:paraId="3E60399A"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7753D40"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7BB6CD6" w14:textId="77777777" w:rsidR="00C40541" w:rsidRPr="00657E1E" w:rsidRDefault="00C40541" w:rsidP="00C40541">
            <w:pPr>
              <w:rPr>
                <w:rFonts w:ascii="Times New Roman" w:hAnsi="Times New Roman" w:cs="Times New Roman"/>
                <w:sz w:val="20"/>
                <w:szCs w:val="20"/>
              </w:rPr>
            </w:pPr>
          </w:p>
        </w:tc>
        <w:tc>
          <w:tcPr>
            <w:tcW w:w="2409" w:type="dxa"/>
            <w:shd w:val="clear" w:color="auto" w:fill="auto"/>
          </w:tcPr>
          <w:p w14:paraId="3C4B042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EAADF9"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5A20FB9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4EA30995"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C8EA4D0"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 xml:space="preserve">Laptop DELL INSPIRON 5759 Series 17.3”. </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57556733"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0264ECBE"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4DAE6FF" w14:textId="52026D1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Home</w:t>
            </w:r>
            <w:r w:rsidR="00566627" w:rsidRPr="00657E1E">
              <w:rPr>
                <w:rFonts w:ascii="Times New Roman" w:hAnsi="Times New Roman" w:cs="Times New Roman"/>
                <w:sz w:val="20"/>
                <w:szCs w:val="20"/>
              </w:rPr>
              <w:t>. Licenciamiento OEM.</w:t>
            </w:r>
          </w:p>
          <w:p w14:paraId="0CDCCAC4" w14:textId="77777777" w:rsidR="00B72849" w:rsidRPr="00657E1E" w:rsidRDefault="00B72849"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D5B6AA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0716DA37"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i7-6500U CPU @ 2.50 </w:t>
            </w:r>
            <w:proofErr w:type="spellStart"/>
            <w:r w:rsidRPr="00657E1E">
              <w:rPr>
                <w:rFonts w:ascii="Times New Roman" w:hAnsi="Times New Roman" w:cs="Times New Roman"/>
                <w:sz w:val="20"/>
                <w:szCs w:val="20"/>
              </w:rPr>
              <w:t>Ghz</w:t>
            </w:r>
            <w:proofErr w:type="spellEnd"/>
            <w:r w:rsidRPr="00657E1E">
              <w:rPr>
                <w:rFonts w:ascii="Times New Roman" w:hAnsi="Times New Roman" w:cs="Times New Roman"/>
                <w:sz w:val="20"/>
                <w:szCs w:val="20"/>
              </w:rPr>
              <w:t xml:space="preserve">, 2600 </w:t>
            </w:r>
            <w:proofErr w:type="spellStart"/>
            <w:r w:rsidRPr="00657E1E">
              <w:rPr>
                <w:rFonts w:ascii="Times New Roman" w:hAnsi="Times New Roman" w:cs="Times New Roman"/>
                <w:sz w:val="20"/>
                <w:szCs w:val="20"/>
              </w:rPr>
              <w:t>Mhz</w:t>
            </w:r>
            <w:proofErr w:type="spellEnd"/>
            <w:r w:rsidRPr="00657E1E">
              <w:rPr>
                <w:rFonts w:ascii="Times New Roman" w:hAnsi="Times New Roman" w:cs="Times New Roman"/>
                <w:sz w:val="20"/>
                <w:szCs w:val="20"/>
              </w:rPr>
              <w:t xml:space="preserve">, 2 procesadores principales, 4 lógicos. </w:t>
            </w:r>
          </w:p>
          <w:p w14:paraId="12BE3225"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59677D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p>
          <w:p w14:paraId="187FD74F" w14:textId="77777777" w:rsidR="00C40541" w:rsidRPr="00657E1E" w:rsidRDefault="00C40541" w:rsidP="00C40541">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 xml:space="preserve">GB SSD. </w:t>
            </w:r>
          </w:p>
          <w:p w14:paraId="7B73BCA0"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218388B"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163DEE10" w14:textId="77777777" w:rsidR="00B72849"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DDR3 8 GB</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60E28CD0" w14:textId="77777777" w:rsidR="00C40541" w:rsidRPr="00657E1E" w:rsidRDefault="00C40541" w:rsidP="00C40541">
            <w:pPr>
              <w:rPr>
                <w:rFonts w:ascii="Times New Roman" w:hAnsi="Times New Roman" w:cs="Times New Roman"/>
                <w:sz w:val="20"/>
                <w:szCs w:val="20"/>
              </w:rPr>
            </w:pPr>
            <w:r w:rsidRPr="00657E1E">
              <w:rPr>
                <w:rFonts w:ascii="Times New Roman" w:hAnsi="Times New Roman" w:cs="Times New Roman"/>
                <w:sz w:val="20"/>
                <w:szCs w:val="20"/>
              </w:rPr>
              <w:t>Q 8,200.00</w:t>
            </w:r>
          </w:p>
        </w:tc>
        <w:tc>
          <w:tcPr>
            <w:tcW w:w="1696" w:type="dxa"/>
            <w:shd w:val="clear" w:color="auto" w:fill="auto"/>
          </w:tcPr>
          <w:p w14:paraId="6E40FFD2"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Desarrollo de la aplicación web y documentación.</w:t>
            </w:r>
          </w:p>
        </w:tc>
      </w:tr>
      <w:tr w:rsidR="00C40541" w:rsidRPr="00657E1E" w14:paraId="282DB2A3"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FB3815A"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4764CF0"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972549A" w14:textId="77777777" w:rsidR="00C40541" w:rsidRPr="00657E1E" w:rsidRDefault="00C40541" w:rsidP="00C405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2246160" w14:textId="77777777" w:rsidR="00C40541" w:rsidRPr="00657E1E" w:rsidRDefault="00C40541" w:rsidP="00C40541">
            <w:pPr>
              <w:tabs>
                <w:tab w:val="left" w:pos="1234"/>
              </w:tabs>
              <w:rPr>
                <w:rFonts w:ascii="Times New Roman" w:hAnsi="Times New Roman" w:cs="Times New Roman"/>
                <w:sz w:val="20"/>
                <w:szCs w:val="20"/>
              </w:rPr>
            </w:pPr>
            <w:r w:rsidRPr="00657E1E">
              <w:rPr>
                <w:rFonts w:ascii="Times New Roman" w:hAnsi="Times New Roman" w:cs="Times New Roman"/>
                <w:sz w:val="20"/>
                <w:szCs w:val="20"/>
              </w:rPr>
              <w:tab/>
            </w:r>
          </w:p>
        </w:tc>
        <w:tc>
          <w:tcPr>
            <w:tcW w:w="1696" w:type="dxa"/>
            <w:shd w:val="clear" w:color="auto" w:fill="auto"/>
          </w:tcPr>
          <w:p w14:paraId="08B87A0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5560561C"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C2AE01E"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3E4D4FD"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CCBAB93"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3C82130D"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65219BBC"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F7C35" w:rsidRPr="00657E1E" w14:paraId="314A4341"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10F9888" w14:textId="77777777" w:rsidR="009F7C35" w:rsidRPr="00657E1E" w:rsidRDefault="009F7C35" w:rsidP="00C40541">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E5B6097" w14:textId="77777777" w:rsidR="009F7C35" w:rsidRPr="00657E1E" w:rsidRDefault="009F7C35" w:rsidP="00C40541">
            <w:pPr>
              <w:jc w:val="center"/>
              <w:rPr>
                <w:rFonts w:ascii="Times New Roman" w:hAnsi="Times New Roman" w:cs="Times New Roman"/>
                <w:sz w:val="20"/>
                <w:szCs w:val="20"/>
              </w:rPr>
            </w:pPr>
          </w:p>
        </w:tc>
        <w:tc>
          <w:tcPr>
            <w:tcW w:w="2409" w:type="dxa"/>
            <w:shd w:val="clear" w:color="auto" w:fill="auto"/>
          </w:tcPr>
          <w:p w14:paraId="329549C3"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3B8D91" w14:textId="77777777" w:rsidR="009F7C35" w:rsidRPr="00657E1E" w:rsidRDefault="009F7C35" w:rsidP="00C40541">
            <w:pPr>
              <w:rPr>
                <w:rFonts w:ascii="Times New Roman" w:hAnsi="Times New Roman" w:cs="Times New Roman"/>
                <w:sz w:val="20"/>
                <w:szCs w:val="20"/>
              </w:rPr>
            </w:pPr>
          </w:p>
        </w:tc>
        <w:tc>
          <w:tcPr>
            <w:tcW w:w="1696" w:type="dxa"/>
            <w:shd w:val="clear" w:color="auto" w:fill="auto"/>
          </w:tcPr>
          <w:p w14:paraId="1BB2B158"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63A9D531" w14:textId="77777777" w:rsidTr="00ED477A">
        <w:trPr>
          <w:cantSplit/>
          <w:trHeight w:val="4114"/>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EAA6D05"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 xml:space="preserve">Computadora desktop Hp </w:t>
            </w:r>
            <w:proofErr w:type="spellStart"/>
            <w:r w:rsidRPr="00657E1E">
              <w:rPr>
                <w:rFonts w:ascii="Times New Roman" w:hAnsi="Times New Roman" w:cs="Times New Roman"/>
                <w:b w:val="0"/>
                <w:bCs w:val="0"/>
                <w:sz w:val="20"/>
                <w:szCs w:val="20"/>
              </w:rPr>
              <w:t>ProDesk</w:t>
            </w:r>
            <w:proofErr w:type="spellEnd"/>
            <w:r w:rsidRPr="00657E1E">
              <w:rPr>
                <w:rFonts w:ascii="Times New Roman" w:hAnsi="Times New Roman" w:cs="Times New Roman"/>
                <w:b w:val="0"/>
                <w:bCs w:val="0"/>
                <w:sz w:val="20"/>
                <w:szCs w:val="20"/>
              </w:rPr>
              <w:t xml:space="preserve"> 400 G5 SFF</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B2508A0"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26C89142"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7794E1D" w14:textId="5FF59AD0"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Pro.</w:t>
            </w:r>
          </w:p>
          <w:p w14:paraId="03B6B722" w14:textId="7D8CE126" w:rsidR="00B72849" w:rsidRPr="00657E1E" w:rsidRDefault="00566627"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Licenciamiento OEM.</w:t>
            </w:r>
          </w:p>
          <w:p w14:paraId="139C4BED"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6E197BE4"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i5-8500U CPU @ 3.00 </w:t>
            </w:r>
            <w:proofErr w:type="spellStart"/>
            <w:r w:rsidRPr="00657E1E">
              <w:rPr>
                <w:rFonts w:ascii="Times New Roman" w:hAnsi="Times New Roman" w:cs="Times New Roman"/>
                <w:sz w:val="20"/>
                <w:szCs w:val="20"/>
              </w:rPr>
              <w:t>Ghz</w:t>
            </w:r>
            <w:proofErr w:type="spellEnd"/>
            <w:r w:rsidRPr="00657E1E">
              <w:rPr>
                <w:rFonts w:ascii="Times New Roman" w:hAnsi="Times New Roman" w:cs="Times New Roman"/>
                <w:sz w:val="20"/>
                <w:szCs w:val="20"/>
              </w:rPr>
              <w:t xml:space="preserve">, 3000 </w:t>
            </w:r>
            <w:proofErr w:type="spellStart"/>
            <w:r w:rsidRPr="00657E1E">
              <w:rPr>
                <w:rFonts w:ascii="Times New Roman" w:hAnsi="Times New Roman" w:cs="Times New Roman"/>
                <w:sz w:val="20"/>
                <w:szCs w:val="20"/>
              </w:rPr>
              <w:t>Mhz</w:t>
            </w:r>
            <w:proofErr w:type="spellEnd"/>
            <w:r w:rsidRPr="00657E1E">
              <w:rPr>
                <w:rFonts w:ascii="Times New Roman" w:hAnsi="Times New Roman" w:cs="Times New Roman"/>
                <w:sz w:val="20"/>
                <w:szCs w:val="20"/>
              </w:rPr>
              <w:t xml:space="preserve">, 2 procesadores 6 principales, 6 lógicos. </w:t>
            </w:r>
          </w:p>
          <w:p w14:paraId="62B2CDE4"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00918B9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r w:rsidRPr="00657E1E">
              <w:rPr>
                <w:rFonts w:ascii="Times New Roman" w:hAnsi="Times New Roman" w:cs="Times New Roman"/>
                <w:sz w:val="20"/>
                <w:szCs w:val="20"/>
              </w:rPr>
              <w:t>1TB HD.</w:t>
            </w:r>
          </w:p>
          <w:p w14:paraId="6AA582BC"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6A9566C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0095991F" w14:textId="77777777" w:rsidR="00B72849" w:rsidRPr="00657E1E" w:rsidRDefault="00B72849"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8 GB</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061FFB27" w14:textId="449724F3" w:rsidR="00C40541" w:rsidRPr="00657E1E" w:rsidRDefault="00C40541" w:rsidP="00C40541">
            <w:pPr>
              <w:rPr>
                <w:rFonts w:ascii="Times New Roman" w:hAnsi="Times New Roman" w:cs="Times New Roman"/>
                <w:sz w:val="20"/>
                <w:szCs w:val="20"/>
              </w:rPr>
            </w:pPr>
            <w:r w:rsidRPr="00657E1E">
              <w:rPr>
                <w:rFonts w:ascii="Times New Roman" w:hAnsi="Times New Roman" w:cs="Times New Roman"/>
                <w:sz w:val="20"/>
                <w:szCs w:val="20"/>
              </w:rPr>
              <w:t>Q 6</w:t>
            </w:r>
            <w:r w:rsidR="009D719C" w:rsidRPr="00657E1E">
              <w:rPr>
                <w:rFonts w:ascii="Times New Roman" w:hAnsi="Times New Roman" w:cs="Times New Roman"/>
                <w:sz w:val="20"/>
                <w:szCs w:val="20"/>
              </w:rPr>
              <w:t>,</w:t>
            </w:r>
            <w:r w:rsidRPr="00657E1E">
              <w:rPr>
                <w:rFonts w:ascii="Times New Roman" w:hAnsi="Times New Roman" w:cs="Times New Roman"/>
                <w:sz w:val="20"/>
                <w:szCs w:val="20"/>
              </w:rPr>
              <w:t>000.00</w:t>
            </w:r>
          </w:p>
        </w:tc>
        <w:tc>
          <w:tcPr>
            <w:tcW w:w="1696" w:type="dxa"/>
            <w:shd w:val="clear" w:color="auto" w:fill="auto"/>
          </w:tcPr>
          <w:p w14:paraId="13F2C630"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Servidor de aplicación y base de datos.</w:t>
            </w:r>
          </w:p>
        </w:tc>
      </w:tr>
      <w:tr w:rsidR="00605229" w:rsidRPr="00657E1E" w14:paraId="1E4AA55B" w14:textId="77777777" w:rsidTr="00ED477A">
        <w:trPr>
          <w:cnfStyle w:val="000000100000" w:firstRow="0" w:lastRow="0" w:firstColumn="0" w:lastColumn="0" w:oddVBand="0" w:evenVBand="0" w:oddHBand="1" w:evenHBand="0" w:firstRowFirstColumn="0" w:firstRowLastColumn="0" w:lastRowFirstColumn="0" w:lastRowLastColumn="0"/>
          <w:cantSplit/>
          <w:trHeight w:val="1112"/>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2CB1F7BF" w14:textId="1C7148B1" w:rsidR="00605229" w:rsidRPr="00657E1E" w:rsidRDefault="00AB29FC" w:rsidP="00C40541">
            <w:pPr>
              <w:rPr>
                <w:rFonts w:ascii="Times New Roman" w:hAnsi="Times New Roman" w:cs="Times New Roman"/>
                <w:b w:val="0"/>
                <w:bCs w:val="0"/>
                <w:sz w:val="20"/>
                <w:szCs w:val="20"/>
              </w:rPr>
            </w:pPr>
            <w:r>
              <w:rPr>
                <w:rFonts w:ascii="Times New Roman" w:hAnsi="Times New Roman" w:cs="Times New Roman"/>
                <w:b w:val="0"/>
                <w:bCs w:val="0"/>
                <w:sz w:val="20"/>
                <w:szCs w:val="20"/>
              </w:rPr>
              <w:t>Windows 10 pro</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427A2FCE" w14:textId="40FE5FFA" w:rsidR="00605229" w:rsidRPr="00657E1E" w:rsidRDefault="00AB29FC" w:rsidP="00C40541">
            <w:pPr>
              <w:jc w:val="center"/>
              <w:rPr>
                <w:rFonts w:ascii="Times New Roman" w:hAnsi="Times New Roman" w:cs="Times New Roman"/>
                <w:sz w:val="20"/>
                <w:szCs w:val="20"/>
              </w:rPr>
            </w:pPr>
            <w:r>
              <w:rPr>
                <w:rFonts w:ascii="Times New Roman" w:hAnsi="Times New Roman" w:cs="Times New Roman"/>
                <w:sz w:val="20"/>
                <w:szCs w:val="20"/>
              </w:rPr>
              <w:t>1</w:t>
            </w:r>
          </w:p>
        </w:tc>
        <w:tc>
          <w:tcPr>
            <w:tcW w:w="2409" w:type="dxa"/>
            <w:shd w:val="clear" w:color="auto" w:fill="auto"/>
          </w:tcPr>
          <w:p w14:paraId="6488CE5F" w14:textId="3F8455D0" w:rsidR="00605229" w:rsidRPr="00657E1E" w:rsidRDefault="00AB29FC" w:rsidP="00AB29F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Licenciamiento</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6F61F8DC" w14:textId="7A384382" w:rsidR="00605229" w:rsidRPr="00657E1E" w:rsidRDefault="00AB29FC" w:rsidP="00C40541">
            <w:pPr>
              <w:rPr>
                <w:rFonts w:ascii="Times New Roman" w:hAnsi="Times New Roman" w:cs="Times New Roman"/>
                <w:sz w:val="20"/>
                <w:szCs w:val="20"/>
              </w:rPr>
            </w:pPr>
            <w:r>
              <w:rPr>
                <w:rFonts w:ascii="Times New Roman" w:hAnsi="Times New Roman" w:cs="Times New Roman"/>
                <w:sz w:val="20"/>
                <w:szCs w:val="20"/>
              </w:rPr>
              <w:t>Q 2600.00</w:t>
            </w:r>
          </w:p>
        </w:tc>
        <w:tc>
          <w:tcPr>
            <w:tcW w:w="1696" w:type="dxa"/>
            <w:shd w:val="clear" w:color="auto" w:fill="auto"/>
          </w:tcPr>
          <w:p w14:paraId="1C9514C6" w14:textId="4140E1CE" w:rsidR="00605229" w:rsidRPr="00657E1E" w:rsidRDefault="00AB29FC"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Licencia para computadora que fungirá como servidor.</w:t>
            </w:r>
          </w:p>
        </w:tc>
      </w:tr>
      <w:tr w:rsidR="009F7C35" w:rsidRPr="00657E1E" w14:paraId="25569E97"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D1537E6" w14:textId="061F489E" w:rsidR="00C40541" w:rsidRPr="00657E1E" w:rsidRDefault="00B72849"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lastRenderedPageBreak/>
              <w:t>Disco duro externo Seagate</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320E784E" w14:textId="79319862" w:rsidR="00C40541" w:rsidRPr="00657E1E" w:rsidRDefault="00B72849"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41351793" w14:textId="201AA6F5" w:rsidR="00C40541" w:rsidRPr="00657E1E" w:rsidRDefault="006A562D" w:rsidP="006A562D">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Puerto:</w:t>
            </w:r>
          </w:p>
          <w:p w14:paraId="3983CB23" w14:textId="12C048E5" w:rsidR="006A562D" w:rsidRPr="00657E1E" w:rsidRDefault="006A562D" w:rsidP="006A562D">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USB 3.0</w:t>
            </w:r>
          </w:p>
          <w:p w14:paraId="75B925FF" w14:textId="77777777" w:rsidR="006A562D" w:rsidRPr="00657E1E" w:rsidRDefault="006A562D" w:rsidP="006A562D">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20C27885" w14:textId="77777777" w:rsidR="006A562D" w:rsidRPr="00657E1E" w:rsidRDefault="006A562D" w:rsidP="006A562D">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Almacenamiento:</w:t>
            </w:r>
          </w:p>
          <w:p w14:paraId="702A04A7" w14:textId="308BE97E" w:rsidR="006A562D" w:rsidRPr="00657E1E" w:rsidRDefault="006A562D" w:rsidP="006A562D">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1 TB HD.</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17015CFA" w14:textId="239AD6CA" w:rsidR="00C40541" w:rsidRPr="00657E1E" w:rsidRDefault="006A562D" w:rsidP="00C40541">
            <w:pPr>
              <w:rPr>
                <w:rFonts w:ascii="Times New Roman" w:hAnsi="Times New Roman" w:cs="Times New Roman"/>
                <w:sz w:val="20"/>
                <w:szCs w:val="20"/>
              </w:rPr>
            </w:pPr>
            <w:r w:rsidRPr="00657E1E">
              <w:rPr>
                <w:rFonts w:ascii="Times New Roman" w:hAnsi="Times New Roman" w:cs="Times New Roman"/>
                <w:sz w:val="20"/>
                <w:szCs w:val="20"/>
              </w:rPr>
              <w:t>Q 460.00</w:t>
            </w:r>
          </w:p>
        </w:tc>
        <w:tc>
          <w:tcPr>
            <w:tcW w:w="1696" w:type="dxa"/>
            <w:shd w:val="clear" w:color="auto" w:fill="auto"/>
          </w:tcPr>
          <w:p w14:paraId="2A58A249" w14:textId="704509EE" w:rsidR="00C40541" w:rsidRPr="00657E1E" w:rsidRDefault="006A562D"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57E1E">
              <w:rPr>
                <w:rFonts w:ascii="Times New Roman" w:hAnsi="Times New Roman" w:cs="Times New Roman"/>
                <w:sz w:val="20"/>
                <w:szCs w:val="20"/>
              </w:rPr>
              <w:t>Backup</w:t>
            </w:r>
            <w:proofErr w:type="spellEnd"/>
            <w:r w:rsidRPr="00657E1E">
              <w:rPr>
                <w:rFonts w:ascii="Times New Roman" w:hAnsi="Times New Roman" w:cs="Times New Roman"/>
                <w:sz w:val="20"/>
                <w:szCs w:val="20"/>
              </w:rPr>
              <w:t>.</w:t>
            </w:r>
          </w:p>
        </w:tc>
      </w:tr>
      <w:tr w:rsidR="00FD1848" w:rsidRPr="00657E1E" w14:paraId="1B22419A"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57C40C8" w14:textId="77777777" w:rsidR="00FD1848" w:rsidRPr="00657E1E" w:rsidRDefault="00FD1848" w:rsidP="00C40541">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ACDDC53" w14:textId="77777777" w:rsidR="00FD1848" w:rsidRPr="00657E1E" w:rsidRDefault="00FD1848" w:rsidP="00C40541">
            <w:pPr>
              <w:jc w:val="center"/>
              <w:rPr>
                <w:rFonts w:ascii="Times New Roman" w:hAnsi="Times New Roman" w:cs="Times New Roman"/>
                <w:sz w:val="20"/>
                <w:szCs w:val="20"/>
              </w:rPr>
            </w:pPr>
          </w:p>
        </w:tc>
        <w:tc>
          <w:tcPr>
            <w:tcW w:w="2409" w:type="dxa"/>
            <w:shd w:val="clear" w:color="auto" w:fill="auto"/>
          </w:tcPr>
          <w:p w14:paraId="168A2150" w14:textId="77777777" w:rsidR="00FD1848" w:rsidRPr="00657E1E" w:rsidRDefault="00FD1848" w:rsidP="00FD1848">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C2CC6A4" w14:textId="77777777" w:rsidR="00FD1848" w:rsidRPr="00657E1E" w:rsidRDefault="00FD1848" w:rsidP="00C40541">
            <w:pPr>
              <w:rPr>
                <w:rFonts w:ascii="Times New Roman" w:hAnsi="Times New Roman" w:cs="Times New Roman"/>
                <w:sz w:val="20"/>
                <w:szCs w:val="20"/>
              </w:rPr>
            </w:pPr>
          </w:p>
        </w:tc>
        <w:tc>
          <w:tcPr>
            <w:tcW w:w="1696" w:type="dxa"/>
            <w:shd w:val="clear" w:color="auto" w:fill="auto"/>
          </w:tcPr>
          <w:p w14:paraId="6CCD4D7A" w14:textId="77777777" w:rsidR="00FD1848" w:rsidRPr="00657E1E" w:rsidRDefault="00FD1848"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D1848" w:rsidRPr="00657E1E" w14:paraId="34B3A327"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136D8DC" w14:textId="59884342" w:rsidR="00FD1848" w:rsidRPr="00657E1E" w:rsidRDefault="00ED477A" w:rsidP="009E7533">
            <w:pPr>
              <w:pStyle w:val="descripcionp"/>
              <w:rPr>
                <w:b w:val="0"/>
                <w:bCs w:val="0"/>
                <w:sz w:val="20"/>
                <w:szCs w:val="20"/>
              </w:rPr>
            </w:pPr>
            <w:r w:rsidRPr="00ED477A">
              <w:rPr>
                <w:b w:val="0"/>
                <w:bCs w:val="0"/>
                <w:sz w:val="20"/>
                <w:szCs w:val="20"/>
              </w:rPr>
              <w:t xml:space="preserve">UPS </w:t>
            </w:r>
            <w:r w:rsidR="009E7533">
              <w:rPr>
                <w:b w:val="0"/>
                <w:bCs w:val="0"/>
                <w:sz w:val="20"/>
                <w:szCs w:val="20"/>
              </w:rPr>
              <w:t>Centra Eco</w:t>
            </w:r>
            <w:r w:rsidRPr="00ED477A">
              <w:rPr>
                <w:b w:val="0"/>
                <w:bCs w:val="0"/>
                <w:sz w:val="20"/>
                <w:szCs w:val="20"/>
              </w:rPr>
              <w:t xml:space="preserve"> 600</w:t>
            </w:r>
            <w:r w:rsidR="009E7533">
              <w:rPr>
                <w:b w:val="0"/>
                <w:bCs w:val="0"/>
                <w:sz w:val="20"/>
                <w:szCs w:val="20"/>
              </w:rPr>
              <w:t xml:space="preserve"> v.</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402A5633" w14:textId="250EEF75" w:rsidR="00FD1848" w:rsidRPr="00657E1E" w:rsidRDefault="00FD1848" w:rsidP="00C40541">
            <w:pPr>
              <w:jc w:val="center"/>
              <w:rPr>
                <w:rFonts w:ascii="Times New Roman" w:hAnsi="Times New Roman" w:cs="Times New Roman"/>
                <w:sz w:val="20"/>
                <w:szCs w:val="20"/>
              </w:rPr>
            </w:pPr>
            <w:r>
              <w:rPr>
                <w:rFonts w:ascii="Times New Roman" w:hAnsi="Times New Roman" w:cs="Times New Roman"/>
                <w:sz w:val="20"/>
                <w:szCs w:val="20"/>
              </w:rPr>
              <w:t>2</w:t>
            </w:r>
          </w:p>
        </w:tc>
        <w:tc>
          <w:tcPr>
            <w:tcW w:w="2409" w:type="dxa"/>
            <w:shd w:val="clear" w:color="auto" w:fill="auto"/>
          </w:tcPr>
          <w:p w14:paraId="3339BA0B" w14:textId="58161AE4" w:rsidR="00FD1848" w:rsidRPr="009E7533" w:rsidRDefault="009E7533" w:rsidP="009E7533">
            <w:pPr>
              <w:pStyle w:val="descripcionp"/>
              <w:cnfStyle w:val="000000000000" w:firstRow="0" w:lastRow="0" w:firstColumn="0" w:lastColumn="0" w:oddVBand="0" w:evenVBand="0" w:oddHBand="0" w:evenHBand="0" w:firstRowFirstColumn="0" w:firstRowLastColumn="0" w:lastRowFirstColumn="0" w:lastRowLastColumn="0"/>
              <w:rPr>
                <w:sz w:val="20"/>
                <w:szCs w:val="20"/>
              </w:rPr>
            </w:pPr>
            <w:r w:rsidRPr="009E7533">
              <w:rPr>
                <w:sz w:val="20"/>
                <w:szCs w:val="20"/>
              </w:rPr>
              <w:t>Regulador incorporado, posee 8 tomacorrientes.</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8A317D4" w14:textId="473D19DB" w:rsidR="00FD1848" w:rsidRPr="00657E1E" w:rsidRDefault="00FD1848" w:rsidP="00C40541">
            <w:pPr>
              <w:rPr>
                <w:rFonts w:ascii="Times New Roman" w:hAnsi="Times New Roman" w:cs="Times New Roman"/>
                <w:sz w:val="20"/>
                <w:szCs w:val="20"/>
              </w:rPr>
            </w:pPr>
            <w:r>
              <w:rPr>
                <w:rFonts w:ascii="Times New Roman" w:hAnsi="Times New Roman" w:cs="Times New Roman"/>
                <w:sz w:val="20"/>
                <w:szCs w:val="20"/>
              </w:rPr>
              <w:t>Q 2</w:t>
            </w:r>
            <w:r w:rsidR="00ED477A">
              <w:rPr>
                <w:rFonts w:ascii="Times New Roman" w:hAnsi="Times New Roman" w:cs="Times New Roman"/>
                <w:sz w:val="20"/>
                <w:szCs w:val="20"/>
              </w:rPr>
              <w:t>65</w:t>
            </w:r>
            <w:r>
              <w:rPr>
                <w:rFonts w:ascii="Times New Roman" w:hAnsi="Times New Roman" w:cs="Times New Roman"/>
                <w:sz w:val="20"/>
                <w:szCs w:val="20"/>
              </w:rPr>
              <w:t>.00</w:t>
            </w:r>
          </w:p>
        </w:tc>
        <w:tc>
          <w:tcPr>
            <w:tcW w:w="1696" w:type="dxa"/>
            <w:shd w:val="clear" w:color="auto" w:fill="auto"/>
          </w:tcPr>
          <w:p w14:paraId="33D60612" w14:textId="4DB87635" w:rsidR="00FD1848" w:rsidRPr="00657E1E" w:rsidRDefault="00FD1848"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Prevención de daño al hardware por causa de caídas de tensión eléctrica (Apagones).</w:t>
            </w:r>
          </w:p>
        </w:tc>
      </w:tr>
      <w:tr w:rsidR="00FD1848" w:rsidRPr="00657E1E" w14:paraId="5C5E9DBF"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F2B9CE9" w14:textId="36ED3157" w:rsidR="00FD1848" w:rsidRPr="00657E1E" w:rsidRDefault="00FD1848" w:rsidP="00C40541">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672F664B" w14:textId="5C580412" w:rsidR="00FD1848" w:rsidRPr="00657E1E" w:rsidRDefault="00FD1848" w:rsidP="00C40541">
            <w:pPr>
              <w:jc w:val="center"/>
              <w:rPr>
                <w:rFonts w:ascii="Times New Roman" w:hAnsi="Times New Roman" w:cs="Times New Roman"/>
                <w:sz w:val="20"/>
                <w:szCs w:val="20"/>
              </w:rPr>
            </w:pPr>
          </w:p>
        </w:tc>
        <w:tc>
          <w:tcPr>
            <w:tcW w:w="2409" w:type="dxa"/>
            <w:shd w:val="clear" w:color="auto" w:fill="auto"/>
          </w:tcPr>
          <w:p w14:paraId="2074284F" w14:textId="77777777" w:rsidR="00FD1848" w:rsidRPr="00657E1E" w:rsidRDefault="00FD1848" w:rsidP="00FD1848">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33B291B" w14:textId="77777777" w:rsidR="00FD1848" w:rsidRPr="00657E1E" w:rsidRDefault="00FD1848" w:rsidP="00C40541">
            <w:pPr>
              <w:rPr>
                <w:rFonts w:ascii="Times New Roman" w:hAnsi="Times New Roman" w:cs="Times New Roman"/>
                <w:sz w:val="20"/>
                <w:szCs w:val="20"/>
              </w:rPr>
            </w:pPr>
          </w:p>
        </w:tc>
        <w:tc>
          <w:tcPr>
            <w:tcW w:w="1696" w:type="dxa"/>
            <w:shd w:val="clear" w:color="auto" w:fill="auto"/>
          </w:tcPr>
          <w:p w14:paraId="2FA4B272" w14:textId="77777777" w:rsidR="00FD1848" w:rsidRPr="00657E1E" w:rsidRDefault="00FD1848"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65620956"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70ED90E"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5FA9AB87"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0B2631CA" w14:textId="77777777" w:rsidR="00C40541" w:rsidRPr="00657E1E" w:rsidRDefault="00C40541" w:rsidP="00C405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5350BA65" w14:textId="77777777" w:rsidR="00C40541" w:rsidRPr="00657E1E" w:rsidRDefault="00C40541" w:rsidP="00C40541">
            <w:pPr>
              <w:jc w:val="center"/>
              <w:rPr>
                <w:rFonts w:ascii="Times New Roman" w:hAnsi="Times New Roman" w:cs="Times New Roman"/>
                <w:sz w:val="20"/>
                <w:szCs w:val="20"/>
              </w:rPr>
            </w:pPr>
          </w:p>
        </w:tc>
        <w:tc>
          <w:tcPr>
            <w:tcW w:w="1696" w:type="dxa"/>
            <w:shd w:val="clear" w:color="auto" w:fill="auto"/>
          </w:tcPr>
          <w:p w14:paraId="5B0B8E61" w14:textId="77777777" w:rsidR="00C40541" w:rsidRPr="00657E1E" w:rsidRDefault="00C40541" w:rsidP="00C4054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14:paraId="7D0D09DF" w14:textId="77777777" w:rsidR="00C40541" w:rsidRPr="00657E1E" w:rsidRDefault="00C40541" w:rsidP="00C40541">
      <w:pPr>
        <w:tabs>
          <w:tab w:val="left" w:pos="1276"/>
        </w:tabs>
        <w:spacing w:line="240" w:lineRule="auto"/>
        <w:rPr>
          <w:rFonts w:ascii="Times New Roman" w:hAnsi="Times New Roman" w:cs="Times New Roman"/>
          <w:sz w:val="20"/>
          <w:szCs w:val="20"/>
          <w:lang w:val="es-GT"/>
        </w:rPr>
      </w:pPr>
    </w:p>
    <w:p w14:paraId="386A10CD" w14:textId="5A30A3D2" w:rsidR="00ED477A" w:rsidRDefault="00C40541" w:rsidP="009E7533">
      <w:pPr>
        <w:tabs>
          <w:tab w:val="left" w:pos="1276"/>
        </w:tabs>
        <w:spacing w:line="240" w:lineRule="auto"/>
        <w:ind w:left="0"/>
        <w:rPr>
          <w:rFonts w:ascii="Times New Roman" w:hAnsi="Times New Roman" w:cs="Times New Roman"/>
          <w:sz w:val="20"/>
          <w:szCs w:val="20"/>
          <w:lang w:val="es-GT"/>
        </w:rPr>
      </w:pPr>
      <w:r w:rsidRPr="00C40541">
        <w:rPr>
          <w:rFonts w:ascii="Times New Roman" w:hAnsi="Times New Roman" w:cs="Times New Roman"/>
          <w:sz w:val="20"/>
          <w:szCs w:val="20"/>
          <w:lang w:val="es-GT"/>
        </w:rPr>
        <w:t xml:space="preserve">Hardware </w:t>
      </w:r>
      <w:r w:rsidR="001F7229">
        <w:rPr>
          <w:rFonts w:ascii="Times New Roman" w:hAnsi="Times New Roman" w:cs="Times New Roman"/>
          <w:sz w:val="20"/>
          <w:szCs w:val="20"/>
          <w:lang w:val="es-GT"/>
        </w:rPr>
        <w:t xml:space="preserve">y software asociado </w:t>
      </w:r>
      <w:r w:rsidRPr="00C40541">
        <w:rPr>
          <w:rFonts w:ascii="Times New Roman" w:hAnsi="Times New Roman" w:cs="Times New Roman"/>
          <w:sz w:val="20"/>
          <w:szCs w:val="20"/>
          <w:lang w:val="es-GT"/>
        </w:rPr>
        <w:t>disponible para la creación e implementación d</w:t>
      </w:r>
      <w:r w:rsidR="001F7229">
        <w:rPr>
          <w:rFonts w:ascii="Times New Roman" w:hAnsi="Times New Roman" w:cs="Times New Roman"/>
          <w:sz w:val="20"/>
          <w:szCs w:val="20"/>
          <w:lang w:val="es-GT"/>
        </w:rPr>
        <w:t>e la aplicación web</w:t>
      </w:r>
      <w:r w:rsidRPr="00C40541">
        <w:rPr>
          <w:rFonts w:ascii="Times New Roman" w:hAnsi="Times New Roman" w:cs="Times New Roman"/>
          <w:sz w:val="20"/>
          <w:szCs w:val="20"/>
          <w:lang w:val="es-GT"/>
        </w:rPr>
        <w:t>, la computadora para el servidor de aplicaciones</w:t>
      </w:r>
      <w:r w:rsidR="009E7533">
        <w:rPr>
          <w:rFonts w:ascii="Times New Roman" w:hAnsi="Times New Roman" w:cs="Times New Roman"/>
          <w:sz w:val="20"/>
          <w:szCs w:val="20"/>
          <w:lang w:val="es-GT"/>
        </w:rPr>
        <w:t xml:space="preserve">, </w:t>
      </w:r>
      <w:r w:rsidRPr="00C40541">
        <w:rPr>
          <w:rFonts w:ascii="Times New Roman" w:hAnsi="Times New Roman" w:cs="Times New Roman"/>
          <w:sz w:val="20"/>
          <w:szCs w:val="20"/>
          <w:lang w:val="es-GT"/>
        </w:rPr>
        <w:t>base de datos y el disco duro son propiedad de -INACIF-.</w:t>
      </w:r>
    </w:p>
    <w:p w14:paraId="17099AF7" w14:textId="77777777" w:rsidR="009E7533" w:rsidRPr="009E7533" w:rsidRDefault="009E7533" w:rsidP="009E7533">
      <w:pPr>
        <w:tabs>
          <w:tab w:val="left" w:pos="1276"/>
        </w:tabs>
        <w:spacing w:line="240" w:lineRule="auto"/>
        <w:ind w:left="0"/>
        <w:rPr>
          <w:rFonts w:ascii="Times New Roman" w:hAnsi="Times New Roman" w:cs="Times New Roman"/>
          <w:sz w:val="20"/>
          <w:szCs w:val="20"/>
          <w:lang w:val="es-GT"/>
        </w:rPr>
      </w:pPr>
    </w:p>
    <w:p w14:paraId="731D54E3" w14:textId="0EC3C59D" w:rsidR="00931388" w:rsidRDefault="00931388" w:rsidP="00931388">
      <w:pPr>
        <w:pStyle w:val="Ttulo3"/>
      </w:pPr>
      <w:bookmarkStart w:id="353" w:name="_Toc41638863"/>
      <w:r>
        <w:t xml:space="preserve">Personal (Recurso </w:t>
      </w:r>
      <w:r w:rsidR="002B7B92">
        <w:t>humano)</w:t>
      </w:r>
      <w:r>
        <w:t>.</w:t>
      </w:r>
      <w:bookmarkEnd w:id="353"/>
    </w:p>
    <w:p w14:paraId="6B15D0D2" w14:textId="166A1808" w:rsidR="00682072" w:rsidRDefault="002B7B92" w:rsidP="00ED477A">
      <w:pPr>
        <w:ind w:left="851"/>
        <w:rPr>
          <w:rFonts w:ascii="Times New Roman" w:hAnsi="Times New Roman" w:cs="Times New Roman"/>
          <w:sz w:val="24"/>
          <w:szCs w:val="24"/>
          <w:lang w:val="es-GT"/>
        </w:rPr>
      </w:pPr>
      <w:r w:rsidRPr="00AE3A69">
        <w:rPr>
          <w:rFonts w:ascii="Times New Roman" w:hAnsi="Times New Roman" w:cs="Times New Roman"/>
          <w:sz w:val="24"/>
          <w:szCs w:val="24"/>
          <w:lang w:val="es-GT"/>
        </w:rPr>
        <w:t>Engloba a todo el personal necesario</w:t>
      </w:r>
      <w:r>
        <w:rPr>
          <w:rFonts w:ascii="Times New Roman" w:hAnsi="Times New Roman" w:cs="Times New Roman"/>
          <w:sz w:val="24"/>
          <w:szCs w:val="24"/>
          <w:lang w:val="es-GT"/>
        </w:rPr>
        <w:t xml:space="preserve"> para la creación del software, así como </w:t>
      </w:r>
      <w:r w:rsidRPr="00AE3A69">
        <w:rPr>
          <w:rFonts w:ascii="Times New Roman" w:hAnsi="Times New Roman" w:cs="Times New Roman"/>
          <w:sz w:val="24"/>
          <w:szCs w:val="24"/>
          <w:lang w:val="es-GT"/>
        </w:rPr>
        <w:t>del trabajo de investigación</w:t>
      </w:r>
      <w:r>
        <w:rPr>
          <w:rFonts w:ascii="Times New Roman" w:hAnsi="Times New Roman" w:cs="Times New Roman"/>
          <w:sz w:val="24"/>
          <w:szCs w:val="24"/>
          <w:lang w:val="es-GT"/>
        </w:rPr>
        <w:t>.</w:t>
      </w:r>
      <w:r w:rsidR="00997052">
        <w:rPr>
          <w:rFonts w:ascii="Times New Roman" w:hAnsi="Times New Roman" w:cs="Times New Roman"/>
          <w:sz w:val="24"/>
          <w:szCs w:val="24"/>
          <w:lang w:val="es-GT"/>
        </w:rPr>
        <w:t xml:space="preserve"> </w:t>
      </w:r>
      <w:r>
        <w:rPr>
          <w:rFonts w:ascii="Times New Roman" w:hAnsi="Times New Roman" w:cs="Times New Roman"/>
          <w:sz w:val="24"/>
          <w:szCs w:val="24"/>
          <w:lang w:val="es-GT"/>
        </w:rPr>
        <w:t>El personal necesario proviene prácticamente de dos áreas de involucramiento y tales se muestran a continuación:</w:t>
      </w:r>
    </w:p>
    <w:p w14:paraId="7F28B502" w14:textId="77777777" w:rsidR="009E7533" w:rsidRDefault="009E7533" w:rsidP="00ED477A">
      <w:pPr>
        <w:ind w:left="851"/>
        <w:rPr>
          <w:rFonts w:ascii="Times New Roman" w:hAnsi="Times New Roman" w:cs="Times New Roman"/>
          <w:sz w:val="24"/>
          <w:szCs w:val="24"/>
          <w:lang w:val="es-GT"/>
        </w:rPr>
      </w:pPr>
    </w:p>
    <w:p w14:paraId="702E0527" w14:textId="77777777" w:rsidR="002B7B92" w:rsidRDefault="002B7B92" w:rsidP="002B7B92">
      <w:pPr>
        <w:pStyle w:val="Ttulo4"/>
      </w:pPr>
      <w:bookmarkStart w:id="354" w:name="_Toc41638864"/>
      <w:r>
        <w:t>Área de Investigación.</w:t>
      </w:r>
      <w:bookmarkEnd w:id="354"/>
    </w:p>
    <w:p w14:paraId="3E4F24A5" w14:textId="475BCA09" w:rsidR="00B72849" w:rsidRPr="004E05D6" w:rsidRDefault="002B7B92" w:rsidP="006A562D">
      <w:pPr>
        <w:ind w:left="1418"/>
        <w:rPr>
          <w:rFonts w:ascii="Times New Roman" w:hAnsi="Times New Roman" w:cs="Times New Roman"/>
          <w:sz w:val="24"/>
          <w:szCs w:val="24"/>
          <w:lang w:val="es-GT"/>
        </w:rPr>
      </w:pPr>
      <w:r>
        <w:rPr>
          <w:rFonts w:ascii="Times New Roman" w:hAnsi="Times New Roman" w:cs="Times New Roman"/>
          <w:sz w:val="24"/>
          <w:szCs w:val="24"/>
          <w:lang w:val="es-GT"/>
        </w:rPr>
        <w:t>R</w:t>
      </w:r>
      <w:r w:rsidRPr="004E05D6">
        <w:rPr>
          <w:rFonts w:ascii="Times New Roman" w:hAnsi="Times New Roman" w:cs="Times New Roman"/>
          <w:sz w:val="24"/>
          <w:szCs w:val="24"/>
          <w:lang w:val="es-GT"/>
        </w:rPr>
        <w:t>esponsable de realizar la documentación e investigación del proyecto.</w:t>
      </w:r>
    </w:p>
    <w:p w14:paraId="05A59589" w14:textId="77777777" w:rsidR="002B7B92" w:rsidRDefault="002B7B92" w:rsidP="002B7B92">
      <w:pPr>
        <w:pStyle w:val="Ttulo4"/>
      </w:pPr>
      <w:bookmarkStart w:id="355" w:name="_Toc41638865"/>
      <w:r>
        <w:t>Área de TI.</w:t>
      </w:r>
      <w:bookmarkEnd w:id="355"/>
    </w:p>
    <w:p w14:paraId="0F2E3C31" w14:textId="04082755" w:rsidR="002B7B92" w:rsidRPr="00997052" w:rsidRDefault="002B7B92" w:rsidP="002B7B92">
      <w:pPr>
        <w:ind w:left="1418"/>
        <w:rPr>
          <w:rFonts w:ascii="Times New Roman" w:hAnsi="Times New Roman" w:cs="Times New Roman"/>
          <w:sz w:val="24"/>
          <w:szCs w:val="24"/>
          <w:lang w:val="es-GT"/>
        </w:rPr>
      </w:pPr>
      <w:r w:rsidRPr="00997052">
        <w:rPr>
          <w:rFonts w:ascii="Times New Roman" w:hAnsi="Times New Roman" w:cs="Times New Roman"/>
          <w:sz w:val="24"/>
          <w:szCs w:val="24"/>
          <w:lang w:val="es-GT"/>
        </w:rPr>
        <w:t xml:space="preserve">Poseen conocimientos </w:t>
      </w:r>
      <w:r w:rsidR="00536167">
        <w:rPr>
          <w:rFonts w:ascii="Times New Roman" w:hAnsi="Times New Roman" w:cs="Times New Roman"/>
          <w:sz w:val="24"/>
          <w:szCs w:val="24"/>
          <w:lang w:val="es-GT"/>
        </w:rPr>
        <w:t xml:space="preserve">respecto a </w:t>
      </w:r>
      <w:r w:rsidRPr="00997052">
        <w:rPr>
          <w:rFonts w:ascii="Times New Roman" w:hAnsi="Times New Roman" w:cs="Times New Roman"/>
          <w:sz w:val="24"/>
          <w:szCs w:val="24"/>
          <w:lang w:val="es-GT"/>
        </w:rPr>
        <w:t>Tecnologías de Información; se encargarán de todo el proceso que concierne al ciclo de vida de la elaboración</w:t>
      </w:r>
      <w:r w:rsidR="00536167">
        <w:rPr>
          <w:rFonts w:ascii="Times New Roman" w:hAnsi="Times New Roman" w:cs="Times New Roman"/>
          <w:sz w:val="24"/>
          <w:szCs w:val="24"/>
          <w:lang w:val="es-GT"/>
        </w:rPr>
        <w:t xml:space="preserve"> e implementación</w:t>
      </w:r>
      <w:r w:rsidRPr="00997052">
        <w:rPr>
          <w:rFonts w:ascii="Times New Roman" w:hAnsi="Times New Roman" w:cs="Times New Roman"/>
          <w:sz w:val="24"/>
          <w:szCs w:val="24"/>
          <w:lang w:val="es-GT"/>
        </w:rPr>
        <w:t xml:space="preserve"> del proyecto de software</w:t>
      </w:r>
      <w:r w:rsidR="00536167">
        <w:rPr>
          <w:rFonts w:ascii="Times New Roman" w:hAnsi="Times New Roman" w:cs="Times New Roman"/>
          <w:sz w:val="24"/>
          <w:szCs w:val="24"/>
          <w:lang w:val="es-GT"/>
        </w:rPr>
        <w:t>.</w:t>
      </w:r>
    </w:p>
    <w:p w14:paraId="34FC4676" w14:textId="7E5F6055" w:rsidR="002B7B92" w:rsidRPr="00AE3A69" w:rsidRDefault="002B7B92" w:rsidP="007B3657">
      <w:pPr>
        <w:ind w:left="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En la siguiente tabla, se observará una breve descripción de la función de cada puesto organizacional a emplear con el área que tendrá interacción, también de la cantidad necesaria. </w:t>
      </w:r>
    </w:p>
    <w:p w14:paraId="2E9501FC" w14:textId="5AD4F694" w:rsidR="00682072" w:rsidRPr="00682072" w:rsidRDefault="00682072" w:rsidP="00A76404">
      <w:pPr>
        <w:pStyle w:val="Descripcin"/>
        <w:keepNext/>
        <w:ind w:left="0"/>
        <w:rPr>
          <w:rFonts w:ascii="Times New Roman" w:hAnsi="Times New Roman" w:cs="Times New Roman"/>
          <w:b/>
          <w:bCs/>
          <w:color w:val="auto"/>
          <w:sz w:val="20"/>
          <w:szCs w:val="20"/>
        </w:rPr>
      </w:pPr>
      <w:bookmarkStart w:id="356" w:name="_Toc40909830"/>
      <w:r w:rsidRPr="00682072">
        <w:rPr>
          <w:rFonts w:ascii="Times New Roman" w:hAnsi="Times New Roman" w:cs="Times New Roman"/>
          <w:b/>
          <w:bCs/>
          <w:color w:val="auto"/>
          <w:sz w:val="20"/>
          <w:szCs w:val="20"/>
        </w:rPr>
        <w:t xml:space="preserve">Tabla </w:t>
      </w:r>
      <w:r w:rsidRPr="00682072">
        <w:rPr>
          <w:rFonts w:ascii="Times New Roman" w:hAnsi="Times New Roman" w:cs="Times New Roman"/>
          <w:b/>
          <w:bCs/>
          <w:color w:val="auto"/>
          <w:sz w:val="20"/>
          <w:szCs w:val="20"/>
        </w:rPr>
        <w:fldChar w:fldCharType="begin"/>
      </w:r>
      <w:r w:rsidRPr="00682072">
        <w:rPr>
          <w:rFonts w:ascii="Times New Roman" w:hAnsi="Times New Roman" w:cs="Times New Roman"/>
          <w:b/>
          <w:bCs/>
          <w:color w:val="auto"/>
          <w:sz w:val="20"/>
          <w:szCs w:val="20"/>
        </w:rPr>
        <w:instrText xml:space="preserve"> SEQ Tabla \* ARABIC </w:instrText>
      </w:r>
      <w:r w:rsidRPr="00682072">
        <w:rPr>
          <w:rFonts w:ascii="Times New Roman" w:hAnsi="Times New Roman" w:cs="Times New Roman"/>
          <w:b/>
          <w:bCs/>
          <w:color w:val="auto"/>
          <w:sz w:val="20"/>
          <w:szCs w:val="20"/>
        </w:rPr>
        <w:fldChar w:fldCharType="separate"/>
      </w:r>
      <w:r w:rsidR="005B1BDE">
        <w:rPr>
          <w:rFonts w:ascii="Times New Roman" w:hAnsi="Times New Roman" w:cs="Times New Roman"/>
          <w:b/>
          <w:bCs/>
          <w:noProof/>
          <w:color w:val="auto"/>
          <w:sz w:val="20"/>
          <w:szCs w:val="20"/>
        </w:rPr>
        <w:t>4</w:t>
      </w:r>
      <w:r w:rsidRPr="00682072">
        <w:rPr>
          <w:rFonts w:ascii="Times New Roman" w:hAnsi="Times New Roman" w:cs="Times New Roman"/>
          <w:b/>
          <w:bCs/>
          <w:color w:val="auto"/>
          <w:sz w:val="20"/>
          <w:szCs w:val="20"/>
        </w:rPr>
        <w:fldChar w:fldCharType="end"/>
      </w:r>
      <w:r w:rsidRPr="00682072">
        <w:rPr>
          <w:rFonts w:ascii="Times New Roman" w:hAnsi="Times New Roman" w:cs="Times New Roman"/>
          <w:b/>
          <w:bCs/>
          <w:color w:val="auto"/>
          <w:sz w:val="20"/>
          <w:szCs w:val="20"/>
        </w:rPr>
        <w:t>. Cantidad de personal necesario a nivel general para la elaboración e implementación del proyecto en cada una de las áreas de involucramiento según el puesto organizacional.</w:t>
      </w:r>
      <w:bookmarkEnd w:id="356"/>
    </w:p>
    <w:tbl>
      <w:tblPr>
        <w:tblStyle w:val="Tabladelista6concolores"/>
        <w:tblpPr w:leftFromText="141" w:rightFromText="141" w:vertAnchor="text" w:horzAnchor="margin" w:tblpY="4"/>
        <w:tblW w:w="8996" w:type="dxa"/>
        <w:tblLayout w:type="fixed"/>
        <w:tblLook w:val="04A0" w:firstRow="1" w:lastRow="0" w:firstColumn="1" w:lastColumn="0" w:noHBand="0" w:noVBand="1"/>
      </w:tblPr>
      <w:tblGrid>
        <w:gridCol w:w="1560"/>
        <w:gridCol w:w="1493"/>
        <w:gridCol w:w="1985"/>
        <w:gridCol w:w="1483"/>
        <w:gridCol w:w="2475"/>
      </w:tblGrid>
      <w:tr w:rsidR="00433063" w14:paraId="2DEB8D54" w14:textId="77777777" w:rsidTr="00E25309">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000000" w:themeColor="text1"/>
            </w:tcBorders>
            <w:shd w:val="clear" w:color="auto" w:fill="auto"/>
          </w:tcPr>
          <w:p w14:paraId="49DFA793" w14:textId="77777777" w:rsidR="00433063" w:rsidRPr="00B90EB9" w:rsidRDefault="00433063" w:rsidP="005F347B">
            <w:pPr>
              <w:jc w:val="center"/>
              <w:rPr>
                <w:rFonts w:ascii="Times New Roman" w:hAnsi="Times New Roman" w:cs="Times New Roman"/>
                <w:sz w:val="24"/>
                <w:szCs w:val="24"/>
              </w:rPr>
            </w:pPr>
            <w:bookmarkStart w:id="357" w:name="_Hlk39787944"/>
            <w:r>
              <w:rPr>
                <w:rFonts w:ascii="Times New Roman" w:hAnsi="Times New Roman" w:cs="Times New Roman"/>
                <w:sz w:val="24"/>
                <w:szCs w:val="24"/>
              </w:rPr>
              <w:t>Puesto</w:t>
            </w:r>
          </w:p>
        </w:tc>
        <w:tc>
          <w:tcPr>
            <w:tcW w:w="1493" w:type="dxa"/>
            <w:tcBorders>
              <w:top w:val="single" w:sz="4" w:space="0" w:color="000000" w:themeColor="text1"/>
            </w:tcBorders>
          </w:tcPr>
          <w:p w14:paraId="242C9FA6" w14:textId="77777777"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 de personas necesarias</w:t>
            </w:r>
          </w:p>
        </w:tc>
        <w:tc>
          <w:tcPr>
            <w:tcW w:w="1985" w:type="dxa"/>
            <w:tcBorders>
              <w:top w:val="single" w:sz="4" w:space="0" w:color="000000" w:themeColor="text1"/>
            </w:tcBorders>
          </w:tcPr>
          <w:p w14:paraId="5EF576B3" w14:textId="07D63D88"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Áreas de involucramiento</w:t>
            </w:r>
          </w:p>
        </w:tc>
        <w:tc>
          <w:tcPr>
            <w:tcW w:w="1483" w:type="dxa"/>
            <w:tcBorders>
              <w:top w:val="single" w:sz="4" w:space="0" w:color="000000" w:themeColor="text1"/>
            </w:tcBorders>
          </w:tcPr>
          <w:p w14:paraId="582AA08D" w14:textId="4FF2B9D3"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Salario mensual</w:t>
            </w:r>
          </w:p>
        </w:tc>
        <w:tc>
          <w:tcPr>
            <w:tcW w:w="2475" w:type="dxa"/>
            <w:tcBorders>
              <w:top w:val="single" w:sz="4" w:space="0" w:color="000000" w:themeColor="text1"/>
            </w:tcBorders>
            <w:shd w:val="clear" w:color="auto" w:fill="auto"/>
          </w:tcPr>
          <w:p w14:paraId="09D7913D" w14:textId="25EEE096" w:rsidR="00433063" w:rsidRPr="00B90EB9"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 breve del puesto</w:t>
            </w:r>
          </w:p>
        </w:tc>
      </w:tr>
      <w:tr w:rsidR="00433063" w14:paraId="2DEDC50E"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4099A3E3" w14:textId="77777777" w:rsidR="00433063" w:rsidRPr="00B90EB9" w:rsidRDefault="00433063" w:rsidP="005F347B">
            <w:pPr>
              <w:rPr>
                <w:rFonts w:ascii="Times New Roman" w:hAnsi="Times New Roman" w:cs="Times New Roman"/>
                <w:b w:val="0"/>
                <w:bCs w:val="0"/>
                <w:sz w:val="24"/>
                <w:szCs w:val="24"/>
              </w:rPr>
            </w:pPr>
          </w:p>
        </w:tc>
        <w:tc>
          <w:tcPr>
            <w:tcW w:w="1493" w:type="dxa"/>
            <w:shd w:val="clear" w:color="auto" w:fill="auto"/>
          </w:tcPr>
          <w:p w14:paraId="6131032B" w14:textId="77777777" w:rsidR="00433063" w:rsidRPr="00B90EB9" w:rsidRDefault="00433063" w:rsidP="005F34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3053824E" w14:textId="77777777" w:rsidR="00433063" w:rsidRPr="00B90EB9"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24CB17B" w14:textId="77777777"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0EBAC394" w14:textId="765E14B1"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4A2FBF8E"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15AD7E15" w14:textId="5C8174EF" w:rsidR="00433063" w:rsidRPr="00B90EB9" w:rsidRDefault="00433063" w:rsidP="005F347B">
            <w:pPr>
              <w:jc w:val="both"/>
              <w:rPr>
                <w:rFonts w:ascii="Times New Roman" w:hAnsi="Times New Roman" w:cs="Times New Roman"/>
                <w:b w:val="0"/>
                <w:bCs w:val="0"/>
                <w:sz w:val="24"/>
                <w:szCs w:val="24"/>
              </w:rPr>
            </w:pPr>
          </w:p>
        </w:tc>
        <w:tc>
          <w:tcPr>
            <w:tcW w:w="1493" w:type="dxa"/>
            <w:shd w:val="clear" w:color="auto" w:fill="auto"/>
          </w:tcPr>
          <w:p w14:paraId="3BCAB6DC" w14:textId="6A8DC9BE" w:rsidR="00433063" w:rsidRDefault="0043306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6AD5D77B" w14:textId="68F3C307" w:rsidR="00433063"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C92DBF8" w14:textId="77777777" w:rsidR="00433063" w:rsidRPr="00B90EB9" w:rsidRDefault="00433063" w:rsidP="005F347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28B8876A" w14:textId="44EABE49" w:rsidR="00433063" w:rsidRPr="00B90EB9" w:rsidRDefault="00433063" w:rsidP="005F347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11779979"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5CC0032A" w14:textId="7C1D4A22" w:rsidR="00433063" w:rsidRPr="00682072" w:rsidRDefault="00433063" w:rsidP="00D85DDD">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Investigador del proyecto</w:t>
            </w:r>
          </w:p>
        </w:tc>
        <w:tc>
          <w:tcPr>
            <w:tcW w:w="1493" w:type="dxa"/>
            <w:shd w:val="clear" w:color="auto" w:fill="auto"/>
          </w:tcPr>
          <w:p w14:paraId="4D46514D" w14:textId="0AB202BA"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85" w:type="dxa"/>
            <w:shd w:val="clear" w:color="auto" w:fill="auto"/>
          </w:tcPr>
          <w:p w14:paraId="1DA9D828" w14:textId="6A1F3D29"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Investigación</w:t>
            </w:r>
          </w:p>
        </w:tc>
        <w:tc>
          <w:tcPr>
            <w:tcW w:w="1483" w:type="dxa"/>
            <w:shd w:val="clear" w:color="auto" w:fill="auto"/>
          </w:tcPr>
          <w:p w14:paraId="0E342E3D" w14:textId="01CEF964"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AC4592">
              <w:rPr>
                <w:rFonts w:ascii="Times New Roman" w:hAnsi="Times New Roman" w:cs="Times New Roman"/>
                <w:sz w:val="24"/>
                <w:szCs w:val="24"/>
              </w:rPr>
              <w:t>6</w:t>
            </w:r>
            <w:r w:rsidR="00E25309" w:rsidRPr="00682072">
              <w:rPr>
                <w:rFonts w:ascii="Times New Roman" w:hAnsi="Times New Roman" w:cs="Times New Roman"/>
                <w:sz w:val="24"/>
                <w:szCs w:val="24"/>
              </w:rPr>
              <w:t>,</w:t>
            </w:r>
            <w:r w:rsidRPr="00682072">
              <w:rPr>
                <w:rFonts w:ascii="Times New Roman" w:hAnsi="Times New Roman" w:cs="Times New Roman"/>
                <w:sz w:val="24"/>
                <w:szCs w:val="24"/>
              </w:rPr>
              <w:t>000.00</w:t>
            </w:r>
          </w:p>
        </w:tc>
        <w:tc>
          <w:tcPr>
            <w:tcW w:w="2475" w:type="dxa"/>
            <w:shd w:val="clear" w:color="auto" w:fill="auto"/>
          </w:tcPr>
          <w:p w14:paraId="17D64090" w14:textId="3B055FA2"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Realiza la recolección de información para la elaboración del marco conceptual, metodológico y teórico de la investigación e integración</w:t>
            </w:r>
            <w:r w:rsidR="004537D6">
              <w:rPr>
                <w:rFonts w:ascii="Times New Roman" w:hAnsi="Times New Roman" w:cs="Times New Roman"/>
                <w:sz w:val="24"/>
                <w:szCs w:val="24"/>
              </w:rPr>
              <w:t xml:space="preserve"> y recolección de datos para </w:t>
            </w:r>
            <w:r w:rsidR="004537D6" w:rsidRPr="00682072">
              <w:rPr>
                <w:rFonts w:ascii="Times New Roman" w:hAnsi="Times New Roman" w:cs="Times New Roman"/>
                <w:sz w:val="24"/>
                <w:szCs w:val="24"/>
              </w:rPr>
              <w:t>los</w:t>
            </w:r>
            <w:r w:rsidRPr="00682072">
              <w:rPr>
                <w:rFonts w:ascii="Times New Roman" w:hAnsi="Times New Roman" w:cs="Times New Roman"/>
                <w:sz w:val="24"/>
                <w:szCs w:val="24"/>
              </w:rPr>
              <w:t xml:space="preserve"> </w:t>
            </w:r>
            <w:r w:rsidR="004537D6">
              <w:rPr>
                <w:rFonts w:ascii="Times New Roman" w:hAnsi="Times New Roman" w:cs="Times New Roman"/>
                <w:sz w:val="24"/>
                <w:szCs w:val="24"/>
              </w:rPr>
              <w:t>módulos</w:t>
            </w:r>
            <w:r w:rsidRPr="00682072">
              <w:rPr>
                <w:rFonts w:ascii="Times New Roman" w:hAnsi="Times New Roman" w:cs="Times New Roman"/>
                <w:sz w:val="24"/>
                <w:szCs w:val="24"/>
              </w:rPr>
              <w:t xml:space="preserve"> de factibilidad y administrativo</w:t>
            </w:r>
            <w:r w:rsidR="004537D6">
              <w:rPr>
                <w:rFonts w:ascii="Times New Roman" w:hAnsi="Times New Roman" w:cs="Times New Roman"/>
                <w:sz w:val="24"/>
                <w:szCs w:val="24"/>
              </w:rPr>
              <w:t xml:space="preserve"> en conjunto con el equipo a cargo del proyecto de software.</w:t>
            </w:r>
          </w:p>
        </w:tc>
      </w:tr>
      <w:tr w:rsidR="00433063" w14:paraId="4FEFB021" w14:textId="77777777" w:rsidTr="00E25309">
        <w:trPr>
          <w:cantSplit/>
          <w:trHeight w:hRule="exact" w:val="11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24D48075"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0750C221"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40341340"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12E3DE5"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28D35EFC" w14:textId="02DE9CB3"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337160B4" w14:textId="77777777" w:rsidTr="00E25309">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3944BFE0"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D81BEB5"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157DE06D"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B71678B"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191771B1" w14:textId="56093CE1"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29AD0CF1" w14:textId="77777777" w:rsidTr="00E25309">
        <w:trPr>
          <w:cantSplit/>
          <w:trHeight w:hRule="exact" w:val="11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1F97A538" w14:textId="77777777" w:rsidR="00433063" w:rsidRPr="00682072" w:rsidRDefault="00433063" w:rsidP="00D85DDD">
            <w:pPr>
              <w:jc w:val="both"/>
              <w:rPr>
                <w:rFonts w:ascii="Times New Roman" w:hAnsi="Times New Roman" w:cs="Times New Roman"/>
                <w:b w:val="0"/>
                <w:bCs w:val="0"/>
                <w:sz w:val="24"/>
                <w:szCs w:val="24"/>
              </w:rPr>
            </w:pPr>
            <w:proofErr w:type="spellStart"/>
            <w:r w:rsidRPr="00682072">
              <w:rPr>
                <w:rFonts w:ascii="Times New Roman" w:hAnsi="Times New Roman" w:cs="Times New Roman"/>
                <w:b w:val="0"/>
                <w:bCs w:val="0"/>
                <w:sz w:val="24"/>
                <w:szCs w:val="24"/>
              </w:rPr>
              <w:t>xxxx</w:t>
            </w:r>
            <w:proofErr w:type="spellEnd"/>
          </w:p>
        </w:tc>
        <w:tc>
          <w:tcPr>
            <w:tcW w:w="1493" w:type="dxa"/>
            <w:shd w:val="clear" w:color="auto" w:fill="auto"/>
          </w:tcPr>
          <w:p w14:paraId="17AA284B"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75D87BA4"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3EE4D89"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0D0C3DD7" w14:textId="089E173E"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75833061" w14:textId="77777777" w:rsidTr="00E25309">
        <w:trPr>
          <w:cnfStyle w:val="000000100000" w:firstRow="0" w:lastRow="0" w:firstColumn="0" w:lastColumn="0" w:oddVBand="0" w:evenVBand="0" w:oddHBand="1" w:evenHBand="0" w:firstRowFirstColumn="0" w:firstRowLastColumn="0" w:lastRowFirstColumn="0" w:lastRowLastColumn="0"/>
          <w:cantSplit/>
          <w:trHeight w:val="254"/>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6ED636FD" w14:textId="77777777" w:rsidR="00433063" w:rsidRPr="00682072" w:rsidRDefault="00433063" w:rsidP="00D85DDD">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Proyect Manager</w:t>
            </w:r>
          </w:p>
        </w:tc>
        <w:tc>
          <w:tcPr>
            <w:tcW w:w="1493" w:type="dxa"/>
            <w:shd w:val="clear" w:color="auto" w:fill="auto"/>
          </w:tcPr>
          <w:p w14:paraId="2B088604"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85" w:type="dxa"/>
            <w:shd w:val="clear" w:color="auto" w:fill="auto"/>
          </w:tcPr>
          <w:p w14:paraId="010A15E8"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En Todo el proyecto</w:t>
            </w:r>
          </w:p>
        </w:tc>
        <w:tc>
          <w:tcPr>
            <w:tcW w:w="1483" w:type="dxa"/>
            <w:shd w:val="clear" w:color="auto" w:fill="auto"/>
          </w:tcPr>
          <w:p w14:paraId="1298249B" w14:textId="3FDA94D3"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AC4592">
              <w:rPr>
                <w:rFonts w:ascii="Times New Roman" w:hAnsi="Times New Roman" w:cs="Times New Roman"/>
                <w:sz w:val="24"/>
                <w:szCs w:val="24"/>
              </w:rPr>
              <w:t>13</w:t>
            </w:r>
            <w:r w:rsidR="00E25309" w:rsidRPr="00682072">
              <w:rPr>
                <w:rFonts w:ascii="Times New Roman" w:hAnsi="Times New Roman" w:cs="Times New Roman"/>
                <w:sz w:val="24"/>
                <w:szCs w:val="24"/>
              </w:rPr>
              <w:t>,</w:t>
            </w:r>
            <w:r w:rsidR="00AC4592">
              <w:rPr>
                <w:rFonts w:ascii="Times New Roman" w:hAnsi="Times New Roman" w:cs="Times New Roman"/>
                <w:sz w:val="24"/>
                <w:szCs w:val="24"/>
              </w:rPr>
              <w:t>5</w:t>
            </w:r>
            <w:r w:rsidR="00E25309" w:rsidRPr="00682072">
              <w:rPr>
                <w:rFonts w:ascii="Times New Roman" w:hAnsi="Times New Roman" w:cs="Times New Roman"/>
                <w:sz w:val="24"/>
                <w:szCs w:val="24"/>
              </w:rPr>
              <w:t>00.00</w:t>
            </w:r>
          </w:p>
        </w:tc>
        <w:tc>
          <w:tcPr>
            <w:tcW w:w="2475" w:type="dxa"/>
            <w:shd w:val="clear" w:color="auto" w:fill="auto"/>
          </w:tcPr>
          <w:p w14:paraId="7AF71F92" w14:textId="5F920FA0"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Persona con amplia experiencia en la gestión de proyectos y desarrollo de software, </w:t>
            </w:r>
            <w:r w:rsidR="00ED5611">
              <w:rPr>
                <w:rFonts w:ascii="Times New Roman" w:hAnsi="Times New Roman" w:cs="Times New Roman"/>
                <w:sz w:val="24"/>
                <w:szCs w:val="24"/>
              </w:rPr>
              <w:t>es</w:t>
            </w:r>
            <w:r w:rsidRPr="00682072">
              <w:rPr>
                <w:rFonts w:ascii="Times New Roman" w:hAnsi="Times New Roman" w:cs="Times New Roman"/>
                <w:sz w:val="24"/>
                <w:szCs w:val="24"/>
              </w:rPr>
              <w:t xml:space="preserve"> el mediador del equipo de personas que elaboran el software y el cliente en cuanto a los acuerdos del contrato.</w:t>
            </w:r>
            <w:r w:rsidR="00754C55">
              <w:rPr>
                <w:rFonts w:ascii="Times New Roman" w:hAnsi="Times New Roman" w:cs="Times New Roman"/>
                <w:sz w:val="24"/>
                <w:szCs w:val="24"/>
              </w:rPr>
              <w:t xml:space="preserve"> Realiza pruebas de </w:t>
            </w:r>
            <w:proofErr w:type="spellStart"/>
            <w:r w:rsidR="00754C55">
              <w:rPr>
                <w:rFonts w:ascii="Times New Roman" w:hAnsi="Times New Roman" w:cs="Times New Roman"/>
                <w:sz w:val="24"/>
                <w:szCs w:val="24"/>
              </w:rPr>
              <w:t>testing</w:t>
            </w:r>
            <w:proofErr w:type="spellEnd"/>
            <w:r w:rsidR="00754C55">
              <w:rPr>
                <w:rFonts w:ascii="Times New Roman" w:hAnsi="Times New Roman" w:cs="Times New Roman"/>
                <w:sz w:val="24"/>
                <w:szCs w:val="24"/>
              </w:rPr>
              <w:t xml:space="preserve"> con los demás integrantes del equipo de software en cada sprint previo a la presentación final a los clientes y en la fase de corrección de </w:t>
            </w:r>
            <w:r w:rsidR="00754C55">
              <w:rPr>
                <w:rFonts w:ascii="Times New Roman" w:hAnsi="Times New Roman" w:cs="Times New Roman"/>
                <w:sz w:val="24"/>
                <w:szCs w:val="24"/>
              </w:rPr>
              <w:lastRenderedPageBreak/>
              <w:t>errores luego de este proceso.</w:t>
            </w:r>
          </w:p>
        </w:tc>
      </w:tr>
      <w:tr w:rsidR="00433063" w14:paraId="2DF0D763" w14:textId="77777777" w:rsidTr="00E25309">
        <w:trPr>
          <w:cantSplit/>
          <w:trHeight w:hRule="exact" w:val="11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44E3E6DC"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761C55DE"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38171E95"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599403F"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69FD1A8F" w14:textId="71C10993"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74BD8934" w14:textId="77777777" w:rsidTr="00E25309">
        <w:trPr>
          <w:cnfStyle w:val="000000100000" w:firstRow="0" w:lastRow="0" w:firstColumn="0" w:lastColumn="0" w:oddVBand="0" w:evenVBand="0" w:oddHBand="1" w:evenHBand="0" w:firstRowFirstColumn="0" w:firstRowLastColumn="0" w:lastRowFirstColumn="0" w:lastRowLastColumn="0"/>
          <w:cantSplit/>
          <w:trHeight w:val="254"/>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0B83B8F9"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575BF149"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7D446CA3"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408A15C"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4508915D" w14:textId="33425D78"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E49B854" w14:textId="77777777" w:rsidTr="00E25309">
        <w:trPr>
          <w:cantSplit/>
          <w:trHeight w:hRule="exact" w:val="11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264589BA"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54C16588"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1A60FEC1"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A1C06C4"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1619FE9E" w14:textId="2A22F4F4"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00FD91AE" w14:textId="77777777" w:rsidTr="00E25309">
        <w:trPr>
          <w:cnfStyle w:val="000000100000" w:firstRow="0" w:lastRow="0" w:firstColumn="0" w:lastColumn="0" w:oddVBand="0" w:evenVBand="0" w:oddHBand="1" w:evenHBand="0" w:firstRowFirstColumn="0" w:firstRowLastColumn="0" w:lastRowFirstColumn="0" w:lastRowLastColumn="0"/>
          <w:cantSplit/>
          <w:trHeight w:val="254"/>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6D3172E9" w14:textId="77777777" w:rsidR="00433063" w:rsidRPr="00682072" w:rsidRDefault="00433063" w:rsidP="00D85DDD">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 xml:space="preserve">Analista de sistemas </w:t>
            </w:r>
          </w:p>
        </w:tc>
        <w:tc>
          <w:tcPr>
            <w:tcW w:w="1493" w:type="dxa"/>
            <w:shd w:val="clear" w:color="auto" w:fill="auto"/>
          </w:tcPr>
          <w:p w14:paraId="1D12535A"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85" w:type="dxa"/>
            <w:shd w:val="clear" w:color="auto" w:fill="auto"/>
          </w:tcPr>
          <w:p w14:paraId="63145D2A"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62FD1FB5" w14:textId="73240CC0" w:rsidR="00433063" w:rsidRPr="00682072" w:rsidRDefault="00E25309"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15,000.00</w:t>
            </w:r>
          </w:p>
        </w:tc>
        <w:tc>
          <w:tcPr>
            <w:tcW w:w="2475" w:type="dxa"/>
            <w:shd w:val="clear" w:color="auto" w:fill="auto"/>
          </w:tcPr>
          <w:p w14:paraId="1F46FA50" w14:textId="27231054"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Evalúa la factibilidad de los requerimientos que plantea el cliente y el usuario final y los transforma en escenarios entendibles para el equipo de desarrollo</w:t>
            </w:r>
            <w:r w:rsidR="00512682">
              <w:rPr>
                <w:rFonts w:ascii="Times New Roman" w:hAnsi="Times New Roman" w:cs="Times New Roman"/>
                <w:sz w:val="24"/>
                <w:szCs w:val="24"/>
              </w:rPr>
              <w:t xml:space="preserve"> (Algoritmos)</w:t>
            </w:r>
            <w:r w:rsidRPr="00682072">
              <w:rPr>
                <w:rFonts w:ascii="Times New Roman" w:hAnsi="Times New Roman" w:cs="Times New Roman"/>
                <w:sz w:val="24"/>
                <w:szCs w:val="24"/>
              </w:rPr>
              <w:t>.</w:t>
            </w:r>
          </w:p>
        </w:tc>
      </w:tr>
      <w:tr w:rsidR="00433063" w14:paraId="779F0024" w14:textId="77777777" w:rsidTr="00E25309">
        <w:trPr>
          <w:cantSplit/>
          <w:trHeight w:val="307"/>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1ACA5FAF"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60C57B24"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1311ECC2"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2538F71C"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31B49403" w14:textId="23B6571F"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08F53E73" w14:textId="77777777" w:rsidTr="00E25309">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29D5691A"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7B2DE661"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2AEC1292"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08E2125A"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3D914447" w14:textId="156CC584"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33890FB"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43696F69" w14:textId="77777777" w:rsidR="00433063" w:rsidRPr="00682072" w:rsidRDefault="00433063" w:rsidP="00D85DDD">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 xml:space="preserve">Desarrollador Senior </w:t>
            </w:r>
            <w:proofErr w:type="spellStart"/>
            <w:r w:rsidRPr="00682072">
              <w:rPr>
                <w:rFonts w:ascii="Times New Roman" w:hAnsi="Times New Roman" w:cs="Times New Roman"/>
                <w:b w:val="0"/>
                <w:bCs w:val="0"/>
                <w:sz w:val="24"/>
                <w:szCs w:val="24"/>
              </w:rPr>
              <w:t>Fullstack</w:t>
            </w:r>
            <w:proofErr w:type="spellEnd"/>
          </w:p>
        </w:tc>
        <w:tc>
          <w:tcPr>
            <w:tcW w:w="1493" w:type="dxa"/>
            <w:shd w:val="clear" w:color="auto" w:fill="auto"/>
          </w:tcPr>
          <w:p w14:paraId="3EE3DA5F" w14:textId="428A0BB2" w:rsidR="00433063" w:rsidRPr="00682072" w:rsidRDefault="00512682"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985" w:type="dxa"/>
            <w:shd w:val="clear" w:color="auto" w:fill="auto"/>
          </w:tcPr>
          <w:p w14:paraId="463D5670"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264A329B" w14:textId="6B95F6A5" w:rsidR="00433063" w:rsidRPr="00682072" w:rsidRDefault="00E25309"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11,000.00</w:t>
            </w:r>
          </w:p>
        </w:tc>
        <w:tc>
          <w:tcPr>
            <w:tcW w:w="2475" w:type="dxa"/>
            <w:shd w:val="clear" w:color="auto" w:fill="auto"/>
          </w:tcPr>
          <w:p w14:paraId="3A29DE0E" w14:textId="4FCD0D4F"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Posee amplio conocimiento de desarrollo web, tanto de </w:t>
            </w:r>
            <w:proofErr w:type="spellStart"/>
            <w:r w:rsidRPr="00682072">
              <w:rPr>
                <w:rFonts w:ascii="Times New Roman" w:hAnsi="Times New Roman" w:cs="Times New Roman"/>
                <w:sz w:val="24"/>
                <w:szCs w:val="24"/>
              </w:rPr>
              <w:t>backend</w:t>
            </w:r>
            <w:proofErr w:type="spellEnd"/>
            <w:r w:rsidRPr="00682072">
              <w:rPr>
                <w:rFonts w:ascii="Times New Roman" w:hAnsi="Times New Roman" w:cs="Times New Roman"/>
                <w:sz w:val="24"/>
                <w:szCs w:val="24"/>
              </w:rPr>
              <w:t xml:space="preserve"> y </w:t>
            </w:r>
            <w:proofErr w:type="spellStart"/>
            <w:r w:rsidRPr="00682072">
              <w:rPr>
                <w:rFonts w:ascii="Times New Roman" w:hAnsi="Times New Roman" w:cs="Times New Roman"/>
                <w:sz w:val="24"/>
                <w:szCs w:val="24"/>
              </w:rPr>
              <w:t>frontend</w:t>
            </w:r>
            <w:proofErr w:type="spellEnd"/>
            <w:r w:rsidRPr="00682072">
              <w:rPr>
                <w:rFonts w:ascii="Times New Roman" w:hAnsi="Times New Roman" w:cs="Times New Roman"/>
                <w:sz w:val="24"/>
                <w:szCs w:val="24"/>
              </w:rPr>
              <w:t xml:space="preserve">, convierte los lineamientos previamente </w:t>
            </w:r>
            <w:r w:rsidR="00471A63">
              <w:rPr>
                <w:rFonts w:ascii="Times New Roman" w:hAnsi="Times New Roman" w:cs="Times New Roman"/>
                <w:sz w:val="24"/>
                <w:szCs w:val="24"/>
              </w:rPr>
              <w:t xml:space="preserve">de acuerdo con </w:t>
            </w:r>
            <w:proofErr w:type="spellStart"/>
            <w:r w:rsidRPr="00682072">
              <w:rPr>
                <w:rFonts w:ascii="Times New Roman" w:hAnsi="Times New Roman" w:cs="Times New Roman"/>
                <w:sz w:val="24"/>
                <w:szCs w:val="24"/>
              </w:rPr>
              <w:t>proyect</w:t>
            </w:r>
            <w:proofErr w:type="spellEnd"/>
            <w:r w:rsidRPr="00682072">
              <w:rPr>
                <w:rFonts w:ascii="Times New Roman" w:hAnsi="Times New Roman" w:cs="Times New Roman"/>
                <w:sz w:val="24"/>
                <w:szCs w:val="24"/>
              </w:rPr>
              <w:t xml:space="preserve"> Manager y analista de sistemas en código interpretable para el sistema computacional.</w:t>
            </w:r>
          </w:p>
        </w:tc>
      </w:tr>
      <w:tr w:rsidR="00754C55" w14:paraId="6A5C244C"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09B53D08" w14:textId="77777777" w:rsidR="00754C55" w:rsidRPr="00682072" w:rsidRDefault="00754C55" w:rsidP="00D85DDD">
            <w:pPr>
              <w:rPr>
                <w:rFonts w:ascii="Times New Roman" w:hAnsi="Times New Roman" w:cs="Times New Roman"/>
                <w:b w:val="0"/>
                <w:bCs w:val="0"/>
                <w:sz w:val="24"/>
                <w:szCs w:val="24"/>
              </w:rPr>
            </w:pPr>
          </w:p>
        </w:tc>
        <w:tc>
          <w:tcPr>
            <w:tcW w:w="1493" w:type="dxa"/>
            <w:shd w:val="clear" w:color="auto" w:fill="auto"/>
          </w:tcPr>
          <w:p w14:paraId="08F31BAD" w14:textId="77777777" w:rsidR="00754C55" w:rsidRDefault="00754C55"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7179760E" w14:textId="77777777" w:rsidR="00754C55" w:rsidRPr="00682072" w:rsidRDefault="00754C55"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BB2ED33" w14:textId="77777777" w:rsidR="00754C55" w:rsidRPr="00682072" w:rsidRDefault="00754C55"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7A42A90C" w14:textId="77777777" w:rsidR="00754C55" w:rsidRPr="00682072" w:rsidRDefault="00754C55"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3CCDE055"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5C1EDB7A"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26D6BF8C"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177F2ABD"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4432CA6"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04975614" w14:textId="078429C5"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54782064"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4123F705" w14:textId="2277AE66" w:rsidR="00433063" w:rsidRPr="00682072" w:rsidRDefault="00433063" w:rsidP="00D85DDD">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DBA (</w:t>
            </w:r>
            <w:r w:rsidR="00512682">
              <w:rPr>
                <w:rFonts w:ascii="Times New Roman" w:hAnsi="Times New Roman" w:cs="Times New Roman"/>
                <w:b w:val="0"/>
                <w:bCs w:val="0"/>
                <w:sz w:val="24"/>
                <w:szCs w:val="24"/>
              </w:rPr>
              <w:t>Administrador de Base de Datos</w:t>
            </w:r>
            <w:r w:rsidRPr="00682072">
              <w:rPr>
                <w:rFonts w:ascii="Times New Roman" w:hAnsi="Times New Roman" w:cs="Times New Roman"/>
                <w:b w:val="0"/>
                <w:bCs w:val="0"/>
                <w:sz w:val="24"/>
                <w:szCs w:val="24"/>
              </w:rPr>
              <w:t>)</w:t>
            </w:r>
            <w:r w:rsidR="00E25309" w:rsidRPr="00682072">
              <w:rPr>
                <w:rFonts w:ascii="Times New Roman" w:hAnsi="Times New Roman" w:cs="Times New Roman"/>
                <w:b w:val="0"/>
                <w:bCs w:val="0"/>
                <w:sz w:val="24"/>
                <w:szCs w:val="24"/>
              </w:rPr>
              <w:t xml:space="preserve"> Junior</w:t>
            </w:r>
          </w:p>
        </w:tc>
        <w:tc>
          <w:tcPr>
            <w:tcW w:w="1493" w:type="dxa"/>
            <w:shd w:val="clear" w:color="auto" w:fill="auto"/>
          </w:tcPr>
          <w:p w14:paraId="1BC84200"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85" w:type="dxa"/>
            <w:shd w:val="clear" w:color="auto" w:fill="auto"/>
          </w:tcPr>
          <w:p w14:paraId="6C98C2E7"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4C8CEB44" w14:textId="22D1975F" w:rsidR="00433063" w:rsidRPr="00682072" w:rsidRDefault="00E25309"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12,000.00</w:t>
            </w:r>
          </w:p>
        </w:tc>
        <w:tc>
          <w:tcPr>
            <w:tcW w:w="2475" w:type="dxa"/>
            <w:shd w:val="clear" w:color="auto" w:fill="auto"/>
          </w:tcPr>
          <w:p w14:paraId="3B7A0E01" w14:textId="3F020647"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Profesional con conocimiento de bases de datos, para fines del proyecto esta es de tipo transaccional, se encarga de validar las reglas del negocio (normas por parte del cliente final), y transformarlas en modelos que se comuniquen con los componentes que utilizará el desarrollador full </w:t>
            </w:r>
            <w:proofErr w:type="spellStart"/>
            <w:r w:rsidRPr="00682072">
              <w:rPr>
                <w:rFonts w:ascii="Times New Roman" w:hAnsi="Times New Roman" w:cs="Times New Roman"/>
                <w:sz w:val="24"/>
                <w:szCs w:val="24"/>
              </w:rPr>
              <w:t>stack</w:t>
            </w:r>
            <w:proofErr w:type="spellEnd"/>
            <w:r w:rsidR="00754C55">
              <w:rPr>
                <w:rFonts w:ascii="Times New Roman" w:hAnsi="Times New Roman" w:cs="Times New Roman"/>
                <w:sz w:val="24"/>
                <w:szCs w:val="24"/>
              </w:rPr>
              <w:t>.</w:t>
            </w:r>
          </w:p>
        </w:tc>
      </w:tr>
      <w:tr w:rsidR="00433063" w14:paraId="02823E6D"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1F7F88FA" w14:textId="77777777" w:rsidR="00433063" w:rsidRPr="00682072" w:rsidRDefault="00433063" w:rsidP="00D85DDD">
            <w:pPr>
              <w:rPr>
                <w:rFonts w:ascii="Times New Roman" w:hAnsi="Times New Roman" w:cs="Times New Roman"/>
                <w:b w:val="0"/>
                <w:bCs w:val="0"/>
                <w:sz w:val="24"/>
                <w:szCs w:val="24"/>
              </w:rPr>
            </w:pPr>
          </w:p>
        </w:tc>
        <w:tc>
          <w:tcPr>
            <w:tcW w:w="1493" w:type="dxa"/>
            <w:shd w:val="clear" w:color="auto" w:fill="auto"/>
          </w:tcPr>
          <w:p w14:paraId="7AB6A0D4"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4B44E631"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5E0B986"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2D3FC556" w14:textId="552A6139"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72849" w14:paraId="714F82BD"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62C15D03" w14:textId="77777777" w:rsidR="00B72849" w:rsidRPr="00682072" w:rsidRDefault="00B72849" w:rsidP="00D85DDD">
            <w:pPr>
              <w:rPr>
                <w:rFonts w:ascii="Times New Roman" w:hAnsi="Times New Roman" w:cs="Times New Roman"/>
                <w:b w:val="0"/>
                <w:bCs w:val="0"/>
                <w:sz w:val="24"/>
                <w:szCs w:val="24"/>
              </w:rPr>
            </w:pPr>
          </w:p>
        </w:tc>
        <w:tc>
          <w:tcPr>
            <w:tcW w:w="1493" w:type="dxa"/>
            <w:shd w:val="clear" w:color="auto" w:fill="auto"/>
          </w:tcPr>
          <w:p w14:paraId="2F1A1E2C" w14:textId="77777777" w:rsidR="00B72849" w:rsidRPr="00682072" w:rsidRDefault="00B72849"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18044EE9" w14:textId="77777777" w:rsidR="00B72849" w:rsidRPr="00682072" w:rsidRDefault="00B72849"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853FAB6" w14:textId="77777777" w:rsidR="00B72849" w:rsidRPr="00682072" w:rsidRDefault="00B72849"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48C60F8D" w14:textId="77777777" w:rsidR="00B72849" w:rsidRPr="00682072" w:rsidRDefault="00B72849"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6C48540C"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04FC191C" w14:textId="77777777" w:rsidR="00433063" w:rsidRPr="00682072" w:rsidRDefault="00433063" w:rsidP="00D85DDD">
            <w:pPr>
              <w:rPr>
                <w:rFonts w:ascii="Times New Roman" w:hAnsi="Times New Roman" w:cs="Times New Roman"/>
                <w:b w:val="0"/>
                <w:bCs w:val="0"/>
                <w:sz w:val="24"/>
                <w:szCs w:val="24"/>
              </w:rPr>
            </w:pPr>
          </w:p>
        </w:tc>
        <w:tc>
          <w:tcPr>
            <w:tcW w:w="1493" w:type="dxa"/>
            <w:shd w:val="clear" w:color="auto" w:fill="auto"/>
          </w:tcPr>
          <w:p w14:paraId="565BF002"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shd w:val="clear" w:color="auto" w:fill="auto"/>
          </w:tcPr>
          <w:p w14:paraId="20135658"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BAE61F6"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shd w:val="clear" w:color="auto" w:fill="auto"/>
          </w:tcPr>
          <w:p w14:paraId="20E42ABD" w14:textId="1C148E93"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16DA4FBD"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tcPr>
          <w:p w14:paraId="2DCD43D3" w14:textId="77777777" w:rsidR="00433063" w:rsidRPr="00682072" w:rsidRDefault="00433063" w:rsidP="00D85DDD">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lastRenderedPageBreak/>
              <w:t>Soporte técnico</w:t>
            </w:r>
          </w:p>
        </w:tc>
        <w:tc>
          <w:tcPr>
            <w:tcW w:w="1493" w:type="dxa"/>
            <w:shd w:val="clear" w:color="auto" w:fill="auto"/>
          </w:tcPr>
          <w:p w14:paraId="36AFCC0C"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85" w:type="dxa"/>
            <w:shd w:val="clear" w:color="auto" w:fill="auto"/>
          </w:tcPr>
          <w:p w14:paraId="1133AC66"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76FD799A" w14:textId="662906E6" w:rsidR="00433063" w:rsidRPr="00682072" w:rsidRDefault="006A562D"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3,500.00</w:t>
            </w:r>
          </w:p>
        </w:tc>
        <w:tc>
          <w:tcPr>
            <w:tcW w:w="2475" w:type="dxa"/>
            <w:shd w:val="clear" w:color="auto" w:fill="auto"/>
          </w:tcPr>
          <w:p w14:paraId="066975D6" w14:textId="1EB516E2"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Posee los permisos para acceder a la intranet de -INACIF-, será el responsable de instalar todos los kits de herramientas de software y</w:t>
            </w:r>
            <w:r w:rsidR="006A562D" w:rsidRPr="00682072">
              <w:rPr>
                <w:rFonts w:ascii="Times New Roman" w:hAnsi="Times New Roman" w:cs="Times New Roman"/>
                <w:sz w:val="24"/>
                <w:szCs w:val="24"/>
              </w:rPr>
              <w:t xml:space="preserve"> de</w:t>
            </w:r>
            <w:r w:rsidRPr="00682072">
              <w:rPr>
                <w:rFonts w:ascii="Times New Roman" w:hAnsi="Times New Roman" w:cs="Times New Roman"/>
                <w:sz w:val="24"/>
                <w:szCs w:val="24"/>
              </w:rPr>
              <w:t xml:space="preserve"> las configuraciones necesarias al hardware disponible, para que la aplicación web funcione.</w:t>
            </w:r>
          </w:p>
        </w:tc>
      </w:tr>
      <w:tr w:rsidR="00433063" w14:paraId="2DCB481E"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14:paraId="5031B397" w14:textId="77777777" w:rsidR="00433063" w:rsidRPr="00682072" w:rsidRDefault="00433063" w:rsidP="00D85DDD">
            <w:pPr>
              <w:rPr>
                <w:rFonts w:ascii="Times New Roman" w:hAnsi="Times New Roman" w:cs="Times New Roman"/>
                <w:b w:val="0"/>
                <w:bCs w:val="0"/>
                <w:sz w:val="24"/>
                <w:szCs w:val="24"/>
              </w:rPr>
            </w:pPr>
          </w:p>
        </w:tc>
        <w:tc>
          <w:tcPr>
            <w:tcW w:w="1493" w:type="dxa"/>
            <w:tcBorders>
              <w:top w:val="nil"/>
              <w:bottom w:val="nil"/>
            </w:tcBorders>
            <w:shd w:val="clear" w:color="auto" w:fill="auto"/>
          </w:tcPr>
          <w:p w14:paraId="1DC38EF6"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tcBorders>
              <w:top w:val="nil"/>
              <w:bottom w:val="nil"/>
            </w:tcBorders>
            <w:shd w:val="clear" w:color="auto" w:fill="auto"/>
          </w:tcPr>
          <w:p w14:paraId="72502471"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tcBorders>
              <w:top w:val="nil"/>
              <w:bottom w:val="nil"/>
            </w:tcBorders>
            <w:shd w:val="clear" w:color="auto" w:fill="auto"/>
          </w:tcPr>
          <w:p w14:paraId="280EAD86"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tcBorders>
              <w:top w:val="nil"/>
              <w:bottom w:val="nil"/>
            </w:tcBorders>
            <w:shd w:val="clear" w:color="auto" w:fill="auto"/>
          </w:tcPr>
          <w:p w14:paraId="07930248" w14:textId="752F0639"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2956ED66"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0" w:themeColor="text1"/>
            </w:tcBorders>
            <w:shd w:val="clear" w:color="auto" w:fill="auto"/>
          </w:tcPr>
          <w:p w14:paraId="6A9A7712" w14:textId="77777777" w:rsidR="00433063" w:rsidRDefault="00433063" w:rsidP="00D85DDD">
            <w:pPr>
              <w:rPr>
                <w:rFonts w:ascii="Times New Roman" w:hAnsi="Times New Roman" w:cs="Times New Roman"/>
                <w:b w:val="0"/>
                <w:bCs w:val="0"/>
                <w:sz w:val="24"/>
                <w:szCs w:val="24"/>
              </w:rPr>
            </w:pPr>
          </w:p>
        </w:tc>
        <w:tc>
          <w:tcPr>
            <w:tcW w:w="1493" w:type="dxa"/>
            <w:tcBorders>
              <w:top w:val="nil"/>
              <w:bottom w:val="single" w:sz="4" w:space="0" w:color="000000" w:themeColor="text1"/>
            </w:tcBorders>
            <w:shd w:val="clear" w:color="auto" w:fill="auto"/>
          </w:tcPr>
          <w:p w14:paraId="42D6D504" w14:textId="77777777" w:rsidR="00433063"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tcBorders>
              <w:top w:val="nil"/>
              <w:bottom w:val="single" w:sz="4" w:space="0" w:color="000000" w:themeColor="text1"/>
            </w:tcBorders>
            <w:shd w:val="clear" w:color="auto" w:fill="auto"/>
          </w:tcPr>
          <w:p w14:paraId="46B6CE5F" w14:textId="77777777" w:rsidR="00433063"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nil"/>
              <w:bottom w:val="single" w:sz="4" w:space="0" w:color="000000" w:themeColor="text1"/>
            </w:tcBorders>
            <w:shd w:val="clear" w:color="auto" w:fill="auto"/>
          </w:tcPr>
          <w:p w14:paraId="30F2C14E" w14:textId="77777777" w:rsidR="00433063"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tcBorders>
              <w:top w:val="nil"/>
              <w:bottom w:val="single" w:sz="4" w:space="0" w:color="000000" w:themeColor="text1"/>
            </w:tcBorders>
            <w:shd w:val="clear" w:color="auto" w:fill="auto"/>
          </w:tcPr>
          <w:p w14:paraId="6E17FD22" w14:textId="5623A80C" w:rsidR="00433063"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1E5E0E60" w14:textId="77777777" w:rsidTr="00E25309">
        <w:trPr>
          <w:cantSplit/>
          <w:trHeight w:val="239"/>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14:paraId="06DE3933" w14:textId="77777777" w:rsidR="00433063" w:rsidRDefault="00433063" w:rsidP="00D85DDD">
            <w:pPr>
              <w:rPr>
                <w:rFonts w:ascii="Times New Roman" w:hAnsi="Times New Roman" w:cs="Times New Roman"/>
                <w:b w:val="0"/>
                <w:bCs w:val="0"/>
                <w:sz w:val="24"/>
                <w:szCs w:val="24"/>
              </w:rPr>
            </w:pPr>
          </w:p>
        </w:tc>
        <w:tc>
          <w:tcPr>
            <w:tcW w:w="1493" w:type="dxa"/>
            <w:tcBorders>
              <w:top w:val="nil"/>
              <w:bottom w:val="nil"/>
            </w:tcBorders>
            <w:shd w:val="clear" w:color="auto" w:fill="auto"/>
          </w:tcPr>
          <w:p w14:paraId="16451686" w14:textId="77777777" w:rsidR="00433063"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5" w:type="dxa"/>
            <w:tcBorders>
              <w:top w:val="nil"/>
              <w:bottom w:val="nil"/>
            </w:tcBorders>
            <w:shd w:val="clear" w:color="auto" w:fill="auto"/>
          </w:tcPr>
          <w:p w14:paraId="737DC09C" w14:textId="77777777" w:rsidR="00433063"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tcBorders>
              <w:top w:val="nil"/>
              <w:bottom w:val="nil"/>
            </w:tcBorders>
            <w:shd w:val="clear" w:color="auto" w:fill="auto"/>
          </w:tcPr>
          <w:p w14:paraId="3E2B7409" w14:textId="77777777" w:rsidR="00433063"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5" w:type="dxa"/>
            <w:tcBorders>
              <w:top w:val="nil"/>
              <w:bottom w:val="nil"/>
            </w:tcBorders>
            <w:shd w:val="clear" w:color="auto" w:fill="auto"/>
          </w:tcPr>
          <w:p w14:paraId="3A5307C6" w14:textId="6BEEAB38" w:rsidR="00433063"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6CDFCA60" w14:textId="77777777" w:rsidTr="00E25309">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0" w:themeColor="text1"/>
            </w:tcBorders>
            <w:shd w:val="clear" w:color="auto" w:fill="auto"/>
          </w:tcPr>
          <w:p w14:paraId="195A2B61" w14:textId="77777777" w:rsidR="00433063" w:rsidRDefault="00433063" w:rsidP="00D85DDD">
            <w:pPr>
              <w:rPr>
                <w:rFonts w:ascii="Times New Roman" w:hAnsi="Times New Roman" w:cs="Times New Roman"/>
                <w:b w:val="0"/>
                <w:bCs w:val="0"/>
                <w:sz w:val="24"/>
                <w:szCs w:val="24"/>
              </w:rPr>
            </w:pPr>
          </w:p>
        </w:tc>
        <w:tc>
          <w:tcPr>
            <w:tcW w:w="1493" w:type="dxa"/>
            <w:tcBorders>
              <w:top w:val="nil"/>
              <w:bottom w:val="single" w:sz="4" w:space="0" w:color="000000" w:themeColor="text1"/>
            </w:tcBorders>
            <w:shd w:val="clear" w:color="auto" w:fill="auto"/>
          </w:tcPr>
          <w:p w14:paraId="333EEC0D" w14:textId="77777777" w:rsidR="00433063"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5" w:type="dxa"/>
            <w:tcBorders>
              <w:top w:val="nil"/>
              <w:bottom w:val="single" w:sz="4" w:space="0" w:color="000000" w:themeColor="text1"/>
            </w:tcBorders>
            <w:shd w:val="clear" w:color="auto" w:fill="auto"/>
          </w:tcPr>
          <w:p w14:paraId="0FF270F6" w14:textId="77777777" w:rsidR="00433063"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nil"/>
              <w:bottom w:val="single" w:sz="4" w:space="0" w:color="000000" w:themeColor="text1"/>
            </w:tcBorders>
          </w:tcPr>
          <w:p w14:paraId="7CA1926D" w14:textId="77777777" w:rsidR="00433063"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5" w:type="dxa"/>
            <w:tcBorders>
              <w:top w:val="nil"/>
              <w:bottom w:val="single" w:sz="4" w:space="0" w:color="000000" w:themeColor="text1"/>
            </w:tcBorders>
            <w:shd w:val="clear" w:color="auto" w:fill="auto"/>
          </w:tcPr>
          <w:p w14:paraId="62E456B8" w14:textId="240F5E4E" w:rsidR="00433063"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bookmarkEnd w:id="357"/>
    </w:tbl>
    <w:p w14:paraId="6063B68A" w14:textId="335A31DD" w:rsidR="002B7B92" w:rsidRDefault="002B7B92" w:rsidP="002B7B92">
      <w:pPr>
        <w:tabs>
          <w:tab w:val="left" w:pos="1276"/>
        </w:tabs>
        <w:spacing w:line="240" w:lineRule="auto"/>
        <w:ind w:left="0" w:firstLine="0"/>
        <w:rPr>
          <w:rFonts w:ascii="Times New Roman" w:hAnsi="Times New Roman" w:cs="Times New Roman"/>
          <w:sz w:val="20"/>
          <w:szCs w:val="20"/>
          <w:lang w:val="es-GT"/>
        </w:rPr>
      </w:pPr>
    </w:p>
    <w:p w14:paraId="55D62CCC" w14:textId="2ADECE77" w:rsidR="009E7533" w:rsidRDefault="002B7B92" w:rsidP="009E7533">
      <w:pPr>
        <w:tabs>
          <w:tab w:val="left" w:pos="1276"/>
        </w:tabs>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En esta tabla</w:t>
      </w:r>
      <w:r>
        <w:rPr>
          <w:rFonts w:ascii="Times New Roman" w:hAnsi="Times New Roman" w:cs="Times New Roman"/>
          <w:sz w:val="20"/>
          <w:szCs w:val="20"/>
          <w:lang w:val="es-GT"/>
        </w:rPr>
        <w:t>, se plasman los puestos funcionales necesarios a lo largo del ciclo de vida del proyecto, el costo financiero del persona</w:t>
      </w:r>
      <w:r w:rsidR="006A562D">
        <w:rPr>
          <w:rFonts w:ascii="Times New Roman" w:hAnsi="Times New Roman" w:cs="Times New Roman"/>
          <w:sz w:val="20"/>
          <w:szCs w:val="20"/>
          <w:lang w:val="es-GT"/>
        </w:rPr>
        <w:t xml:space="preserve">l de Soporte </w:t>
      </w:r>
      <w:r w:rsidR="008974CF">
        <w:rPr>
          <w:rFonts w:ascii="Times New Roman" w:hAnsi="Times New Roman" w:cs="Times New Roman"/>
          <w:sz w:val="20"/>
          <w:szCs w:val="20"/>
          <w:lang w:val="es-GT"/>
        </w:rPr>
        <w:t>técnico</w:t>
      </w:r>
      <w:r w:rsidR="006A562D">
        <w:rPr>
          <w:rFonts w:ascii="Times New Roman" w:hAnsi="Times New Roman" w:cs="Times New Roman"/>
          <w:sz w:val="20"/>
          <w:szCs w:val="20"/>
          <w:lang w:val="es-GT"/>
        </w:rPr>
        <w:t xml:space="preserve"> será cubierto por -INACIF- al contar con personal de esta índole.</w:t>
      </w:r>
    </w:p>
    <w:p w14:paraId="40A36839" w14:textId="1F2C1375" w:rsidR="009E7533" w:rsidRDefault="009E7533" w:rsidP="009E7533">
      <w:pPr>
        <w:tabs>
          <w:tab w:val="left" w:pos="1276"/>
        </w:tabs>
        <w:spacing w:line="240" w:lineRule="auto"/>
        <w:ind w:left="0"/>
        <w:rPr>
          <w:rFonts w:ascii="Times New Roman" w:hAnsi="Times New Roman" w:cs="Times New Roman"/>
          <w:sz w:val="20"/>
          <w:szCs w:val="20"/>
          <w:lang w:val="es-GT"/>
        </w:rPr>
      </w:pPr>
    </w:p>
    <w:p w14:paraId="78F32D2B" w14:textId="4BB7B898" w:rsidR="00754C55" w:rsidRDefault="00754C55" w:rsidP="009E7533">
      <w:pPr>
        <w:tabs>
          <w:tab w:val="left" w:pos="1276"/>
        </w:tabs>
        <w:spacing w:line="240" w:lineRule="auto"/>
        <w:ind w:left="0"/>
        <w:rPr>
          <w:rFonts w:ascii="Times New Roman" w:hAnsi="Times New Roman" w:cs="Times New Roman"/>
          <w:sz w:val="20"/>
          <w:szCs w:val="20"/>
          <w:lang w:val="es-GT"/>
        </w:rPr>
      </w:pPr>
    </w:p>
    <w:p w14:paraId="62318126" w14:textId="20347828" w:rsidR="00754C55" w:rsidRDefault="00754C55" w:rsidP="009E7533">
      <w:pPr>
        <w:tabs>
          <w:tab w:val="left" w:pos="1276"/>
        </w:tabs>
        <w:spacing w:line="240" w:lineRule="auto"/>
        <w:ind w:left="0"/>
        <w:rPr>
          <w:rFonts w:ascii="Times New Roman" w:hAnsi="Times New Roman" w:cs="Times New Roman"/>
          <w:sz w:val="20"/>
          <w:szCs w:val="20"/>
          <w:lang w:val="es-GT"/>
        </w:rPr>
      </w:pPr>
    </w:p>
    <w:p w14:paraId="17F258D8" w14:textId="77777777" w:rsidR="00754C55" w:rsidRDefault="00754C55" w:rsidP="009E7533">
      <w:pPr>
        <w:tabs>
          <w:tab w:val="left" w:pos="1276"/>
        </w:tabs>
        <w:spacing w:line="240" w:lineRule="auto"/>
        <w:ind w:left="0"/>
        <w:rPr>
          <w:rFonts w:ascii="Times New Roman" w:hAnsi="Times New Roman" w:cs="Times New Roman"/>
          <w:sz w:val="20"/>
          <w:szCs w:val="20"/>
          <w:lang w:val="es-GT"/>
        </w:rPr>
      </w:pPr>
    </w:p>
    <w:p w14:paraId="78C61894" w14:textId="5D972E1C" w:rsidR="00754C55" w:rsidRDefault="00754C55" w:rsidP="009E7533">
      <w:pPr>
        <w:tabs>
          <w:tab w:val="left" w:pos="1276"/>
        </w:tabs>
        <w:spacing w:line="240" w:lineRule="auto"/>
        <w:ind w:left="0"/>
        <w:rPr>
          <w:rFonts w:ascii="Times New Roman" w:hAnsi="Times New Roman" w:cs="Times New Roman"/>
          <w:sz w:val="20"/>
          <w:szCs w:val="20"/>
          <w:lang w:val="es-GT"/>
        </w:rPr>
      </w:pPr>
    </w:p>
    <w:p w14:paraId="0BD0DB31" w14:textId="77777777" w:rsidR="00754C55" w:rsidRPr="009E7533" w:rsidRDefault="00754C55" w:rsidP="009E7533">
      <w:pPr>
        <w:tabs>
          <w:tab w:val="left" w:pos="1276"/>
        </w:tabs>
        <w:spacing w:line="240" w:lineRule="auto"/>
        <w:ind w:left="0"/>
        <w:rPr>
          <w:rFonts w:ascii="Times New Roman" w:hAnsi="Times New Roman" w:cs="Times New Roman"/>
          <w:sz w:val="20"/>
          <w:szCs w:val="20"/>
          <w:lang w:val="es-GT"/>
        </w:rPr>
      </w:pPr>
    </w:p>
    <w:p w14:paraId="51942F4B" w14:textId="48389057" w:rsidR="00406233" w:rsidRDefault="00704ABB" w:rsidP="00704ABB">
      <w:pPr>
        <w:pStyle w:val="Ttulo2"/>
      </w:pPr>
      <w:bookmarkStart w:id="358" w:name="_Toc41638866"/>
      <w:r w:rsidRPr="00AF1675">
        <w:t>Factor operativo</w:t>
      </w:r>
      <w:bookmarkEnd w:id="358"/>
    </w:p>
    <w:p w14:paraId="3AED35F2" w14:textId="474726CB" w:rsidR="004537D6" w:rsidRPr="009E7533" w:rsidRDefault="00856406" w:rsidP="00754C55">
      <w:pPr>
        <w:rPr>
          <w:rFonts w:ascii="Times New Roman" w:hAnsi="Times New Roman" w:cs="Times New Roman"/>
          <w:b/>
          <w:bCs/>
          <w:sz w:val="24"/>
          <w:szCs w:val="24"/>
          <w:u w:val="single"/>
          <w:lang w:val="es-GT"/>
        </w:rPr>
      </w:pPr>
      <w:r w:rsidRPr="009E7533">
        <w:rPr>
          <w:rFonts w:ascii="Times New Roman" w:hAnsi="Times New Roman" w:cs="Times New Roman"/>
          <w:b/>
          <w:bCs/>
          <w:sz w:val="24"/>
          <w:szCs w:val="24"/>
          <w:highlight w:val="yellow"/>
          <w:u w:val="single"/>
          <w:lang w:val="es-GT"/>
        </w:rPr>
        <w:t>(</w:t>
      </w:r>
      <w:commentRangeStart w:id="359"/>
      <w:r w:rsidRPr="009E7533">
        <w:rPr>
          <w:rFonts w:ascii="Times New Roman" w:hAnsi="Times New Roman" w:cs="Times New Roman"/>
          <w:b/>
          <w:bCs/>
          <w:sz w:val="24"/>
          <w:szCs w:val="24"/>
          <w:highlight w:val="yellow"/>
          <w:u w:val="single"/>
          <w:lang w:val="es-GT"/>
        </w:rPr>
        <w:t>Pendiente</w:t>
      </w:r>
      <w:commentRangeEnd w:id="359"/>
      <w:r w:rsidR="00D96D2F">
        <w:rPr>
          <w:rStyle w:val="Refdecomentario"/>
        </w:rPr>
        <w:commentReference w:id="359"/>
      </w:r>
      <w:r w:rsidRPr="009E7533">
        <w:rPr>
          <w:rFonts w:ascii="Times New Roman" w:hAnsi="Times New Roman" w:cs="Times New Roman"/>
          <w:b/>
          <w:bCs/>
          <w:sz w:val="24"/>
          <w:szCs w:val="24"/>
          <w:highlight w:val="yellow"/>
          <w:u w:val="single"/>
          <w:lang w:val="es-GT"/>
        </w:rPr>
        <w:t>, se realizará un diagrama de procesos de 3 principales tareas que el sistema pretende satisfacer).</w:t>
      </w:r>
    </w:p>
    <w:p w14:paraId="3E0FEBC9" w14:textId="24691C46" w:rsidR="00704ABB" w:rsidRPr="00AF1675" w:rsidRDefault="00704ABB" w:rsidP="00704ABB">
      <w:pPr>
        <w:pStyle w:val="Ttulo2"/>
      </w:pPr>
      <w:bookmarkStart w:id="360" w:name="_Toc41638867"/>
      <w:r w:rsidRPr="00AF1675">
        <w:t>Factor económico</w:t>
      </w:r>
      <w:bookmarkEnd w:id="360"/>
    </w:p>
    <w:p w14:paraId="727996EF" w14:textId="666887CD" w:rsidR="00C15066" w:rsidRPr="00F87778" w:rsidRDefault="00616364" w:rsidP="00C15066">
      <w:pPr>
        <w:rPr>
          <w:rFonts w:ascii="Times New Roman" w:hAnsi="Times New Roman" w:cs="Times New Roman"/>
          <w:sz w:val="24"/>
          <w:szCs w:val="24"/>
        </w:rPr>
      </w:pPr>
      <w:r>
        <w:rPr>
          <w:rFonts w:ascii="Times New Roman" w:hAnsi="Times New Roman" w:cs="Times New Roman"/>
          <w:sz w:val="24"/>
          <w:szCs w:val="24"/>
        </w:rPr>
        <w:t>A continuación, se resume el costo de lo</w:t>
      </w:r>
      <w:r w:rsidR="00F87778">
        <w:rPr>
          <w:rFonts w:ascii="Times New Roman" w:hAnsi="Times New Roman" w:cs="Times New Roman"/>
          <w:sz w:val="24"/>
          <w:szCs w:val="24"/>
        </w:rPr>
        <w:t xml:space="preserve">s elementos necesarios </w:t>
      </w:r>
      <w:r>
        <w:rPr>
          <w:rFonts w:ascii="Times New Roman" w:hAnsi="Times New Roman" w:cs="Times New Roman"/>
          <w:sz w:val="24"/>
          <w:szCs w:val="24"/>
        </w:rPr>
        <w:t>para la realización e implementación del software</w:t>
      </w:r>
      <w:r w:rsidR="00F87778">
        <w:rPr>
          <w:rFonts w:ascii="Times New Roman" w:hAnsi="Times New Roman" w:cs="Times New Roman"/>
          <w:sz w:val="24"/>
          <w:szCs w:val="24"/>
        </w:rPr>
        <w:t xml:space="preserve"> a nivel informático</w:t>
      </w:r>
      <w:r>
        <w:rPr>
          <w:rFonts w:ascii="Times New Roman" w:hAnsi="Times New Roman" w:cs="Times New Roman"/>
          <w:sz w:val="24"/>
          <w:szCs w:val="24"/>
        </w:rPr>
        <w:t xml:space="preserve"> en la siguiente tabla.</w:t>
      </w:r>
    </w:p>
    <w:p w14:paraId="1E13FA01" w14:textId="7D1972B2" w:rsidR="00682072" w:rsidRPr="00682072" w:rsidRDefault="00682072" w:rsidP="00682072">
      <w:pPr>
        <w:pStyle w:val="Descripcin"/>
        <w:keepNext/>
        <w:rPr>
          <w:rFonts w:ascii="Times New Roman" w:hAnsi="Times New Roman" w:cs="Times New Roman"/>
          <w:b/>
          <w:bCs/>
          <w:color w:val="auto"/>
          <w:sz w:val="20"/>
          <w:szCs w:val="20"/>
        </w:rPr>
      </w:pPr>
      <w:bookmarkStart w:id="361" w:name="_Toc40909831"/>
      <w:r w:rsidRPr="00682072">
        <w:rPr>
          <w:rFonts w:ascii="Times New Roman" w:hAnsi="Times New Roman" w:cs="Times New Roman"/>
          <w:b/>
          <w:bCs/>
          <w:color w:val="auto"/>
          <w:sz w:val="20"/>
          <w:szCs w:val="20"/>
        </w:rPr>
        <w:lastRenderedPageBreak/>
        <w:t xml:space="preserve">Tabla </w:t>
      </w:r>
      <w:r w:rsidRPr="00682072">
        <w:rPr>
          <w:rFonts w:ascii="Times New Roman" w:hAnsi="Times New Roman" w:cs="Times New Roman"/>
          <w:b/>
          <w:bCs/>
          <w:color w:val="auto"/>
          <w:sz w:val="20"/>
          <w:szCs w:val="20"/>
        </w:rPr>
        <w:fldChar w:fldCharType="begin"/>
      </w:r>
      <w:r w:rsidRPr="00682072">
        <w:rPr>
          <w:rFonts w:ascii="Times New Roman" w:hAnsi="Times New Roman" w:cs="Times New Roman"/>
          <w:b/>
          <w:bCs/>
          <w:color w:val="auto"/>
          <w:sz w:val="20"/>
          <w:szCs w:val="20"/>
        </w:rPr>
        <w:instrText xml:space="preserve"> SEQ Tabla \* ARABIC </w:instrText>
      </w:r>
      <w:r w:rsidRPr="00682072">
        <w:rPr>
          <w:rFonts w:ascii="Times New Roman" w:hAnsi="Times New Roman" w:cs="Times New Roman"/>
          <w:b/>
          <w:bCs/>
          <w:color w:val="auto"/>
          <w:sz w:val="20"/>
          <w:szCs w:val="20"/>
        </w:rPr>
        <w:fldChar w:fldCharType="separate"/>
      </w:r>
      <w:r w:rsidR="005B1BDE">
        <w:rPr>
          <w:rFonts w:ascii="Times New Roman" w:hAnsi="Times New Roman" w:cs="Times New Roman"/>
          <w:b/>
          <w:bCs/>
          <w:noProof/>
          <w:color w:val="auto"/>
          <w:sz w:val="20"/>
          <w:szCs w:val="20"/>
        </w:rPr>
        <w:t>5</w:t>
      </w:r>
      <w:r w:rsidRPr="00682072">
        <w:rPr>
          <w:rFonts w:ascii="Times New Roman" w:hAnsi="Times New Roman" w:cs="Times New Roman"/>
          <w:b/>
          <w:bCs/>
          <w:color w:val="auto"/>
          <w:sz w:val="20"/>
          <w:szCs w:val="20"/>
        </w:rPr>
        <w:fldChar w:fldCharType="end"/>
      </w:r>
      <w:r w:rsidRPr="00682072">
        <w:rPr>
          <w:rFonts w:ascii="Times New Roman" w:hAnsi="Times New Roman" w:cs="Times New Roman"/>
          <w:b/>
          <w:bCs/>
          <w:color w:val="auto"/>
          <w:sz w:val="20"/>
          <w:szCs w:val="20"/>
        </w:rPr>
        <w:t>. Resumen de costos económicos del proyecto en elementos de hardware y software.</w:t>
      </w:r>
      <w:bookmarkEnd w:id="361"/>
    </w:p>
    <w:tbl>
      <w:tblPr>
        <w:tblStyle w:val="Tabladelista6concolores"/>
        <w:tblpPr w:leftFromText="141" w:rightFromText="141" w:vertAnchor="text" w:horzAnchor="margin" w:tblpY="4"/>
        <w:tblW w:w="9138" w:type="dxa"/>
        <w:tblLayout w:type="fixed"/>
        <w:tblLook w:val="00E0" w:firstRow="1" w:lastRow="1" w:firstColumn="1" w:lastColumn="0" w:noHBand="0" w:noVBand="0"/>
      </w:tblPr>
      <w:tblGrid>
        <w:gridCol w:w="1843"/>
        <w:gridCol w:w="1352"/>
        <w:gridCol w:w="1985"/>
        <w:gridCol w:w="1483"/>
        <w:gridCol w:w="2475"/>
      </w:tblGrid>
      <w:tr w:rsidR="00616364" w14:paraId="05E1E451" w14:textId="77777777" w:rsidTr="00E133B5">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000000" w:themeColor="text1"/>
            </w:tcBorders>
            <w:shd w:val="clear" w:color="auto" w:fill="auto"/>
          </w:tcPr>
          <w:p w14:paraId="2FCBB1D4" w14:textId="7CB9BF69" w:rsidR="00616364" w:rsidRPr="00B90EB9" w:rsidRDefault="00616364" w:rsidP="0070442D">
            <w:pPr>
              <w:jc w:val="center"/>
              <w:rPr>
                <w:rFonts w:ascii="Times New Roman" w:hAnsi="Times New Roman" w:cs="Times New Roman"/>
                <w:sz w:val="24"/>
                <w:szCs w:val="24"/>
              </w:rPr>
            </w:pPr>
            <w:r>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000000" w:themeColor="text1"/>
            </w:tcBorders>
            <w:shd w:val="clear" w:color="auto" w:fill="auto"/>
          </w:tcPr>
          <w:p w14:paraId="3471DB5F" w14:textId="37CCC892" w:rsidR="00616364" w:rsidRDefault="00616364" w:rsidP="0070442D">
            <w:pPr>
              <w:jc w:val="center"/>
              <w:rPr>
                <w:rFonts w:ascii="Times New Roman" w:hAnsi="Times New Roman" w:cs="Times New Roman"/>
                <w:sz w:val="24"/>
                <w:szCs w:val="24"/>
              </w:rPr>
            </w:pPr>
            <w:r>
              <w:rPr>
                <w:rFonts w:ascii="Times New Roman" w:hAnsi="Times New Roman" w:cs="Times New Roman"/>
                <w:sz w:val="24"/>
                <w:szCs w:val="24"/>
              </w:rPr>
              <w:t xml:space="preserve">Cantidad </w:t>
            </w:r>
          </w:p>
        </w:tc>
        <w:tc>
          <w:tcPr>
            <w:tcW w:w="1985" w:type="dxa"/>
            <w:tcBorders>
              <w:top w:val="single" w:sz="4" w:space="0" w:color="000000" w:themeColor="text1"/>
            </w:tcBorders>
          </w:tcPr>
          <w:p w14:paraId="0EF99EAF" w14:textId="693769E3" w:rsidR="00616364"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000000" w:themeColor="text1"/>
            </w:tcBorders>
            <w:shd w:val="clear" w:color="auto" w:fill="auto"/>
          </w:tcPr>
          <w:p w14:paraId="19496AE1" w14:textId="2FB7D624" w:rsidR="00616364" w:rsidRDefault="00F87778" w:rsidP="0070442D">
            <w:pPr>
              <w:jc w:val="center"/>
              <w:rPr>
                <w:rFonts w:ascii="Times New Roman" w:hAnsi="Times New Roman" w:cs="Times New Roman"/>
                <w:sz w:val="24"/>
                <w:szCs w:val="24"/>
              </w:rPr>
            </w:pPr>
            <w:r>
              <w:rPr>
                <w:rFonts w:ascii="Times New Roman" w:hAnsi="Times New Roman" w:cs="Times New Roman"/>
                <w:sz w:val="24"/>
                <w:szCs w:val="24"/>
              </w:rPr>
              <w:t>Subtotal</w:t>
            </w:r>
          </w:p>
        </w:tc>
        <w:tc>
          <w:tcPr>
            <w:tcW w:w="2475" w:type="dxa"/>
            <w:tcBorders>
              <w:top w:val="single" w:sz="4" w:space="0" w:color="000000" w:themeColor="text1"/>
            </w:tcBorders>
            <w:shd w:val="clear" w:color="auto" w:fill="auto"/>
          </w:tcPr>
          <w:p w14:paraId="30960245" w14:textId="417C6512" w:rsidR="00616364" w:rsidRPr="00B90EB9"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p>
        </w:tc>
      </w:tr>
      <w:tr w:rsidR="00616364" w14:paraId="69256B4F"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600A355" w14:textId="77777777" w:rsidR="00616364" w:rsidRPr="00B90EB9" w:rsidRDefault="00616364" w:rsidP="0070442D">
            <w:pPr>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186DEA7" w14:textId="77777777" w:rsidR="00616364" w:rsidRPr="00B90EB9" w:rsidRDefault="00616364" w:rsidP="0070442D">
            <w:pPr>
              <w:jc w:val="both"/>
              <w:rPr>
                <w:rFonts w:ascii="Times New Roman" w:hAnsi="Times New Roman" w:cs="Times New Roman"/>
                <w:sz w:val="24"/>
                <w:szCs w:val="24"/>
              </w:rPr>
            </w:pPr>
          </w:p>
        </w:tc>
        <w:tc>
          <w:tcPr>
            <w:tcW w:w="1985" w:type="dxa"/>
            <w:shd w:val="clear" w:color="auto" w:fill="auto"/>
          </w:tcPr>
          <w:p w14:paraId="4E18804A"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CFE65A3" w14:textId="77777777" w:rsidR="00616364" w:rsidRPr="00B90EB9" w:rsidRDefault="00616364" w:rsidP="0070442D">
            <w:pPr>
              <w:jc w:val="center"/>
              <w:rPr>
                <w:rFonts w:ascii="Times New Roman" w:hAnsi="Times New Roman" w:cs="Times New Roman"/>
                <w:sz w:val="24"/>
                <w:szCs w:val="24"/>
              </w:rPr>
            </w:pPr>
          </w:p>
        </w:tc>
        <w:tc>
          <w:tcPr>
            <w:tcW w:w="2475" w:type="dxa"/>
            <w:shd w:val="clear" w:color="auto" w:fill="auto"/>
          </w:tcPr>
          <w:p w14:paraId="668DCE04"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364" w14:paraId="5AC7E6B1"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B929934" w14:textId="77777777" w:rsidR="00616364" w:rsidRPr="00B90EB9" w:rsidRDefault="00616364" w:rsidP="0070442D">
            <w:pPr>
              <w:jc w:val="both"/>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20C4220" w14:textId="77777777" w:rsidR="00616364" w:rsidRDefault="00616364" w:rsidP="0070442D">
            <w:pPr>
              <w:jc w:val="center"/>
              <w:rPr>
                <w:rFonts w:ascii="Times New Roman" w:hAnsi="Times New Roman" w:cs="Times New Roman"/>
                <w:sz w:val="24"/>
                <w:szCs w:val="24"/>
              </w:rPr>
            </w:pPr>
          </w:p>
        </w:tc>
        <w:tc>
          <w:tcPr>
            <w:tcW w:w="1985" w:type="dxa"/>
            <w:shd w:val="clear" w:color="auto" w:fill="auto"/>
          </w:tcPr>
          <w:p w14:paraId="4B517E1F" w14:textId="77777777" w:rsidR="00616364" w:rsidRDefault="00616364"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0604375" w14:textId="77777777" w:rsidR="00616364" w:rsidRPr="00B90EB9" w:rsidRDefault="00616364" w:rsidP="0070442D">
            <w:pPr>
              <w:rPr>
                <w:rFonts w:ascii="Times New Roman" w:hAnsi="Times New Roman" w:cs="Times New Roman"/>
                <w:sz w:val="24"/>
                <w:szCs w:val="24"/>
              </w:rPr>
            </w:pPr>
          </w:p>
        </w:tc>
        <w:tc>
          <w:tcPr>
            <w:tcW w:w="2475" w:type="dxa"/>
            <w:shd w:val="clear" w:color="auto" w:fill="auto"/>
          </w:tcPr>
          <w:p w14:paraId="58088AF6" w14:textId="77777777" w:rsidR="00616364" w:rsidRPr="00B90EB9" w:rsidRDefault="00616364" w:rsidP="0070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16364" w14:paraId="08F26A3A"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1EA00A6" w14:textId="1DEE9250"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Arquitectura del Sistema</w:t>
            </w: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4927ACCE" w14:textId="15829E1A"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shd w:val="clear" w:color="auto" w:fill="auto"/>
          </w:tcPr>
          <w:p w14:paraId="121D4623" w14:textId="4AF477B4"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08186464" w14:textId="0C5D245B" w:rsidR="00616364" w:rsidRPr="00C15066" w:rsidRDefault="00616364" w:rsidP="00F87778">
            <w:pPr>
              <w:jc w:val="center"/>
              <w:rPr>
                <w:rFonts w:ascii="Times New Roman" w:hAnsi="Times New Roman" w:cs="Times New Roman"/>
                <w:sz w:val="20"/>
                <w:szCs w:val="20"/>
              </w:rPr>
            </w:pPr>
            <w:r w:rsidRPr="00C15066">
              <w:rPr>
                <w:rFonts w:ascii="Times New Roman" w:hAnsi="Times New Roman" w:cs="Times New Roman"/>
                <w:sz w:val="20"/>
                <w:szCs w:val="20"/>
              </w:rPr>
              <w:t xml:space="preserve">Q </w:t>
            </w:r>
            <w:r w:rsidR="00F87778" w:rsidRPr="00C15066">
              <w:rPr>
                <w:rFonts w:ascii="Times New Roman" w:hAnsi="Times New Roman" w:cs="Times New Roman"/>
                <w:sz w:val="20"/>
                <w:szCs w:val="20"/>
              </w:rPr>
              <w:t>0.00</w:t>
            </w:r>
          </w:p>
        </w:tc>
        <w:tc>
          <w:tcPr>
            <w:tcW w:w="2475" w:type="dxa"/>
            <w:shd w:val="clear" w:color="auto" w:fill="auto"/>
          </w:tcPr>
          <w:p w14:paraId="2AD0023B" w14:textId="3BB7F706"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1FDC3B8B"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7522C9B4"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52A10124" w14:textId="77777777" w:rsidR="00F87778" w:rsidRPr="00C15066" w:rsidRDefault="00F87778" w:rsidP="00F87778">
            <w:pPr>
              <w:jc w:val="center"/>
              <w:rPr>
                <w:rFonts w:ascii="Times New Roman" w:hAnsi="Times New Roman" w:cs="Times New Roman"/>
                <w:sz w:val="20"/>
                <w:szCs w:val="20"/>
              </w:rPr>
            </w:pPr>
          </w:p>
        </w:tc>
        <w:tc>
          <w:tcPr>
            <w:tcW w:w="1985" w:type="dxa"/>
            <w:shd w:val="clear" w:color="auto" w:fill="auto"/>
          </w:tcPr>
          <w:p w14:paraId="05B59A93"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22F79A5F" w14:textId="77777777" w:rsidR="00F87778" w:rsidRPr="00C15066" w:rsidRDefault="00F87778" w:rsidP="00F87778">
            <w:pPr>
              <w:jc w:val="center"/>
              <w:rPr>
                <w:rFonts w:ascii="Times New Roman" w:hAnsi="Times New Roman" w:cs="Times New Roman"/>
                <w:sz w:val="20"/>
                <w:szCs w:val="20"/>
              </w:rPr>
            </w:pPr>
          </w:p>
        </w:tc>
        <w:tc>
          <w:tcPr>
            <w:tcW w:w="2475" w:type="dxa"/>
            <w:shd w:val="clear" w:color="auto" w:fill="auto"/>
          </w:tcPr>
          <w:p w14:paraId="0FEA055B"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616364" w14:paraId="4AE6BFCA" w14:textId="77777777" w:rsidTr="00E133B5">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6E1EFE9" w14:textId="77777777" w:rsidR="00616364" w:rsidRPr="00C15066" w:rsidRDefault="00616364"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34BDAA5E" w14:textId="77777777" w:rsidR="00616364" w:rsidRPr="00C15066" w:rsidRDefault="00616364" w:rsidP="0070442D">
            <w:pPr>
              <w:jc w:val="center"/>
              <w:rPr>
                <w:rFonts w:ascii="Times New Roman" w:hAnsi="Times New Roman" w:cs="Times New Roman"/>
                <w:sz w:val="20"/>
                <w:szCs w:val="20"/>
              </w:rPr>
            </w:pPr>
          </w:p>
        </w:tc>
        <w:tc>
          <w:tcPr>
            <w:tcW w:w="1985" w:type="dxa"/>
            <w:shd w:val="clear" w:color="auto" w:fill="auto"/>
          </w:tcPr>
          <w:p w14:paraId="6B3DA120" w14:textId="77777777" w:rsidR="00616364" w:rsidRPr="00C15066"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365B45AE" w14:textId="77777777" w:rsidR="00616364" w:rsidRPr="00C15066" w:rsidRDefault="00616364" w:rsidP="0070442D">
            <w:pPr>
              <w:rPr>
                <w:rFonts w:ascii="Times New Roman" w:hAnsi="Times New Roman" w:cs="Times New Roman"/>
                <w:sz w:val="20"/>
                <w:szCs w:val="20"/>
              </w:rPr>
            </w:pPr>
          </w:p>
        </w:tc>
        <w:tc>
          <w:tcPr>
            <w:tcW w:w="2475" w:type="dxa"/>
            <w:shd w:val="clear" w:color="auto" w:fill="auto"/>
          </w:tcPr>
          <w:p w14:paraId="668D0431" w14:textId="77777777" w:rsidR="00616364" w:rsidRPr="00C15066" w:rsidRDefault="00616364" w:rsidP="0070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16364" w14:paraId="1F1DBDDC"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92BE260" w14:textId="4DA7D8CB"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Intranet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3983DB1" w14:textId="25BFD388"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tcBorders>
              <w:top w:val="nil"/>
              <w:bottom w:val="nil"/>
            </w:tcBorders>
            <w:shd w:val="clear" w:color="auto" w:fill="auto"/>
          </w:tcPr>
          <w:p w14:paraId="52836759" w14:textId="358C3383"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6209614" w14:textId="5F80E949"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Q 0.00</w:t>
            </w:r>
          </w:p>
        </w:tc>
        <w:tc>
          <w:tcPr>
            <w:tcW w:w="2475" w:type="dxa"/>
            <w:tcBorders>
              <w:top w:val="nil"/>
              <w:bottom w:val="nil"/>
            </w:tcBorders>
            <w:shd w:val="clear" w:color="auto" w:fill="auto"/>
          </w:tcPr>
          <w:p w14:paraId="7B2A4172" w14:textId="196B1009"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0CD7D588"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57CEDB"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6A7939A"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15D6784E" w14:textId="77777777" w:rsidR="00F87778" w:rsidRPr="00C15066" w:rsidRDefault="00F87778"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D1F777" w14:textId="77777777" w:rsidR="00F87778" w:rsidRPr="00C15066" w:rsidRDefault="00F87778" w:rsidP="0070442D">
            <w:pPr>
              <w:rPr>
                <w:rFonts w:ascii="Times New Roman" w:hAnsi="Times New Roman" w:cs="Times New Roman"/>
                <w:sz w:val="20"/>
                <w:szCs w:val="20"/>
              </w:rPr>
            </w:pPr>
          </w:p>
        </w:tc>
        <w:tc>
          <w:tcPr>
            <w:tcW w:w="2475" w:type="dxa"/>
            <w:tcBorders>
              <w:top w:val="nil"/>
              <w:bottom w:val="nil"/>
            </w:tcBorders>
            <w:shd w:val="clear" w:color="auto" w:fill="auto"/>
          </w:tcPr>
          <w:p w14:paraId="150F73BD" w14:textId="77777777" w:rsidR="00F87778" w:rsidRPr="00C15066" w:rsidRDefault="00F87778" w:rsidP="007044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87778" w14:paraId="1D1E94BC"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D439DDD"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60C0D1C"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775FE59A" w14:textId="77777777" w:rsidR="00F87778" w:rsidRPr="00C15066" w:rsidRDefault="00F87778"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4F83D82" w14:textId="77777777" w:rsidR="00F87778" w:rsidRPr="00C15066" w:rsidRDefault="00F87778" w:rsidP="0070442D">
            <w:pPr>
              <w:rPr>
                <w:rFonts w:ascii="Times New Roman" w:hAnsi="Times New Roman" w:cs="Times New Roman"/>
                <w:sz w:val="20"/>
                <w:szCs w:val="20"/>
              </w:rPr>
            </w:pPr>
          </w:p>
        </w:tc>
        <w:tc>
          <w:tcPr>
            <w:tcW w:w="2475" w:type="dxa"/>
            <w:tcBorders>
              <w:top w:val="nil"/>
              <w:bottom w:val="nil"/>
            </w:tcBorders>
            <w:shd w:val="clear" w:color="auto" w:fill="auto"/>
          </w:tcPr>
          <w:p w14:paraId="325C61BE" w14:textId="77777777" w:rsidR="00F87778" w:rsidRPr="00C15066" w:rsidRDefault="00F87778" w:rsidP="007044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87778" w14:paraId="45D1C8F1"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A139D81" w14:textId="5A7A9EA8" w:rsidR="00F87778"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Navegadores Web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D8E0BB7" w14:textId="302AC0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D6471FA" w14:textId="41C6BBAB"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1755F76" w14:textId="59FD96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2EDBEAF7" w14:textId="25B967E5"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79DA9CC5"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1BB1837"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19CE40C" w14:textId="77777777" w:rsidR="00F87778" w:rsidRPr="00C15066" w:rsidRDefault="00F87778" w:rsidP="00503370">
            <w:pPr>
              <w:jc w:val="center"/>
              <w:rPr>
                <w:rFonts w:ascii="Times New Roman" w:hAnsi="Times New Roman" w:cs="Times New Roman"/>
                <w:sz w:val="20"/>
                <w:szCs w:val="20"/>
              </w:rPr>
            </w:pPr>
          </w:p>
        </w:tc>
        <w:tc>
          <w:tcPr>
            <w:tcW w:w="1985" w:type="dxa"/>
            <w:tcBorders>
              <w:top w:val="nil"/>
              <w:bottom w:val="nil"/>
            </w:tcBorders>
            <w:shd w:val="clear" w:color="auto" w:fill="auto"/>
          </w:tcPr>
          <w:p w14:paraId="5AE59A0B"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53713D" w14:textId="77777777" w:rsidR="00F87778" w:rsidRPr="00C15066" w:rsidRDefault="00F87778" w:rsidP="00503370">
            <w:pPr>
              <w:jc w:val="center"/>
              <w:rPr>
                <w:rFonts w:ascii="Times New Roman" w:hAnsi="Times New Roman" w:cs="Times New Roman"/>
                <w:sz w:val="20"/>
                <w:szCs w:val="20"/>
              </w:rPr>
            </w:pPr>
          </w:p>
        </w:tc>
        <w:tc>
          <w:tcPr>
            <w:tcW w:w="2475" w:type="dxa"/>
            <w:tcBorders>
              <w:top w:val="nil"/>
              <w:bottom w:val="nil"/>
            </w:tcBorders>
            <w:shd w:val="clear" w:color="auto" w:fill="auto"/>
          </w:tcPr>
          <w:p w14:paraId="5D2BF172"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EF502DB"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6DDDB1" w14:textId="62402F50"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IDE (Visual Studio </w:t>
            </w:r>
            <w:proofErr w:type="spellStart"/>
            <w:r w:rsidRPr="00C15066">
              <w:rPr>
                <w:rFonts w:ascii="Times New Roman" w:hAnsi="Times New Roman" w:cs="Times New Roman"/>
                <w:b w:val="0"/>
                <w:bCs w:val="0"/>
                <w:sz w:val="20"/>
                <w:szCs w:val="20"/>
              </w:rPr>
              <w:t>Code</w:t>
            </w:r>
            <w:proofErr w:type="spellEnd"/>
            <w:r w:rsidRPr="00C15066">
              <w:rPr>
                <w:rFonts w:ascii="Times New Roman" w:hAnsi="Times New Roman" w:cs="Times New Roman"/>
                <w:b w:val="0"/>
                <w:bCs w:val="0"/>
                <w:sz w:val="20"/>
                <w:szCs w:val="20"/>
              </w:rPr>
              <w: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0DE9EF4" w14:textId="1C0B16C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7784AD56" w14:textId="72F3FB5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FAAD03" w14:textId="14FD2466"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26CC1958" w14:textId="4E6A2C1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153FB860"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E7B45D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A32C37D"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5882546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AED8E0D"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266F41E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C9E3E05"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BF048E2" w14:textId="744E6DB1"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Lenguajes de Programación</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C28F452" w14:textId="534A669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5A31CF1F" w14:textId="33158768"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3E3B03A" w14:textId="5BF8680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10EC845A" w14:textId="63BC1781"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24DB737"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A312FEA"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07FC80"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96E81D6"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F779F39"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6B241530"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B69A8A7"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31B4EA7" w14:textId="6DA2FEC4"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w:t>
            </w:r>
            <w:r w:rsidR="00471A63">
              <w:rPr>
                <w:rFonts w:ascii="Times New Roman" w:hAnsi="Times New Roman" w:cs="Times New Roman"/>
                <w:b w:val="0"/>
                <w:bCs w:val="0"/>
                <w:sz w:val="20"/>
                <w:szCs w:val="20"/>
              </w:rPr>
              <w:t>estilo en cascada</w:t>
            </w:r>
            <w:r w:rsidRPr="00C15066">
              <w:rPr>
                <w:rFonts w:ascii="Times New Roman" w:hAnsi="Times New Roman" w:cs="Times New Roman"/>
                <w:b w:val="0"/>
                <w:bCs w:val="0"/>
                <w:sz w:val="20"/>
                <w:szCs w:val="20"/>
              </w:rPr>
              <w:t xml:space="preserve"> (CSS)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A5565A" w14:textId="2279C885"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EE93EF" w14:textId="350E6C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AE1E7A" w14:textId="0567866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37D40251" w14:textId="6F9C498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219363F0"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119AC9"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E6BF11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E0C60D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BECB488"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22D6B2BB"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18DC5A01"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9613B" w14:textId="2205026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Librerías (</w:t>
            </w:r>
            <w:proofErr w:type="spellStart"/>
            <w:r w:rsidRPr="00C15066">
              <w:rPr>
                <w:rFonts w:ascii="Times New Roman" w:hAnsi="Times New Roman" w:cs="Times New Roman"/>
                <w:b w:val="0"/>
                <w:bCs w:val="0"/>
                <w:sz w:val="20"/>
                <w:szCs w:val="20"/>
              </w:rPr>
              <w:t>Jquery</w:t>
            </w:r>
            <w:proofErr w:type="spellEnd"/>
            <w:r w:rsidRPr="00C15066">
              <w:rPr>
                <w:rFonts w:ascii="Times New Roman" w:hAnsi="Times New Roman" w:cs="Times New Roman"/>
                <w:b w:val="0"/>
                <w:bCs w:val="0"/>
                <w:sz w:val="20"/>
                <w:szCs w:val="20"/>
              </w:rPr>
              <w:t xml:space="preserve"> y TCPDF)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EA41131" w14:textId="210D9414"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73448E9" w14:textId="47448163"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BDDF0C1" w14:textId="2A2492F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4C69FB59" w14:textId="582641E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0F5A020C"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E74B1D1"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D6588C"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30FC07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5835C7"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7914003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602172A4"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DF03DC" w14:textId="7AC89ACF" w:rsidR="00856406" w:rsidRPr="00C15066" w:rsidRDefault="00856406" w:rsidP="00E133B5">
            <w:pPr>
              <w:jc w:val="both"/>
              <w:rPr>
                <w:rFonts w:ascii="Times New Roman" w:hAnsi="Times New Roman" w:cs="Times New Roman"/>
                <w:b w:val="0"/>
                <w:bCs w:val="0"/>
                <w:sz w:val="20"/>
                <w:szCs w:val="20"/>
              </w:rPr>
            </w:pPr>
            <w:proofErr w:type="spellStart"/>
            <w:r w:rsidRPr="00C15066">
              <w:rPr>
                <w:rFonts w:ascii="Times New Roman" w:hAnsi="Times New Roman" w:cs="Times New Roman"/>
                <w:b w:val="0"/>
                <w:bCs w:val="0"/>
                <w:sz w:val="20"/>
                <w:szCs w:val="20"/>
              </w:rPr>
              <w:t>Templates</w:t>
            </w:r>
            <w:proofErr w:type="spellEnd"/>
            <w:r w:rsidRPr="00C15066">
              <w:rPr>
                <w:rFonts w:ascii="Times New Roman" w:hAnsi="Times New Roman" w:cs="Times New Roman"/>
                <w:b w:val="0"/>
                <w:bCs w:val="0"/>
                <w:sz w:val="20"/>
                <w:szCs w:val="20"/>
              </w:rPr>
              <w:t xml:space="preserve"> y </w:t>
            </w:r>
            <w:proofErr w:type="spellStart"/>
            <w:r w:rsidRPr="00C15066">
              <w:rPr>
                <w:rFonts w:ascii="Times New Roman" w:hAnsi="Times New Roman" w:cs="Times New Roman"/>
                <w:b w:val="0"/>
                <w:bCs w:val="0"/>
                <w:sz w:val="20"/>
                <w:szCs w:val="20"/>
              </w:rPr>
              <w:t>plugins</w:t>
            </w:r>
            <w:proofErr w:type="spellEnd"/>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6A3FEA5" w14:textId="6875AE7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8</w:t>
            </w:r>
          </w:p>
        </w:tc>
        <w:tc>
          <w:tcPr>
            <w:tcW w:w="1985" w:type="dxa"/>
            <w:tcBorders>
              <w:top w:val="nil"/>
              <w:bottom w:val="nil"/>
            </w:tcBorders>
            <w:shd w:val="clear" w:color="auto" w:fill="auto"/>
          </w:tcPr>
          <w:p w14:paraId="2C6CACC0" w14:textId="7C810D9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02C0D0D" w14:textId="7DF3BB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14FD9A9F" w14:textId="0A771A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38DAA878"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36A595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1F1D9A9"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463802D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DD1886E"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1A6BE91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12EFF35"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982175" w14:textId="6E8F300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Framework (Bootstrap)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485D3F" w14:textId="117531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52E0843" w14:textId="5802BE2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1FFCC08" w14:textId="7C4701B0"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3D4312A4" w14:textId="4B18BD5D"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AB5836B"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4260DC"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08AC5C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26D1D4F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AE486C9"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0C13B28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CEE7CBC"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EED414F" w14:textId="4C949F1D"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 de consulta de datos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EEF4299" w14:textId="10A9870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BDAE2B1" w14:textId="52AE547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37647D" w14:textId="04EA234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6316CE20" w14:textId="2559404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4F6EA908"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DDFD6E7"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F442859"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64CC9C4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894F1C5"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250BC419"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2D0798D7"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A95B7FD" w14:textId="290EB83A"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consulta </w:t>
            </w:r>
            <w:proofErr w:type="spellStart"/>
            <w:r w:rsidRPr="00C15066">
              <w:rPr>
                <w:rFonts w:ascii="Times New Roman" w:hAnsi="Times New Roman" w:cs="Times New Roman"/>
                <w:b w:val="0"/>
                <w:bCs w:val="0"/>
                <w:sz w:val="20"/>
                <w:szCs w:val="20"/>
              </w:rPr>
              <w:t>estrucutado</w:t>
            </w:r>
            <w:proofErr w:type="spellEnd"/>
            <w:r w:rsidRPr="00C15066">
              <w:rPr>
                <w:rFonts w:ascii="Times New Roman" w:hAnsi="Times New Roman" w:cs="Times New Roman"/>
                <w:b w:val="0"/>
                <w:bCs w:val="0"/>
                <w:sz w:val="20"/>
                <w:szCs w:val="20"/>
              </w:rPr>
              <w:t>/</w:t>
            </w:r>
            <w:proofErr w:type="spellStart"/>
            <w:r w:rsidRPr="00C15066">
              <w:rPr>
                <w:rFonts w:ascii="Times New Roman" w:hAnsi="Times New Roman" w:cs="Times New Roman"/>
                <w:b w:val="0"/>
                <w:bCs w:val="0"/>
                <w:sz w:val="20"/>
                <w:szCs w:val="20"/>
              </w:rPr>
              <w:t>procedimiental</w:t>
            </w:r>
            <w:proofErr w:type="spellEnd"/>
            <w:r w:rsidRPr="00C15066">
              <w:rPr>
                <w:rFonts w:ascii="Times New Roman" w:hAnsi="Times New Roman" w:cs="Times New Roman"/>
                <w:b w:val="0"/>
                <w:bCs w:val="0"/>
                <w:sz w:val="20"/>
                <w:szCs w:val="20"/>
              </w:rPr>
              <w:t xml:space="preserve"> (SQL/PSM)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CC041AD" w14:textId="4D3343FD"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6A43862" w14:textId="42C42564"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13B35C" w14:textId="79DB370E"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4FD4AD42" w14:textId="69DC0A19"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537CEDF"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A7C4509"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714D5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61B05652"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4EC7A94"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3F276418"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2F87DA7F"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377A1B0" w14:textId="2CCA8F23" w:rsidR="00856406" w:rsidRPr="00C15066" w:rsidRDefault="00566627"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API (PDO)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F828241" w14:textId="28E5BB44"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CCBBC9F" w14:textId="104DE04B"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1004C3" w14:textId="16A266C1"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0493A75A" w14:textId="6F4CB4DB"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744B60B2"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1E1315"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FCEDCBA"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4DF6AC14"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B34534F"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716CC19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344BAE1F"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65BCA" w14:textId="7C9A486F" w:rsidR="00856406" w:rsidRPr="00C15066" w:rsidRDefault="00566627"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XAMPP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BC5796" w14:textId="0797A2A0"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78CB11" w14:textId="5F46838E"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3132026" w14:textId="2F31B79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2FC50488" w14:textId="215D60B2"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403ADA4C"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BD184EE"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57EBE"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623C288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8EB6CEE"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3ABEAE8B"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66627" w14:paraId="63820CF6"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56AFE44" w14:textId="2BD4007F" w:rsidR="00566627" w:rsidRPr="00C15066" w:rsidRDefault="00566627"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GIT Y GITHUB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4A94621" w14:textId="1E8FC645" w:rsidR="00566627" w:rsidRPr="00C15066" w:rsidRDefault="00566627" w:rsidP="00566627">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3CF42825" w14:textId="3FB01444" w:rsidR="00566627" w:rsidRPr="00C15066" w:rsidRDefault="00566627"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DB4EA34" w14:textId="4B0E3003" w:rsidR="00566627" w:rsidRPr="00C15066" w:rsidRDefault="00566627" w:rsidP="0056662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2089DA22" w14:textId="1F3FCF61" w:rsidR="00566627" w:rsidRPr="00C15066" w:rsidRDefault="00566627"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7D3DC9B5"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185086C"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7A1054D"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775554A7"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F9D8A46"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79CE5FCA"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6E7AD422"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B3E0735"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5A72623"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586EFB28" w14:textId="7777777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4A623B2" w14:textId="77777777" w:rsidR="00856406" w:rsidRPr="00C15066" w:rsidRDefault="00856406" w:rsidP="00856406">
            <w:pPr>
              <w:jc w:val="center"/>
              <w:rPr>
                <w:rFonts w:ascii="Times New Roman" w:hAnsi="Times New Roman" w:cs="Times New Roman"/>
                <w:sz w:val="20"/>
                <w:szCs w:val="20"/>
              </w:rPr>
            </w:pPr>
          </w:p>
        </w:tc>
        <w:tc>
          <w:tcPr>
            <w:tcW w:w="2475" w:type="dxa"/>
            <w:tcBorders>
              <w:top w:val="nil"/>
              <w:bottom w:val="nil"/>
            </w:tcBorders>
            <w:shd w:val="clear" w:color="auto" w:fill="auto"/>
          </w:tcPr>
          <w:p w14:paraId="64B4284C" w14:textId="7777777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66627" w14:paraId="458EB2A2"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11ED1E" w14:textId="464C2410" w:rsidR="00566627" w:rsidRPr="00C15066" w:rsidRDefault="00566627" w:rsidP="00E133B5">
            <w:pPr>
              <w:jc w:val="both"/>
              <w:rPr>
                <w:rFonts w:ascii="Times New Roman" w:hAnsi="Times New Roman" w:cs="Times New Roman"/>
                <w:b w:val="0"/>
                <w:bCs w:val="0"/>
                <w:sz w:val="20"/>
                <w:szCs w:val="20"/>
              </w:rPr>
            </w:pPr>
            <w:proofErr w:type="spellStart"/>
            <w:r w:rsidRPr="00C15066">
              <w:rPr>
                <w:rFonts w:ascii="Times New Roman" w:hAnsi="Times New Roman" w:cs="Times New Roman"/>
                <w:b w:val="0"/>
                <w:bCs w:val="0"/>
                <w:sz w:val="20"/>
                <w:szCs w:val="20"/>
              </w:rPr>
              <w:t>Wireframing</w:t>
            </w:r>
            <w:proofErr w:type="spellEnd"/>
            <w:r w:rsidRPr="00C15066">
              <w:rPr>
                <w:rFonts w:ascii="Times New Roman" w:hAnsi="Times New Roman" w:cs="Times New Roman"/>
                <w:b w:val="0"/>
                <w:bCs w:val="0"/>
                <w:sz w:val="20"/>
                <w:szCs w:val="20"/>
              </w:rPr>
              <w:t xml:space="preserve"> (</w:t>
            </w:r>
            <w:proofErr w:type="spellStart"/>
            <w:r w:rsidRPr="00C15066">
              <w:rPr>
                <w:rFonts w:ascii="Times New Roman" w:hAnsi="Times New Roman" w:cs="Times New Roman"/>
                <w:b w:val="0"/>
                <w:bCs w:val="0"/>
                <w:sz w:val="20"/>
                <w:szCs w:val="20"/>
              </w:rPr>
              <w:t>LucidChart</w:t>
            </w:r>
            <w:proofErr w:type="spellEnd"/>
            <w:r w:rsidRPr="00C15066">
              <w:rPr>
                <w:rFonts w:ascii="Times New Roman" w:hAnsi="Times New Roman" w:cs="Times New Roman"/>
                <w:b w:val="0"/>
                <w:bCs w:val="0"/>
                <w:sz w:val="20"/>
                <w:szCs w:val="20"/>
              </w:rPr>
              <w: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C26B5F" w14:textId="72105A64" w:rsidR="00566627" w:rsidRPr="00C15066" w:rsidRDefault="00566627" w:rsidP="0056662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D9DDC53" w14:textId="7868B3B3" w:rsidR="00566627" w:rsidRPr="00C15066" w:rsidRDefault="00566627"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C1A3A91" w14:textId="63C2C027" w:rsidR="00566627" w:rsidRPr="00C15066" w:rsidRDefault="00566627" w:rsidP="0056662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35457B0F" w14:textId="41528830" w:rsidR="00566627" w:rsidRPr="00C15066" w:rsidRDefault="00566627"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66627" w14:paraId="5E3CDBE1"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D884F" w14:textId="77777777" w:rsidR="00566627" w:rsidRPr="00C15066" w:rsidRDefault="00566627"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3C2FC37" w14:textId="77777777" w:rsidR="00566627" w:rsidRPr="00C15066" w:rsidRDefault="00566627" w:rsidP="00566627">
            <w:pPr>
              <w:jc w:val="center"/>
              <w:rPr>
                <w:rFonts w:ascii="Times New Roman" w:hAnsi="Times New Roman" w:cs="Times New Roman"/>
                <w:sz w:val="20"/>
                <w:szCs w:val="20"/>
              </w:rPr>
            </w:pPr>
          </w:p>
        </w:tc>
        <w:tc>
          <w:tcPr>
            <w:tcW w:w="1985" w:type="dxa"/>
            <w:tcBorders>
              <w:top w:val="nil"/>
              <w:bottom w:val="nil"/>
            </w:tcBorders>
            <w:shd w:val="clear" w:color="auto" w:fill="auto"/>
          </w:tcPr>
          <w:p w14:paraId="5A52A8B0" w14:textId="77777777" w:rsidR="00566627" w:rsidRPr="00C15066" w:rsidRDefault="00566627"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01E588E" w14:textId="77777777" w:rsidR="00566627" w:rsidRPr="00C15066" w:rsidRDefault="00566627" w:rsidP="00566627">
            <w:pPr>
              <w:jc w:val="center"/>
              <w:rPr>
                <w:rFonts w:ascii="Times New Roman" w:hAnsi="Times New Roman" w:cs="Times New Roman"/>
                <w:sz w:val="20"/>
                <w:szCs w:val="20"/>
              </w:rPr>
            </w:pPr>
          </w:p>
        </w:tc>
        <w:tc>
          <w:tcPr>
            <w:tcW w:w="2475" w:type="dxa"/>
            <w:tcBorders>
              <w:top w:val="nil"/>
              <w:bottom w:val="nil"/>
            </w:tcBorders>
            <w:shd w:val="clear" w:color="auto" w:fill="auto"/>
          </w:tcPr>
          <w:p w14:paraId="173819A7" w14:textId="77777777" w:rsidR="00566627" w:rsidRPr="00C15066" w:rsidRDefault="00566627"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66627" w14:paraId="0C94C640"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AE06E9" w14:textId="77777777" w:rsidR="00566627" w:rsidRPr="00C15066" w:rsidRDefault="00566627"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4BC920" w14:textId="77777777" w:rsidR="00566627" w:rsidRPr="00C15066" w:rsidRDefault="00566627" w:rsidP="00566627">
            <w:pPr>
              <w:jc w:val="center"/>
              <w:rPr>
                <w:rFonts w:ascii="Times New Roman" w:hAnsi="Times New Roman" w:cs="Times New Roman"/>
                <w:sz w:val="20"/>
                <w:szCs w:val="20"/>
              </w:rPr>
            </w:pPr>
          </w:p>
        </w:tc>
        <w:tc>
          <w:tcPr>
            <w:tcW w:w="1985" w:type="dxa"/>
            <w:tcBorders>
              <w:top w:val="nil"/>
              <w:bottom w:val="nil"/>
            </w:tcBorders>
            <w:shd w:val="clear" w:color="auto" w:fill="auto"/>
          </w:tcPr>
          <w:p w14:paraId="4F6F981B" w14:textId="77777777" w:rsidR="00566627" w:rsidRPr="00C15066" w:rsidRDefault="00566627"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72B2897" w14:textId="77777777" w:rsidR="00566627" w:rsidRPr="00C15066" w:rsidRDefault="00566627" w:rsidP="00566627">
            <w:pPr>
              <w:jc w:val="center"/>
              <w:rPr>
                <w:rFonts w:ascii="Times New Roman" w:hAnsi="Times New Roman" w:cs="Times New Roman"/>
                <w:sz w:val="20"/>
                <w:szCs w:val="20"/>
              </w:rPr>
            </w:pPr>
          </w:p>
        </w:tc>
        <w:tc>
          <w:tcPr>
            <w:tcW w:w="2475" w:type="dxa"/>
            <w:tcBorders>
              <w:top w:val="nil"/>
              <w:bottom w:val="nil"/>
            </w:tcBorders>
            <w:shd w:val="clear" w:color="auto" w:fill="auto"/>
          </w:tcPr>
          <w:p w14:paraId="1DC0E819" w14:textId="77777777" w:rsidR="00566627" w:rsidRPr="00C15066" w:rsidRDefault="00566627"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66627" w14:paraId="3D61CB8D"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0EA0ECF" w14:textId="413CFBEF" w:rsidR="00566627" w:rsidRPr="00C15066" w:rsidRDefault="00566627"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Licencias de Sistemas Operativos (Windows) / OEM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E46F5CA" w14:textId="174B8DEF" w:rsidR="00566627" w:rsidRPr="00C15066" w:rsidRDefault="00566627" w:rsidP="00566627">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23501103" w14:textId="14DE38B2" w:rsidR="00566627" w:rsidRPr="00C15066" w:rsidRDefault="00566627"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1A976A2" w14:textId="2C31B931" w:rsidR="00566627" w:rsidRPr="00C15066" w:rsidRDefault="00566627" w:rsidP="0056662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475" w:type="dxa"/>
            <w:tcBorders>
              <w:top w:val="nil"/>
              <w:bottom w:val="nil"/>
            </w:tcBorders>
            <w:shd w:val="clear" w:color="auto" w:fill="auto"/>
          </w:tcPr>
          <w:p w14:paraId="6D38F6D2" w14:textId="0A9A4CF1" w:rsidR="00566627" w:rsidRPr="00C15066" w:rsidRDefault="00566627"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66627" w14:paraId="155E353D"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9E3ED5B" w14:textId="60C17042" w:rsidR="00566627" w:rsidRPr="00C15066" w:rsidRDefault="00566627"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815929B" w14:textId="77777777" w:rsidR="00566627" w:rsidRPr="00C15066" w:rsidRDefault="00566627" w:rsidP="00566627">
            <w:pPr>
              <w:jc w:val="center"/>
              <w:rPr>
                <w:rFonts w:ascii="Times New Roman" w:hAnsi="Times New Roman" w:cs="Times New Roman"/>
                <w:sz w:val="20"/>
                <w:szCs w:val="20"/>
              </w:rPr>
            </w:pPr>
          </w:p>
        </w:tc>
        <w:tc>
          <w:tcPr>
            <w:tcW w:w="1985" w:type="dxa"/>
            <w:tcBorders>
              <w:top w:val="nil"/>
              <w:bottom w:val="nil"/>
            </w:tcBorders>
            <w:shd w:val="clear" w:color="auto" w:fill="auto"/>
          </w:tcPr>
          <w:p w14:paraId="0EA5EFEC" w14:textId="77777777" w:rsidR="00566627" w:rsidRPr="00C15066" w:rsidRDefault="00566627"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F1D946" w14:textId="77777777" w:rsidR="00566627" w:rsidRPr="00C15066" w:rsidRDefault="00566627" w:rsidP="00566627">
            <w:pPr>
              <w:jc w:val="center"/>
              <w:rPr>
                <w:rFonts w:ascii="Times New Roman" w:hAnsi="Times New Roman" w:cs="Times New Roman"/>
                <w:sz w:val="20"/>
                <w:szCs w:val="20"/>
              </w:rPr>
            </w:pPr>
          </w:p>
        </w:tc>
        <w:tc>
          <w:tcPr>
            <w:tcW w:w="2475" w:type="dxa"/>
            <w:tcBorders>
              <w:top w:val="nil"/>
              <w:bottom w:val="nil"/>
            </w:tcBorders>
            <w:shd w:val="clear" w:color="auto" w:fill="auto"/>
          </w:tcPr>
          <w:p w14:paraId="6F29102B" w14:textId="77777777" w:rsidR="00566627" w:rsidRPr="00C15066" w:rsidRDefault="00566627"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07A63" w14:paraId="7A5C012E"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AC04614" w14:textId="77777777" w:rsidR="00907A63" w:rsidRPr="00C15066" w:rsidRDefault="00907A63"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D4D12CF" w14:textId="77777777" w:rsidR="00907A63" w:rsidRPr="00C15066" w:rsidRDefault="00907A63" w:rsidP="00566627">
            <w:pPr>
              <w:jc w:val="center"/>
              <w:rPr>
                <w:rFonts w:ascii="Times New Roman" w:hAnsi="Times New Roman" w:cs="Times New Roman"/>
                <w:sz w:val="20"/>
                <w:szCs w:val="20"/>
              </w:rPr>
            </w:pPr>
          </w:p>
        </w:tc>
        <w:tc>
          <w:tcPr>
            <w:tcW w:w="1985" w:type="dxa"/>
            <w:tcBorders>
              <w:top w:val="nil"/>
              <w:bottom w:val="nil"/>
            </w:tcBorders>
            <w:shd w:val="clear" w:color="auto" w:fill="auto"/>
          </w:tcPr>
          <w:p w14:paraId="60D742C0" w14:textId="77777777" w:rsidR="00907A63" w:rsidRPr="00C15066" w:rsidRDefault="00907A63"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D289864" w14:textId="77777777" w:rsidR="00907A63" w:rsidRPr="00C15066" w:rsidRDefault="00907A63" w:rsidP="00566627">
            <w:pPr>
              <w:jc w:val="center"/>
              <w:rPr>
                <w:rFonts w:ascii="Times New Roman" w:hAnsi="Times New Roman" w:cs="Times New Roman"/>
                <w:sz w:val="20"/>
                <w:szCs w:val="20"/>
              </w:rPr>
            </w:pPr>
          </w:p>
        </w:tc>
        <w:tc>
          <w:tcPr>
            <w:tcW w:w="2475" w:type="dxa"/>
            <w:tcBorders>
              <w:top w:val="nil"/>
              <w:bottom w:val="nil"/>
            </w:tcBorders>
            <w:shd w:val="clear" w:color="auto" w:fill="auto"/>
          </w:tcPr>
          <w:p w14:paraId="596B0998" w14:textId="77777777" w:rsidR="00907A63" w:rsidRPr="00C15066" w:rsidRDefault="00907A63" w:rsidP="0056662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07A63" w14:paraId="56D4F9CC"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EDB7EA0" w14:textId="77777777" w:rsidR="00907A63" w:rsidRPr="00C15066" w:rsidRDefault="00907A63"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595AC18" w14:textId="77777777" w:rsidR="00907A63" w:rsidRPr="00C15066" w:rsidRDefault="00907A63" w:rsidP="00566627">
            <w:pPr>
              <w:jc w:val="center"/>
              <w:rPr>
                <w:rFonts w:ascii="Times New Roman" w:hAnsi="Times New Roman" w:cs="Times New Roman"/>
                <w:sz w:val="20"/>
                <w:szCs w:val="20"/>
              </w:rPr>
            </w:pPr>
          </w:p>
        </w:tc>
        <w:tc>
          <w:tcPr>
            <w:tcW w:w="1985" w:type="dxa"/>
            <w:tcBorders>
              <w:top w:val="nil"/>
              <w:bottom w:val="nil"/>
            </w:tcBorders>
            <w:shd w:val="clear" w:color="auto" w:fill="auto"/>
          </w:tcPr>
          <w:p w14:paraId="69F80B1A" w14:textId="77777777" w:rsidR="00907A63" w:rsidRPr="00C15066" w:rsidRDefault="00907A63"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CEE458" w14:textId="77777777" w:rsidR="00907A63" w:rsidRPr="00C15066" w:rsidRDefault="00907A63" w:rsidP="00566627">
            <w:pPr>
              <w:jc w:val="center"/>
              <w:rPr>
                <w:rFonts w:ascii="Times New Roman" w:hAnsi="Times New Roman" w:cs="Times New Roman"/>
                <w:sz w:val="20"/>
                <w:szCs w:val="20"/>
              </w:rPr>
            </w:pPr>
          </w:p>
        </w:tc>
        <w:tc>
          <w:tcPr>
            <w:tcW w:w="2475" w:type="dxa"/>
            <w:tcBorders>
              <w:top w:val="nil"/>
              <w:bottom w:val="nil"/>
            </w:tcBorders>
            <w:shd w:val="clear" w:color="auto" w:fill="auto"/>
          </w:tcPr>
          <w:p w14:paraId="7B1B067E" w14:textId="77777777" w:rsidR="00907A63" w:rsidRPr="00C15066" w:rsidRDefault="00907A63" w:rsidP="0056662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D719C" w14:paraId="752B7039"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094C2" w14:textId="11A93180" w:rsidR="009D719C" w:rsidRPr="00C15066" w:rsidRDefault="009D719C"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Laptop DELL INSPIRON 5759 Series 17.3”.</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78861" w14:textId="6C859C15" w:rsidR="009D719C" w:rsidRPr="00C15066" w:rsidRDefault="009D719C" w:rsidP="009D719C">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767CA07" w14:textId="3E0C24D9" w:rsidR="009D719C" w:rsidRPr="00C15066" w:rsidRDefault="009D719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Q8,200.00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3BE51BF" w14:textId="50A44876" w:rsidR="009D719C" w:rsidRPr="00C15066" w:rsidRDefault="009D719C" w:rsidP="009D719C">
            <w:pPr>
              <w:jc w:val="center"/>
              <w:rPr>
                <w:rFonts w:ascii="Times New Roman" w:hAnsi="Times New Roman" w:cs="Times New Roman"/>
                <w:sz w:val="20"/>
                <w:szCs w:val="20"/>
              </w:rPr>
            </w:pPr>
            <w:r w:rsidRPr="00C15066">
              <w:rPr>
                <w:rFonts w:ascii="Times New Roman" w:hAnsi="Times New Roman" w:cs="Times New Roman"/>
                <w:sz w:val="20"/>
                <w:szCs w:val="20"/>
              </w:rPr>
              <w:t>Q8200.00</w:t>
            </w:r>
          </w:p>
        </w:tc>
        <w:tc>
          <w:tcPr>
            <w:tcW w:w="2475" w:type="dxa"/>
            <w:tcBorders>
              <w:top w:val="nil"/>
              <w:bottom w:val="nil"/>
            </w:tcBorders>
            <w:shd w:val="clear" w:color="auto" w:fill="auto"/>
          </w:tcPr>
          <w:p w14:paraId="6752F91B" w14:textId="11960DAB" w:rsidR="009D719C" w:rsidRPr="00C15066" w:rsidRDefault="009D719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Q8200.00</w:t>
            </w:r>
          </w:p>
        </w:tc>
      </w:tr>
      <w:tr w:rsidR="009D719C" w14:paraId="54469214"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5CCB0F2" w14:textId="77777777" w:rsidR="009D719C" w:rsidRPr="00C15066" w:rsidRDefault="009D719C"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8AD3C22" w14:textId="77777777" w:rsidR="009D719C" w:rsidRPr="00C15066" w:rsidRDefault="009D719C" w:rsidP="009D719C">
            <w:pPr>
              <w:jc w:val="center"/>
              <w:rPr>
                <w:rFonts w:ascii="Times New Roman" w:hAnsi="Times New Roman" w:cs="Times New Roman"/>
                <w:sz w:val="20"/>
                <w:szCs w:val="20"/>
              </w:rPr>
            </w:pPr>
          </w:p>
        </w:tc>
        <w:tc>
          <w:tcPr>
            <w:tcW w:w="1985" w:type="dxa"/>
            <w:tcBorders>
              <w:top w:val="nil"/>
              <w:bottom w:val="nil"/>
            </w:tcBorders>
            <w:shd w:val="clear" w:color="auto" w:fill="auto"/>
          </w:tcPr>
          <w:p w14:paraId="38E8C6E2" w14:textId="77777777" w:rsidR="009D719C" w:rsidRPr="00C15066"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522A078" w14:textId="77777777" w:rsidR="009D719C" w:rsidRPr="00C15066" w:rsidRDefault="009D719C" w:rsidP="009D719C">
            <w:pPr>
              <w:jc w:val="center"/>
              <w:rPr>
                <w:rFonts w:ascii="Times New Roman" w:hAnsi="Times New Roman" w:cs="Times New Roman"/>
                <w:sz w:val="20"/>
                <w:szCs w:val="20"/>
              </w:rPr>
            </w:pPr>
          </w:p>
        </w:tc>
        <w:tc>
          <w:tcPr>
            <w:tcW w:w="2475" w:type="dxa"/>
            <w:tcBorders>
              <w:top w:val="nil"/>
              <w:bottom w:val="nil"/>
            </w:tcBorders>
            <w:shd w:val="clear" w:color="auto" w:fill="auto"/>
          </w:tcPr>
          <w:p w14:paraId="2C7309AA" w14:textId="77777777" w:rsidR="009D719C" w:rsidRPr="00C15066"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D719C" w14:paraId="5D35F3AA"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8D9DAE" w14:textId="37ACE33F" w:rsidR="009D719C" w:rsidRPr="00C15066" w:rsidRDefault="009D719C"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Computadora desktop Hp </w:t>
            </w:r>
            <w:proofErr w:type="spellStart"/>
            <w:r w:rsidRPr="00C15066">
              <w:rPr>
                <w:rFonts w:ascii="Times New Roman" w:hAnsi="Times New Roman" w:cs="Times New Roman"/>
                <w:b w:val="0"/>
                <w:bCs w:val="0"/>
                <w:sz w:val="20"/>
                <w:szCs w:val="20"/>
              </w:rPr>
              <w:t>ProDesk</w:t>
            </w:r>
            <w:proofErr w:type="spellEnd"/>
            <w:r w:rsidRPr="00C15066">
              <w:rPr>
                <w:rFonts w:ascii="Times New Roman" w:hAnsi="Times New Roman" w:cs="Times New Roman"/>
                <w:b w:val="0"/>
                <w:bCs w:val="0"/>
                <w:sz w:val="20"/>
                <w:szCs w:val="20"/>
              </w:rPr>
              <w:t xml:space="preserve"> 400 G5 SFF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6E6B1" w14:textId="5CC1CF5B" w:rsidR="009D719C" w:rsidRPr="00C15066" w:rsidRDefault="009D719C" w:rsidP="009D719C">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F2CDCE8" w14:textId="078E5147" w:rsidR="009D719C" w:rsidRPr="00C15066" w:rsidRDefault="009D719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7238A7E" w14:textId="196C77A3" w:rsidR="009D719C" w:rsidRPr="00C15066" w:rsidRDefault="009D719C" w:rsidP="009D719C">
            <w:pPr>
              <w:jc w:val="center"/>
              <w:rPr>
                <w:rFonts w:ascii="Times New Roman" w:hAnsi="Times New Roman" w:cs="Times New Roman"/>
                <w:sz w:val="20"/>
                <w:szCs w:val="20"/>
              </w:rPr>
            </w:pPr>
            <w:r w:rsidRPr="00C15066">
              <w:rPr>
                <w:rFonts w:ascii="Times New Roman" w:hAnsi="Times New Roman" w:cs="Times New Roman"/>
                <w:sz w:val="20"/>
                <w:szCs w:val="20"/>
              </w:rPr>
              <w:t>Q6,000.00</w:t>
            </w:r>
          </w:p>
        </w:tc>
        <w:tc>
          <w:tcPr>
            <w:tcW w:w="2475" w:type="dxa"/>
            <w:tcBorders>
              <w:top w:val="nil"/>
              <w:bottom w:val="nil"/>
            </w:tcBorders>
            <w:shd w:val="clear" w:color="auto" w:fill="auto"/>
          </w:tcPr>
          <w:p w14:paraId="5984F849" w14:textId="4FAFECB8" w:rsidR="009D719C" w:rsidRPr="00C15066" w:rsidRDefault="009D719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r>
      <w:tr w:rsidR="009D719C" w14:paraId="6EB788A3"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2EDD756" w14:textId="77777777" w:rsidR="009D719C" w:rsidRPr="00C15066" w:rsidRDefault="009D719C"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96ADD19" w14:textId="77777777" w:rsidR="009D719C" w:rsidRPr="00C15066" w:rsidRDefault="009D719C" w:rsidP="009D719C">
            <w:pPr>
              <w:jc w:val="center"/>
              <w:rPr>
                <w:rFonts w:ascii="Times New Roman" w:hAnsi="Times New Roman" w:cs="Times New Roman"/>
                <w:sz w:val="20"/>
                <w:szCs w:val="20"/>
              </w:rPr>
            </w:pPr>
          </w:p>
        </w:tc>
        <w:tc>
          <w:tcPr>
            <w:tcW w:w="1985" w:type="dxa"/>
            <w:tcBorders>
              <w:top w:val="nil"/>
              <w:bottom w:val="nil"/>
            </w:tcBorders>
            <w:shd w:val="clear" w:color="auto" w:fill="auto"/>
          </w:tcPr>
          <w:p w14:paraId="43B106A3" w14:textId="77777777" w:rsidR="009D719C" w:rsidRPr="00C15066"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9586D09" w14:textId="77777777" w:rsidR="009D719C" w:rsidRPr="00C15066" w:rsidRDefault="009D719C" w:rsidP="009D719C">
            <w:pPr>
              <w:jc w:val="center"/>
              <w:rPr>
                <w:rFonts w:ascii="Times New Roman" w:hAnsi="Times New Roman" w:cs="Times New Roman"/>
                <w:sz w:val="20"/>
                <w:szCs w:val="20"/>
              </w:rPr>
            </w:pPr>
          </w:p>
        </w:tc>
        <w:tc>
          <w:tcPr>
            <w:tcW w:w="2475" w:type="dxa"/>
            <w:tcBorders>
              <w:top w:val="nil"/>
              <w:bottom w:val="nil"/>
            </w:tcBorders>
            <w:shd w:val="clear" w:color="auto" w:fill="auto"/>
          </w:tcPr>
          <w:p w14:paraId="505BD998" w14:textId="77777777" w:rsidR="009D719C" w:rsidRPr="00C15066"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B29FC" w14:paraId="1BF673A2"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79BD27C" w14:textId="3EA69A4C" w:rsidR="00AB29FC" w:rsidRPr="00C15066" w:rsidRDefault="00AB29FC" w:rsidP="00E133B5">
            <w:pPr>
              <w:jc w:val="both"/>
              <w:rPr>
                <w:rFonts w:ascii="Times New Roman" w:hAnsi="Times New Roman" w:cs="Times New Roman"/>
                <w:b w:val="0"/>
                <w:bCs w:val="0"/>
                <w:sz w:val="20"/>
                <w:szCs w:val="20"/>
              </w:rPr>
            </w:pPr>
            <w:r>
              <w:rPr>
                <w:rFonts w:ascii="Times New Roman" w:hAnsi="Times New Roman" w:cs="Times New Roman"/>
                <w:b w:val="0"/>
                <w:bCs w:val="0"/>
                <w:sz w:val="20"/>
                <w:szCs w:val="20"/>
              </w:rPr>
              <w:t xml:space="preserve">Licenciamiento </w:t>
            </w:r>
            <w:proofErr w:type="spellStart"/>
            <w:r>
              <w:rPr>
                <w:rFonts w:ascii="Times New Roman" w:hAnsi="Times New Roman" w:cs="Times New Roman"/>
                <w:b w:val="0"/>
                <w:bCs w:val="0"/>
                <w:sz w:val="20"/>
                <w:szCs w:val="20"/>
              </w:rPr>
              <w:t>Windos</w:t>
            </w:r>
            <w:proofErr w:type="spellEnd"/>
            <w:r>
              <w:rPr>
                <w:rFonts w:ascii="Times New Roman" w:hAnsi="Times New Roman" w:cs="Times New Roman"/>
                <w:b w:val="0"/>
                <w:bCs w:val="0"/>
                <w:sz w:val="20"/>
                <w:szCs w:val="20"/>
              </w:rPr>
              <w:t xml:space="preserve"> 10 pro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6A7F4" w14:textId="187A2F00" w:rsidR="00AB29FC" w:rsidRPr="00C15066" w:rsidRDefault="00AB29FC" w:rsidP="009D719C">
            <w:pPr>
              <w:jc w:val="center"/>
              <w:rPr>
                <w:rFonts w:ascii="Times New Roman" w:hAnsi="Times New Roman" w:cs="Times New Roman"/>
                <w:sz w:val="20"/>
                <w:szCs w:val="20"/>
              </w:rPr>
            </w:pPr>
            <w:r>
              <w:rPr>
                <w:rFonts w:ascii="Times New Roman" w:hAnsi="Times New Roman" w:cs="Times New Roman"/>
                <w:sz w:val="20"/>
                <w:szCs w:val="20"/>
              </w:rPr>
              <w:t>1</w:t>
            </w:r>
          </w:p>
        </w:tc>
        <w:tc>
          <w:tcPr>
            <w:tcW w:w="1985" w:type="dxa"/>
            <w:tcBorders>
              <w:top w:val="nil"/>
              <w:bottom w:val="nil"/>
            </w:tcBorders>
            <w:shd w:val="clear" w:color="auto" w:fill="auto"/>
          </w:tcPr>
          <w:p w14:paraId="0EC60B5E" w14:textId="15707547" w:rsidR="00AB29FC" w:rsidRPr="00C15066" w:rsidRDefault="00AB29F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AED2D0" w14:textId="7594FC7D" w:rsidR="00AB29FC" w:rsidRPr="00C15066" w:rsidRDefault="00AB29FC" w:rsidP="009D719C">
            <w:pPr>
              <w:jc w:val="center"/>
              <w:rPr>
                <w:rFonts w:ascii="Times New Roman" w:hAnsi="Times New Roman" w:cs="Times New Roman"/>
                <w:sz w:val="20"/>
                <w:szCs w:val="20"/>
              </w:rPr>
            </w:pPr>
            <w:r>
              <w:rPr>
                <w:rFonts w:ascii="Times New Roman" w:hAnsi="Times New Roman" w:cs="Times New Roman"/>
                <w:sz w:val="20"/>
                <w:szCs w:val="20"/>
              </w:rPr>
              <w:t>Q2,600.00</w:t>
            </w:r>
          </w:p>
        </w:tc>
        <w:tc>
          <w:tcPr>
            <w:tcW w:w="2475" w:type="dxa"/>
            <w:tcBorders>
              <w:top w:val="nil"/>
              <w:bottom w:val="nil"/>
            </w:tcBorders>
            <w:shd w:val="clear" w:color="auto" w:fill="auto"/>
          </w:tcPr>
          <w:p w14:paraId="73DA6235" w14:textId="33642EBC" w:rsidR="00AB29FC" w:rsidRPr="00C15066" w:rsidRDefault="00AB29F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r>
      <w:tr w:rsidR="00AB29FC" w14:paraId="0874CF57"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6A7253" w14:textId="77777777" w:rsidR="00AB29FC" w:rsidRPr="00C15066" w:rsidRDefault="00AB29FC"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CB09606" w14:textId="77777777" w:rsidR="00AB29FC" w:rsidRPr="00C15066" w:rsidRDefault="00AB29FC" w:rsidP="009D719C">
            <w:pPr>
              <w:jc w:val="center"/>
              <w:rPr>
                <w:rFonts w:ascii="Times New Roman" w:hAnsi="Times New Roman" w:cs="Times New Roman"/>
                <w:sz w:val="20"/>
                <w:szCs w:val="20"/>
              </w:rPr>
            </w:pPr>
          </w:p>
        </w:tc>
        <w:tc>
          <w:tcPr>
            <w:tcW w:w="1985" w:type="dxa"/>
            <w:tcBorders>
              <w:top w:val="nil"/>
              <w:bottom w:val="nil"/>
            </w:tcBorders>
            <w:shd w:val="clear" w:color="auto" w:fill="auto"/>
          </w:tcPr>
          <w:p w14:paraId="6D781CAC" w14:textId="77777777" w:rsidR="00AB29FC" w:rsidRPr="00C15066" w:rsidRDefault="00AB29F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3F0F10A" w14:textId="77777777" w:rsidR="00AB29FC" w:rsidRPr="00C15066" w:rsidRDefault="00AB29FC" w:rsidP="009D719C">
            <w:pPr>
              <w:jc w:val="center"/>
              <w:rPr>
                <w:rFonts w:ascii="Times New Roman" w:hAnsi="Times New Roman" w:cs="Times New Roman"/>
                <w:sz w:val="20"/>
                <w:szCs w:val="20"/>
              </w:rPr>
            </w:pPr>
          </w:p>
        </w:tc>
        <w:tc>
          <w:tcPr>
            <w:tcW w:w="2475" w:type="dxa"/>
            <w:tcBorders>
              <w:top w:val="nil"/>
              <w:bottom w:val="nil"/>
            </w:tcBorders>
            <w:shd w:val="clear" w:color="auto" w:fill="auto"/>
          </w:tcPr>
          <w:p w14:paraId="3D5BDE88" w14:textId="77777777" w:rsidR="00AB29FC" w:rsidRPr="00C15066" w:rsidRDefault="00AB29F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D719C" w14:paraId="65BDD875"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1E214DA" w14:textId="4F14D03D" w:rsidR="009D719C" w:rsidRPr="00C15066" w:rsidRDefault="009D719C"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946BA7F" w14:textId="123CCE79" w:rsidR="009D719C" w:rsidRPr="00C15066" w:rsidRDefault="009D719C" w:rsidP="009D719C">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396D8908" w14:textId="47B63214" w:rsidR="009D719C" w:rsidRPr="00C15066" w:rsidRDefault="009D719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Q460.00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A2ECB27" w14:textId="3E72D161" w:rsidR="009D719C" w:rsidRPr="00C15066" w:rsidRDefault="009D719C" w:rsidP="009D719C">
            <w:pPr>
              <w:jc w:val="center"/>
              <w:rPr>
                <w:rFonts w:ascii="Times New Roman" w:hAnsi="Times New Roman" w:cs="Times New Roman"/>
                <w:sz w:val="20"/>
                <w:szCs w:val="20"/>
              </w:rPr>
            </w:pPr>
            <w:r w:rsidRPr="00C15066">
              <w:rPr>
                <w:rFonts w:ascii="Times New Roman" w:hAnsi="Times New Roman" w:cs="Times New Roman"/>
                <w:sz w:val="20"/>
                <w:szCs w:val="20"/>
              </w:rPr>
              <w:t>Q460.00</w:t>
            </w:r>
          </w:p>
        </w:tc>
        <w:tc>
          <w:tcPr>
            <w:tcW w:w="2475" w:type="dxa"/>
            <w:tcBorders>
              <w:top w:val="nil"/>
              <w:bottom w:val="nil"/>
            </w:tcBorders>
            <w:shd w:val="clear" w:color="auto" w:fill="auto"/>
          </w:tcPr>
          <w:p w14:paraId="30346971" w14:textId="3D310314" w:rsidR="009D719C" w:rsidRPr="00C15066" w:rsidRDefault="009D719C"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460.00</w:t>
            </w:r>
          </w:p>
        </w:tc>
      </w:tr>
      <w:tr w:rsidR="009D719C" w14:paraId="273A6DEC"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03DDE37" w14:textId="77777777" w:rsidR="009D719C" w:rsidRPr="00C15066" w:rsidRDefault="009D719C"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8299A1" w14:textId="77777777" w:rsidR="009D719C" w:rsidRPr="00C15066" w:rsidRDefault="009D719C" w:rsidP="009D719C">
            <w:pPr>
              <w:jc w:val="center"/>
              <w:rPr>
                <w:rFonts w:ascii="Times New Roman" w:hAnsi="Times New Roman" w:cs="Times New Roman"/>
                <w:sz w:val="20"/>
                <w:szCs w:val="20"/>
              </w:rPr>
            </w:pPr>
          </w:p>
        </w:tc>
        <w:tc>
          <w:tcPr>
            <w:tcW w:w="1985" w:type="dxa"/>
            <w:tcBorders>
              <w:top w:val="nil"/>
              <w:bottom w:val="nil"/>
            </w:tcBorders>
            <w:shd w:val="clear" w:color="auto" w:fill="auto"/>
          </w:tcPr>
          <w:p w14:paraId="1D4C916E" w14:textId="77777777" w:rsidR="009D719C" w:rsidRPr="00C15066"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D73D792" w14:textId="77777777" w:rsidR="009D719C" w:rsidRPr="00C15066" w:rsidRDefault="009D719C" w:rsidP="009D719C">
            <w:pPr>
              <w:jc w:val="center"/>
              <w:rPr>
                <w:rFonts w:ascii="Times New Roman" w:hAnsi="Times New Roman" w:cs="Times New Roman"/>
                <w:sz w:val="20"/>
                <w:szCs w:val="20"/>
              </w:rPr>
            </w:pPr>
          </w:p>
        </w:tc>
        <w:tc>
          <w:tcPr>
            <w:tcW w:w="2475" w:type="dxa"/>
            <w:tcBorders>
              <w:top w:val="nil"/>
              <w:bottom w:val="nil"/>
            </w:tcBorders>
            <w:shd w:val="clear" w:color="auto" w:fill="auto"/>
          </w:tcPr>
          <w:p w14:paraId="0021AEC5" w14:textId="77777777" w:rsidR="009D719C" w:rsidRPr="00C15066"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D1848" w14:paraId="30722921" w14:textId="77777777" w:rsidTr="00E133B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76A9DB5" w14:textId="77777777" w:rsidR="00FD1848" w:rsidRPr="00C15066" w:rsidRDefault="00FD184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030DC15" w14:textId="77777777" w:rsidR="00FD1848" w:rsidRPr="00C15066" w:rsidRDefault="00FD1848" w:rsidP="009D719C">
            <w:pPr>
              <w:jc w:val="center"/>
              <w:rPr>
                <w:rFonts w:ascii="Times New Roman" w:hAnsi="Times New Roman" w:cs="Times New Roman"/>
                <w:sz w:val="20"/>
                <w:szCs w:val="20"/>
              </w:rPr>
            </w:pPr>
          </w:p>
        </w:tc>
        <w:tc>
          <w:tcPr>
            <w:tcW w:w="1985" w:type="dxa"/>
            <w:tcBorders>
              <w:top w:val="nil"/>
              <w:bottom w:val="nil"/>
            </w:tcBorders>
            <w:shd w:val="clear" w:color="auto" w:fill="auto"/>
          </w:tcPr>
          <w:p w14:paraId="0D77D55E" w14:textId="77777777" w:rsidR="00FD1848" w:rsidRPr="00C15066" w:rsidRDefault="00FD1848"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41326B" w14:textId="77777777" w:rsidR="00FD1848" w:rsidRPr="00C15066" w:rsidRDefault="00FD1848" w:rsidP="009D719C">
            <w:pPr>
              <w:jc w:val="center"/>
              <w:rPr>
                <w:rFonts w:ascii="Times New Roman" w:hAnsi="Times New Roman" w:cs="Times New Roman"/>
                <w:sz w:val="20"/>
                <w:szCs w:val="20"/>
              </w:rPr>
            </w:pPr>
          </w:p>
        </w:tc>
        <w:tc>
          <w:tcPr>
            <w:tcW w:w="2475" w:type="dxa"/>
            <w:tcBorders>
              <w:top w:val="nil"/>
              <w:bottom w:val="nil"/>
            </w:tcBorders>
            <w:shd w:val="clear" w:color="auto" w:fill="auto"/>
          </w:tcPr>
          <w:p w14:paraId="65380058" w14:textId="77777777" w:rsidR="00FD1848" w:rsidRPr="00C15066" w:rsidRDefault="00FD1848"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D1848" w14:paraId="714D71F3"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FE7C1F4" w14:textId="357802E2" w:rsidR="00FD1848" w:rsidRPr="00C15066" w:rsidRDefault="00FD1848" w:rsidP="00E133B5">
            <w:pPr>
              <w:jc w:val="both"/>
              <w:rPr>
                <w:rFonts w:ascii="Times New Roman" w:hAnsi="Times New Roman" w:cs="Times New Roman"/>
                <w:b w:val="0"/>
                <w:bCs w:val="0"/>
                <w:sz w:val="20"/>
                <w:szCs w:val="20"/>
              </w:rPr>
            </w:pPr>
            <w:r>
              <w:rPr>
                <w:rFonts w:ascii="Times New Roman" w:hAnsi="Times New Roman" w:cs="Times New Roman"/>
                <w:b w:val="0"/>
                <w:bCs w:val="0"/>
                <w:sz w:val="20"/>
                <w:szCs w:val="20"/>
              </w:rPr>
              <w:t>UPS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089664" w14:textId="3A1BA03C" w:rsidR="00FD1848" w:rsidRPr="00C15066" w:rsidRDefault="00FD1848" w:rsidP="009D719C">
            <w:pPr>
              <w:jc w:val="center"/>
              <w:rPr>
                <w:rFonts w:ascii="Times New Roman" w:hAnsi="Times New Roman" w:cs="Times New Roman"/>
                <w:sz w:val="20"/>
                <w:szCs w:val="20"/>
              </w:rPr>
            </w:pPr>
            <w:r>
              <w:rPr>
                <w:rFonts w:ascii="Times New Roman" w:hAnsi="Times New Roman" w:cs="Times New Roman"/>
                <w:sz w:val="20"/>
                <w:szCs w:val="20"/>
              </w:rPr>
              <w:t>2</w:t>
            </w:r>
          </w:p>
        </w:tc>
        <w:tc>
          <w:tcPr>
            <w:tcW w:w="1985" w:type="dxa"/>
            <w:tcBorders>
              <w:top w:val="nil"/>
              <w:bottom w:val="nil"/>
            </w:tcBorders>
            <w:shd w:val="clear" w:color="auto" w:fill="auto"/>
          </w:tcPr>
          <w:p w14:paraId="497E51C5" w14:textId="5D649CB1" w:rsidR="00FD1848" w:rsidRPr="00C15066" w:rsidRDefault="00FD1848"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w:t>
            </w:r>
            <w:r w:rsidR="00ED477A">
              <w:rPr>
                <w:rFonts w:ascii="Times New Roman" w:hAnsi="Times New Roman" w:cs="Times New Roman"/>
                <w:sz w:val="20"/>
                <w:szCs w:val="20"/>
              </w:rPr>
              <w:t>65</w:t>
            </w:r>
            <w:r>
              <w:rPr>
                <w:rFonts w:ascii="Times New Roman" w:hAnsi="Times New Roman" w:cs="Times New Roman"/>
                <w:sz w:val="20"/>
                <w:szCs w:val="20"/>
              </w:rPr>
              <w:t>.00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13CB6F" w14:textId="0361E3EB" w:rsidR="00FD1848" w:rsidRPr="00C15066" w:rsidRDefault="00FD1848" w:rsidP="009D719C">
            <w:pPr>
              <w:jc w:val="center"/>
              <w:rPr>
                <w:rFonts w:ascii="Times New Roman" w:hAnsi="Times New Roman" w:cs="Times New Roman"/>
                <w:sz w:val="20"/>
                <w:szCs w:val="20"/>
              </w:rPr>
            </w:pPr>
            <w:r>
              <w:rPr>
                <w:rFonts w:ascii="Times New Roman" w:hAnsi="Times New Roman" w:cs="Times New Roman"/>
                <w:sz w:val="20"/>
                <w:szCs w:val="20"/>
              </w:rPr>
              <w:t>Q5</w:t>
            </w:r>
            <w:r w:rsidR="00ED477A">
              <w:rPr>
                <w:rFonts w:ascii="Times New Roman" w:hAnsi="Times New Roman" w:cs="Times New Roman"/>
                <w:sz w:val="20"/>
                <w:szCs w:val="20"/>
              </w:rPr>
              <w:t>30</w:t>
            </w:r>
            <w:r>
              <w:rPr>
                <w:rFonts w:ascii="Times New Roman" w:hAnsi="Times New Roman" w:cs="Times New Roman"/>
                <w:sz w:val="20"/>
                <w:szCs w:val="20"/>
              </w:rPr>
              <w:t>.00</w:t>
            </w:r>
          </w:p>
        </w:tc>
        <w:tc>
          <w:tcPr>
            <w:tcW w:w="2475" w:type="dxa"/>
            <w:tcBorders>
              <w:top w:val="nil"/>
              <w:bottom w:val="nil"/>
            </w:tcBorders>
            <w:shd w:val="clear" w:color="auto" w:fill="auto"/>
          </w:tcPr>
          <w:p w14:paraId="28702523" w14:textId="0CD95BE2" w:rsidR="00FD1848" w:rsidRPr="00C15066" w:rsidRDefault="00FD1848"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Q5</w:t>
            </w:r>
            <w:r w:rsidR="00ED477A">
              <w:rPr>
                <w:rFonts w:ascii="Times New Roman" w:hAnsi="Times New Roman" w:cs="Times New Roman"/>
                <w:sz w:val="20"/>
                <w:szCs w:val="20"/>
              </w:rPr>
              <w:t>30</w:t>
            </w:r>
            <w:r>
              <w:rPr>
                <w:rFonts w:ascii="Times New Roman" w:hAnsi="Times New Roman" w:cs="Times New Roman"/>
                <w:sz w:val="20"/>
                <w:szCs w:val="20"/>
              </w:rPr>
              <w:t>.00</w:t>
            </w:r>
          </w:p>
        </w:tc>
      </w:tr>
      <w:tr w:rsidR="00FD1848" w14:paraId="3351F8A1" w14:textId="77777777" w:rsidTr="00E133B5">
        <w:trPr>
          <w:cnfStyle w:val="000000100000" w:firstRow="0" w:lastRow="0" w:firstColumn="0" w:lastColumn="0" w:oddVBand="0" w:evenVBand="0" w:oddHBand="1" w:evenHBand="0" w:firstRowFirstColumn="0" w:firstRowLastColumn="0" w:lastRowFirstColumn="0" w:lastRowLastColumn="0"/>
          <w:cantSplit/>
          <w:trHeight w:val="312"/>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78D7A62" w14:textId="77777777" w:rsidR="00FD1848" w:rsidRPr="00C15066" w:rsidRDefault="00FD184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99CCCFA" w14:textId="77777777" w:rsidR="00FD1848" w:rsidRPr="00C15066" w:rsidRDefault="00FD1848" w:rsidP="009D719C">
            <w:pPr>
              <w:jc w:val="center"/>
              <w:rPr>
                <w:rFonts w:ascii="Times New Roman" w:hAnsi="Times New Roman" w:cs="Times New Roman"/>
                <w:sz w:val="20"/>
                <w:szCs w:val="20"/>
              </w:rPr>
            </w:pPr>
          </w:p>
        </w:tc>
        <w:tc>
          <w:tcPr>
            <w:tcW w:w="1985" w:type="dxa"/>
            <w:tcBorders>
              <w:top w:val="nil"/>
              <w:bottom w:val="nil"/>
            </w:tcBorders>
            <w:shd w:val="clear" w:color="auto" w:fill="auto"/>
          </w:tcPr>
          <w:p w14:paraId="0F7088B0" w14:textId="77777777" w:rsidR="00FD1848" w:rsidRPr="00C15066" w:rsidRDefault="00FD1848"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3870C5" w14:textId="77777777" w:rsidR="00FD1848" w:rsidRPr="00C15066" w:rsidRDefault="00FD1848" w:rsidP="009D719C">
            <w:pPr>
              <w:jc w:val="center"/>
              <w:rPr>
                <w:rFonts w:ascii="Times New Roman" w:hAnsi="Times New Roman" w:cs="Times New Roman"/>
                <w:sz w:val="20"/>
                <w:szCs w:val="20"/>
              </w:rPr>
            </w:pPr>
          </w:p>
        </w:tc>
        <w:tc>
          <w:tcPr>
            <w:tcW w:w="2475" w:type="dxa"/>
            <w:tcBorders>
              <w:top w:val="nil"/>
              <w:bottom w:val="nil"/>
            </w:tcBorders>
            <w:shd w:val="clear" w:color="auto" w:fill="auto"/>
          </w:tcPr>
          <w:p w14:paraId="6F4B358B" w14:textId="77777777" w:rsidR="00FD1848" w:rsidRPr="00C15066" w:rsidRDefault="00FD1848" w:rsidP="009D719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D719C" w14:paraId="677DBA00" w14:textId="77777777" w:rsidTr="00E133B5">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087F3E0" w14:textId="77777777" w:rsidR="009D719C" w:rsidRPr="009D719C" w:rsidRDefault="009D719C" w:rsidP="009D719C">
            <w:pPr>
              <w:jc w:val="cente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AA3B68F" w14:textId="77777777" w:rsidR="009D719C" w:rsidRPr="009D719C" w:rsidRDefault="009D719C" w:rsidP="009D719C">
            <w:pPr>
              <w:jc w:val="center"/>
              <w:rPr>
                <w:rFonts w:ascii="Times New Roman" w:hAnsi="Times New Roman" w:cs="Times New Roman"/>
                <w:b/>
                <w:bCs/>
                <w:sz w:val="24"/>
                <w:szCs w:val="24"/>
              </w:rPr>
            </w:pPr>
          </w:p>
        </w:tc>
        <w:tc>
          <w:tcPr>
            <w:tcW w:w="1985" w:type="dxa"/>
            <w:tcBorders>
              <w:top w:val="nil"/>
              <w:bottom w:val="nil"/>
            </w:tcBorders>
            <w:shd w:val="clear" w:color="auto" w:fill="auto"/>
          </w:tcPr>
          <w:p w14:paraId="359F7227" w14:textId="77777777" w:rsidR="009D719C" w:rsidRPr="009D719C"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0EB12B7" w14:textId="77777777" w:rsidR="009D719C" w:rsidRPr="009D719C" w:rsidRDefault="009D719C" w:rsidP="009D719C">
            <w:pPr>
              <w:jc w:val="center"/>
              <w:rPr>
                <w:rFonts w:ascii="Times New Roman" w:hAnsi="Times New Roman" w:cs="Times New Roman"/>
                <w:b/>
                <w:bCs/>
                <w:sz w:val="24"/>
                <w:szCs w:val="24"/>
              </w:rPr>
            </w:pPr>
          </w:p>
        </w:tc>
        <w:tc>
          <w:tcPr>
            <w:tcW w:w="2475" w:type="dxa"/>
            <w:tcBorders>
              <w:top w:val="nil"/>
              <w:bottom w:val="nil"/>
            </w:tcBorders>
            <w:shd w:val="clear" w:color="auto" w:fill="auto"/>
          </w:tcPr>
          <w:p w14:paraId="1539DA70" w14:textId="77777777" w:rsidR="009D719C" w:rsidRPr="009D719C" w:rsidRDefault="009D719C" w:rsidP="009D719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F806FC" w14:paraId="49FA50BB" w14:textId="77777777" w:rsidTr="00F806FC">
        <w:trPr>
          <w:cnfStyle w:val="010000000000" w:firstRow="0" w:lastRow="1" w:firstColumn="0" w:lastColumn="0" w:oddVBand="0" w:evenVBand="0" w:oddHBand="0"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bottom w:val="single" w:sz="4" w:space="0" w:color="000000" w:themeColor="text1"/>
            </w:tcBorders>
            <w:shd w:val="clear" w:color="auto" w:fill="auto"/>
          </w:tcPr>
          <w:p w14:paraId="29BF89EC" w14:textId="45022776" w:rsidR="00F806FC" w:rsidRPr="00F806FC" w:rsidRDefault="00F806FC" w:rsidP="009D719C">
            <w:pPr>
              <w:jc w:val="cente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de productos</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auto"/>
              <w:bottom w:val="single" w:sz="4" w:space="0" w:color="000000" w:themeColor="text1"/>
            </w:tcBorders>
            <w:shd w:val="clear" w:color="auto" w:fill="auto"/>
          </w:tcPr>
          <w:p w14:paraId="341ADD1B" w14:textId="0FE07A62" w:rsidR="00F806FC" w:rsidRPr="00F806FC" w:rsidRDefault="00F806FC" w:rsidP="009D719C">
            <w:pPr>
              <w:jc w:val="center"/>
              <w:rPr>
                <w:rFonts w:ascii="Times New Roman" w:hAnsi="Times New Roman" w:cs="Times New Roman"/>
                <w:sz w:val="24"/>
                <w:szCs w:val="24"/>
              </w:rPr>
            </w:pPr>
            <w:r w:rsidRPr="00F806FC">
              <w:rPr>
                <w:rFonts w:ascii="Times New Roman" w:hAnsi="Times New Roman" w:cs="Times New Roman"/>
                <w:sz w:val="24"/>
                <w:szCs w:val="24"/>
              </w:rPr>
              <w:t>32</w:t>
            </w:r>
          </w:p>
        </w:tc>
        <w:tc>
          <w:tcPr>
            <w:tcW w:w="1985" w:type="dxa"/>
            <w:tcBorders>
              <w:top w:val="single" w:sz="4" w:space="0" w:color="auto"/>
              <w:bottom w:val="single" w:sz="4" w:space="0" w:color="000000" w:themeColor="text1"/>
            </w:tcBorders>
            <w:shd w:val="clear" w:color="auto" w:fill="auto"/>
          </w:tcPr>
          <w:p w14:paraId="05A11B65" w14:textId="77777777" w:rsidR="00F806FC" w:rsidRPr="00F806FC" w:rsidRDefault="00F806FC" w:rsidP="009D719C">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auto"/>
              <w:bottom w:val="single" w:sz="4" w:space="0" w:color="000000" w:themeColor="text1"/>
            </w:tcBorders>
            <w:shd w:val="clear" w:color="auto" w:fill="auto"/>
          </w:tcPr>
          <w:p w14:paraId="10A4A937" w14:textId="453BE071" w:rsidR="00F806FC" w:rsidRPr="00F806FC" w:rsidRDefault="00F806FC" w:rsidP="009D719C">
            <w:pPr>
              <w:jc w:val="cente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en Quetzales.</w:t>
            </w:r>
          </w:p>
        </w:tc>
        <w:tc>
          <w:tcPr>
            <w:tcW w:w="2475" w:type="dxa"/>
            <w:tcBorders>
              <w:top w:val="single" w:sz="4" w:space="0" w:color="auto"/>
              <w:bottom w:val="single" w:sz="4" w:space="0" w:color="000000" w:themeColor="text1"/>
            </w:tcBorders>
            <w:shd w:val="clear" w:color="auto" w:fill="auto"/>
          </w:tcPr>
          <w:p w14:paraId="17FC6D50" w14:textId="4E050526" w:rsidR="00F806FC" w:rsidRPr="00F806FC" w:rsidRDefault="00F806FC" w:rsidP="009D719C">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Q 17,290.00</w:t>
            </w:r>
          </w:p>
        </w:tc>
      </w:tr>
    </w:tbl>
    <w:p w14:paraId="24C2A8FD" w14:textId="77777777" w:rsidR="00616364" w:rsidRDefault="00616364" w:rsidP="00616364">
      <w:pPr>
        <w:tabs>
          <w:tab w:val="left" w:pos="1276"/>
        </w:tabs>
        <w:spacing w:line="240" w:lineRule="auto"/>
        <w:ind w:left="0" w:firstLine="0"/>
        <w:rPr>
          <w:rFonts w:ascii="Times New Roman" w:hAnsi="Times New Roman" w:cs="Times New Roman"/>
          <w:sz w:val="20"/>
          <w:szCs w:val="20"/>
          <w:lang w:val="es-GT"/>
        </w:rPr>
      </w:pPr>
    </w:p>
    <w:p w14:paraId="409B7AAE" w14:textId="25A17AD9" w:rsidR="00682072" w:rsidRDefault="009D719C" w:rsidP="00FD1848">
      <w:pPr>
        <w:rPr>
          <w:rFonts w:ascii="Times New Roman" w:hAnsi="Times New Roman" w:cs="Times New Roman"/>
          <w:sz w:val="20"/>
          <w:szCs w:val="20"/>
          <w:lang w:val="es-GT"/>
        </w:rPr>
      </w:pPr>
      <w:r>
        <w:rPr>
          <w:rFonts w:ascii="Times New Roman" w:hAnsi="Times New Roman" w:cs="Times New Roman"/>
          <w:sz w:val="20"/>
          <w:szCs w:val="20"/>
          <w:lang w:val="es-GT"/>
        </w:rPr>
        <w:t>Esta</w:t>
      </w:r>
      <w:r w:rsidR="00616364" w:rsidRPr="00F87778">
        <w:rPr>
          <w:rFonts w:ascii="Times New Roman" w:hAnsi="Times New Roman" w:cs="Times New Roman"/>
          <w:sz w:val="20"/>
          <w:szCs w:val="20"/>
          <w:lang w:val="es-GT"/>
        </w:rPr>
        <w:t xml:space="preserve"> tabla,</w:t>
      </w:r>
      <w:r>
        <w:rPr>
          <w:rFonts w:ascii="Times New Roman" w:hAnsi="Times New Roman" w:cs="Times New Roman"/>
          <w:sz w:val="20"/>
          <w:szCs w:val="20"/>
          <w:lang w:val="es-GT"/>
        </w:rPr>
        <w:t xml:space="preserve"> abarca los costos netos de los elementos de hardware y software para la elaboración e implementación de la aplicación web, en cuanto al recurso humano e insumos tales como energía eléctrica e internet se hará el cálculo en el </w:t>
      </w:r>
      <w:r w:rsidR="00C15066">
        <w:rPr>
          <w:rFonts w:ascii="Times New Roman" w:hAnsi="Times New Roman" w:cs="Times New Roman"/>
          <w:sz w:val="20"/>
          <w:szCs w:val="20"/>
          <w:lang w:val="es-GT"/>
        </w:rPr>
        <w:t>marco Administrativo.</w:t>
      </w:r>
    </w:p>
    <w:p w14:paraId="273D3A87" w14:textId="77777777" w:rsidR="009E7533" w:rsidRDefault="009E7533" w:rsidP="00754C55">
      <w:pPr>
        <w:ind w:left="0" w:firstLine="0"/>
        <w:rPr>
          <w:rFonts w:ascii="Times New Roman" w:hAnsi="Times New Roman" w:cs="Times New Roman"/>
          <w:sz w:val="20"/>
          <w:szCs w:val="20"/>
          <w:lang w:val="es-GT"/>
        </w:rPr>
      </w:pPr>
    </w:p>
    <w:p w14:paraId="1464A742" w14:textId="77777777" w:rsidR="00CF24EC" w:rsidRPr="00FD1848" w:rsidRDefault="00CF24EC" w:rsidP="00FD1848">
      <w:pPr>
        <w:rPr>
          <w:rFonts w:ascii="Times New Roman" w:hAnsi="Times New Roman" w:cs="Times New Roman"/>
          <w:sz w:val="20"/>
          <w:szCs w:val="20"/>
          <w:lang w:val="es-GT"/>
        </w:rPr>
      </w:pPr>
    </w:p>
    <w:p w14:paraId="4DD9670E" w14:textId="00A8977F" w:rsidR="00022C4B" w:rsidRDefault="00022C4B" w:rsidP="00022C4B">
      <w:pPr>
        <w:pStyle w:val="Ttulo1"/>
      </w:pPr>
      <w:bookmarkStart w:id="362" w:name="_Toc41638868"/>
      <w:bookmarkStart w:id="363" w:name="_Hlk40515175"/>
      <w:r>
        <w:t>V. Marco Administrativo</w:t>
      </w:r>
      <w:bookmarkEnd w:id="362"/>
    </w:p>
    <w:p w14:paraId="0F5118E9" w14:textId="43283B89" w:rsidR="00022C4B" w:rsidRPr="00AE3A69" w:rsidRDefault="00022C4B" w:rsidP="00CB28E8">
      <w:pPr>
        <w:pStyle w:val="Ttulo2"/>
        <w:numPr>
          <w:ilvl w:val="0"/>
          <w:numId w:val="29"/>
        </w:numPr>
      </w:pPr>
      <w:bookmarkStart w:id="364" w:name="_Toc41638869"/>
      <w:r w:rsidRPr="00AE3A69">
        <w:t>Recursos</w:t>
      </w:r>
      <w:bookmarkEnd w:id="364"/>
    </w:p>
    <w:p w14:paraId="6E588503" w14:textId="08FED404" w:rsidR="00927F36" w:rsidRPr="00AE3A69" w:rsidRDefault="000E010F" w:rsidP="00A26954">
      <w:pPr>
        <w:rPr>
          <w:rFonts w:ascii="Times New Roman" w:hAnsi="Times New Roman" w:cs="Times New Roman"/>
          <w:sz w:val="24"/>
          <w:szCs w:val="24"/>
          <w:lang w:val="es-GT"/>
        </w:rPr>
      </w:pPr>
      <w:r w:rsidRPr="00AE3A69">
        <w:rPr>
          <w:rFonts w:ascii="Times New Roman" w:hAnsi="Times New Roman" w:cs="Times New Roman"/>
          <w:sz w:val="24"/>
          <w:szCs w:val="24"/>
          <w:lang w:val="es-GT"/>
        </w:rPr>
        <w:t xml:space="preserve">Constituyen el </w:t>
      </w:r>
      <w:r w:rsidR="00C04CF9" w:rsidRPr="00AE3A69">
        <w:rPr>
          <w:rFonts w:ascii="Times New Roman" w:hAnsi="Times New Roman" w:cs="Times New Roman"/>
          <w:sz w:val="24"/>
          <w:szCs w:val="24"/>
          <w:lang w:val="es-GT"/>
        </w:rPr>
        <w:t>pilar del proyecto, de esta forma para clarificar su utilización e involucración se dividirán en tres elementos para comprender de mejor forma su estructuración:</w:t>
      </w:r>
    </w:p>
    <w:p w14:paraId="0A236F7B" w14:textId="2C9B3FC9" w:rsidR="00A26954" w:rsidRDefault="00A17653" w:rsidP="00682072">
      <w:pPr>
        <w:pStyle w:val="Ttulo3"/>
      </w:pPr>
      <w:bookmarkStart w:id="365" w:name="_Toc41638870"/>
      <w:r w:rsidRPr="00AE3A69">
        <w:t>Recurso humano.</w:t>
      </w:r>
      <w:bookmarkEnd w:id="365"/>
    </w:p>
    <w:p w14:paraId="616E9592" w14:textId="394E6BB7" w:rsidR="00754C55" w:rsidRDefault="00912549" w:rsidP="00754C55">
      <w:pPr>
        <w:rPr>
          <w:rFonts w:ascii="Times New Roman" w:hAnsi="Times New Roman" w:cs="Times New Roman"/>
          <w:sz w:val="24"/>
          <w:szCs w:val="24"/>
          <w:lang w:val="es-GT"/>
        </w:rPr>
      </w:pPr>
      <w:r w:rsidRPr="00912549">
        <w:rPr>
          <w:rFonts w:ascii="Times New Roman" w:hAnsi="Times New Roman" w:cs="Times New Roman"/>
          <w:sz w:val="24"/>
          <w:szCs w:val="24"/>
          <w:lang w:val="es-GT"/>
        </w:rPr>
        <w:lastRenderedPageBreak/>
        <w:t xml:space="preserve">En </w:t>
      </w:r>
      <w:r w:rsidR="008C609E" w:rsidRPr="00912549">
        <w:rPr>
          <w:rFonts w:ascii="Times New Roman" w:hAnsi="Times New Roman" w:cs="Times New Roman"/>
          <w:sz w:val="24"/>
          <w:szCs w:val="24"/>
          <w:lang w:val="es-GT"/>
        </w:rPr>
        <w:t>él</w:t>
      </w:r>
      <w:r w:rsidRPr="00912549">
        <w:rPr>
          <w:rFonts w:ascii="Times New Roman" w:hAnsi="Times New Roman" w:cs="Times New Roman"/>
          <w:sz w:val="24"/>
          <w:szCs w:val="24"/>
          <w:lang w:val="es-GT"/>
        </w:rPr>
        <w:t xml:space="preserve"> se detallará de forma explícita el total de </w:t>
      </w:r>
      <w:r w:rsidR="00512682">
        <w:rPr>
          <w:rFonts w:ascii="Times New Roman" w:hAnsi="Times New Roman" w:cs="Times New Roman"/>
          <w:sz w:val="24"/>
          <w:szCs w:val="24"/>
          <w:lang w:val="es-GT"/>
        </w:rPr>
        <w:t xml:space="preserve">personal, </w:t>
      </w:r>
      <w:r w:rsidRPr="00912549">
        <w:rPr>
          <w:rFonts w:ascii="Times New Roman" w:hAnsi="Times New Roman" w:cs="Times New Roman"/>
          <w:sz w:val="24"/>
          <w:szCs w:val="24"/>
          <w:lang w:val="es-GT"/>
        </w:rPr>
        <w:t>horas</w:t>
      </w:r>
      <w:r w:rsidR="00512682">
        <w:rPr>
          <w:rFonts w:ascii="Times New Roman" w:hAnsi="Times New Roman" w:cs="Times New Roman"/>
          <w:sz w:val="24"/>
          <w:szCs w:val="24"/>
          <w:lang w:val="es-GT"/>
        </w:rPr>
        <w:t xml:space="preserve"> y </w:t>
      </w:r>
      <w:r w:rsidR="008C609E">
        <w:rPr>
          <w:rFonts w:ascii="Times New Roman" w:hAnsi="Times New Roman" w:cs="Times New Roman"/>
          <w:sz w:val="24"/>
          <w:szCs w:val="24"/>
          <w:lang w:val="es-GT"/>
        </w:rPr>
        <w:t>la</w:t>
      </w:r>
      <w:r w:rsidR="00512682">
        <w:rPr>
          <w:rFonts w:ascii="Times New Roman" w:hAnsi="Times New Roman" w:cs="Times New Roman"/>
          <w:sz w:val="24"/>
          <w:szCs w:val="24"/>
          <w:lang w:val="es-GT"/>
        </w:rPr>
        <w:t xml:space="preserve"> representación en el costo económico</w:t>
      </w:r>
      <w:r w:rsidRPr="00912549">
        <w:rPr>
          <w:rFonts w:ascii="Times New Roman" w:hAnsi="Times New Roman" w:cs="Times New Roman"/>
          <w:sz w:val="24"/>
          <w:szCs w:val="24"/>
          <w:lang w:val="es-GT"/>
        </w:rPr>
        <w:t xml:space="preserve"> </w:t>
      </w:r>
      <w:r w:rsidR="00512682">
        <w:rPr>
          <w:rFonts w:ascii="Times New Roman" w:hAnsi="Times New Roman" w:cs="Times New Roman"/>
          <w:sz w:val="24"/>
          <w:szCs w:val="24"/>
          <w:lang w:val="es-GT"/>
        </w:rPr>
        <w:t>de</w:t>
      </w:r>
      <w:r w:rsidRPr="00912549">
        <w:rPr>
          <w:rFonts w:ascii="Times New Roman" w:hAnsi="Times New Roman" w:cs="Times New Roman"/>
          <w:sz w:val="24"/>
          <w:szCs w:val="24"/>
          <w:lang w:val="es-GT"/>
        </w:rPr>
        <w:t xml:space="preserve"> cada </w:t>
      </w:r>
      <w:r w:rsidR="00512682">
        <w:rPr>
          <w:rFonts w:ascii="Times New Roman" w:hAnsi="Times New Roman" w:cs="Times New Roman"/>
          <w:sz w:val="24"/>
          <w:szCs w:val="24"/>
          <w:lang w:val="es-GT"/>
        </w:rPr>
        <w:t xml:space="preserve">puesto </w:t>
      </w:r>
      <w:r w:rsidRPr="00912549">
        <w:rPr>
          <w:rFonts w:ascii="Times New Roman" w:hAnsi="Times New Roman" w:cs="Times New Roman"/>
          <w:sz w:val="24"/>
          <w:szCs w:val="24"/>
          <w:lang w:val="es-GT"/>
        </w:rPr>
        <w:t>descrito en el numeral uno punto seis (1.6) del Marco de Factibilidad</w:t>
      </w:r>
      <w:r w:rsidR="00AC4592">
        <w:rPr>
          <w:rFonts w:ascii="Times New Roman" w:hAnsi="Times New Roman" w:cs="Times New Roman"/>
          <w:sz w:val="24"/>
          <w:szCs w:val="24"/>
          <w:lang w:val="es-GT"/>
        </w:rPr>
        <w:t xml:space="preserve"> de acuerdo con la proyección del diagrama de Gantt Anexo (</w:t>
      </w:r>
      <w:proofErr w:type="spellStart"/>
      <w:r w:rsidR="00AC4592">
        <w:rPr>
          <w:rFonts w:ascii="Times New Roman" w:hAnsi="Times New Roman" w:cs="Times New Roman"/>
          <w:sz w:val="24"/>
          <w:szCs w:val="24"/>
          <w:lang w:val="es-GT"/>
        </w:rPr>
        <w:t>xxxxxxxxx</w:t>
      </w:r>
      <w:proofErr w:type="spellEnd"/>
      <w:r w:rsidR="00AC4592">
        <w:rPr>
          <w:rFonts w:ascii="Times New Roman" w:hAnsi="Times New Roman" w:cs="Times New Roman"/>
          <w:sz w:val="24"/>
          <w:szCs w:val="24"/>
          <w:lang w:val="es-GT"/>
        </w:rPr>
        <w:t>)</w:t>
      </w:r>
      <w:r w:rsidRPr="00912549">
        <w:rPr>
          <w:rFonts w:ascii="Times New Roman" w:hAnsi="Times New Roman" w:cs="Times New Roman"/>
          <w:sz w:val="24"/>
          <w:szCs w:val="24"/>
          <w:lang w:val="es-GT"/>
        </w:rPr>
        <w:t>, a continuación, se presentará el desglose correspondiente</w:t>
      </w:r>
      <w:r w:rsidR="00754C55">
        <w:rPr>
          <w:rFonts w:ascii="Times New Roman" w:hAnsi="Times New Roman" w:cs="Times New Roman"/>
          <w:sz w:val="24"/>
          <w:szCs w:val="24"/>
          <w:lang w:val="es-GT"/>
        </w:rPr>
        <w:t>.</w:t>
      </w:r>
    </w:p>
    <w:p w14:paraId="251BAC67" w14:textId="75D668A5" w:rsidR="00754C55" w:rsidRPr="00754C55" w:rsidRDefault="00754C55" w:rsidP="00754C55">
      <w:pPr>
        <w:pStyle w:val="Descripcin"/>
        <w:keepNext/>
        <w:ind w:left="426"/>
        <w:rPr>
          <w:rFonts w:ascii="Times New Roman" w:hAnsi="Times New Roman" w:cs="Times New Roman"/>
          <w:b/>
          <w:bCs/>
          <w:color w:val="auto"/>
          <w:sz w:val="20"/>
          <w:szCs w:val="20"/>
        </w:rPr>
      </w:pPr>
      <w:bookmarkStart w:id="366" w:name="_Toc40909832"/>
      <w:r w:rsidRPr="00682072">
        <w:rPr>
          <w:rFonts w:ascii="Times New Roman" w:hAnsi="Times New Roman" w:cs="Times New Roman"/>
          <w:b/>
          <w:bCs/>
          <w:color w:val="auto"/>
          <w:sz w:val="20"/>
          <w:szCs w:val="20"/>
        </w:rPr>
        <w:t xml:space="preserve">Tabla </w:t>
      </w:r>
      <w:r w:rsidRPr="00682072">
        <w:rPr>
          <w:rFonts w:ascii="Times New Roman" w:hAnsi="Times New Roman" w:cs="Times New Roman"/>
          <w:b/>
          <w:bCs/>
          <w:color w:val="auto"/>
          <w:sz w:val="20"/>
          <w:szCs w:val="20"/>
        </w:rPr>
        <w:fldChar w:fldCharType="begin"/>
      </w:r>
      <w:r w:rsidRPr="00682072">
        <w:rPr>
          <w:rFonts w:ascii="Times New Roman" w:hAnsi="Times New Roman" w:cs="Times New Roman"/>
          <w:b/>
          <w:bCs/>
          <w:color w:val="auto"/>
          <w:sz w:val="20"/>
          <w:szCs w:val="20"/>
        </w:rPr>
        <w:instrText xml:space="preserve"> SEQ Tabla \* ARABIC </w:instrText>
      </w:r>
      <w:r w:rsidRPr="00682072">
        <w:rPr>
          <w:rFonts w:ascii="Times New Roman" w:hAnsi="Times New Roman" w:cs="Times New Roman"/>
          <w:b/>
          <w:bCs/>
          <w:color w:val="auto"/>
          <w:sz w:val="20"/>
          <w:szCs w:val="20"/>
        </w:rPr>
        <w:fldChar w:fldCharType="separate"/>
      </w:r>
      <w:r>
        <w:rPr>
          <w:rFonts w:ascii="Times New Roman" w:hAnsi="Times New Roman" w:cs="Times New Roman"/>
          <w:b/>
          <w:bCs/>
          <w:noProof/>
          <w:color w:val="auto"/>
          <w:sz w:val="20"/>
          <w:szCs w:val="20"/>
        </w:rPr>
        <w:t>6</w:t>
      </w:r>
      <w:r w:rsidRPr="00682072">
        <w:rPr>
          <w:rFonts w:ascii="Times New Roman" w:hAnsi="Times New Roman" w:cs="Times New Roman"/>
          <w:b/>
          <w:bCs/>
          <w:color w:val="auto"/>
          <w:sz w:val="20"/>
          <w:szCs w:val="20"/>
        </w:rPr>
        <w:fldChar w:fldCharType="end"/>
      </w:r>
      <w:r w:rsidRPr="00682072">
        <w:rPr>
          <w:rFonts w:ascii="Times New Roman" w:hAnsi="Times New Roman" w:cs="Times New Roman"/>
          <w:b/>
          <w:bCs/>
          <w:color w:val="auto"/>
          <w:sz w:val="20"/>
          <w:szCs w:val="20"/>
        </w:rPr>
        <w:t>. Representación de la inversión</w:t>
      </w:r>
      <w:r>
        <w:rPr>
          <w:rFonts w:ascii="Times New Roman" w:hAnsi="Times New Roman" w:cs="Times New Roman"/>
          <w:b/>
          <w:bCs/>
          <w:color w:val="auto"/>
          <w:sz w:val="20"/>
          <w:szCs w:val="20"/>
        </w:rPr>
        <w:t xml:space="preserve"> económica</w:t>
      </w:r>
      <w:r w:rsidRPr="00682072">
        <w:rPr>
          <w:rFonts w:ascii="Times New Roman" w:hAnsi="Times New Roman" w:cs="Times New Roman"/>
          <w:b/>
          <w:bCs/>
          <w:color w:val="auto"/>
          <w:sz w:val="20"/>
          <w:szCs w:val="20"/>
        </w:rPr>
        <w:t xml:space="preserve"> necesaria en el factor humano para la realización del proyecto.</w:t>
      </w:r>
      <w:bookmarkEnd w:id="366"/>
    </w:p>
    <w:tbl>
      <w:tblPr>
        <w:tblStyle w:val="Tabladelista6concolores"/>
        <w:tblpPr w:leftFromText="141" w:rightFromText="141" w:vertAnchor="text" w:horzAnchor="margin" w:tblpY="587"/>
        <w:tblW w:w="9461" w:type="dxa"/>
        <w:tblLook w:val="04A0" w:firstRow="1" w:lastRow="0" w:firstColumn="1" w:lastColumn="0" w:noHBand="0" w:noVBand="1"/>
      </w:tblPr>
      <w:tblGrid>
        <w:gridCol w:w="1472"/>
        <w:gridCol w:w="1177"/>
        <w:gridCol w:w="312"/>
        <w:gridCol w:w="236"/>
        <w:gridCol w:w="622"/>
        <w:gridCol w:w="966"/>
        <w:gridCol w:w="570"/>
        <w:gridCol w:w="601"/>
        <w:gridCol w:w="415"/>
        <w:gridCol w:w="847"/>
        <w:gridCol w:w="579"/>
        <w:gridCol w:w="484"/>
        <w:gridCol w:w="1075"/>
        <w:gridCol w:w="105"/>
      </w:tblGrid>
      <w:tr w:rsidR="00E0488F" w14:paraId="6701181E" w14:textId="77777777" w:rsidTr="00346303">
        <w:trPr>
          <w:gridAfter w:val="1"/>
          <w:cnfStyle w:val="100000000000" w:firstRow="1" w:lastRow="0" w:firstColumn="0" w:lastColumn="0" w:oddVBand="0" w:evenVBand="0" w:oddHBand="0" w:evenHBand="0" w:firstRowFirstColumn="0" w:firstRowLastColumn="0" w:lastRowFirstColumn="0" w:lastRowLastColumn="0"/>
          <w:wAfter w:w="105" w:type="dxa"/>
          <w:trHeight w:val="239"/>
        </w:trPr>
        <w:tc>
          <w:tcPr>
            <w:cnfStyle w:val="001000000000" w:firstRow="0" w:lastRow="0" w:firstColumn="1" w:lastColumn="0" w:oddVBand="0" w:evenVBand="0" w:oddHBand="0" w:evenHBand="0" w:firstRowFirstColumn="0" w:firstRowLastColumn="0" w:lastRowFirstColumn="0" w:lastRowLastColumn="0"/>
            <w:tcW w:w="1472" w:type="dxa"/>
            <w:tcBorders>
              <w:top w:val="single" w:sz="4" w:space="0" w:color="000000" w:themeColor="text1"/>
            </w:tcBorders>
            <w:shd w:val="clear" w:color="auto" w:fill="auto"/>
          </w:tcPr>
          <w:p w14:paraId="653BD1A3" w14:textId="718C845F" w:rsidR="00E0488F" w:rsidRPr="00B90EB9" w:rsidRDefault="00E0488F" w:rsidP="00682072">
            <w:pPr>
              <w:jc w:val="center"/>
              <w:rPr>
                <w:rFonts w:ascii="Times New Roman" w:hAnsi="Times New Roman" w:cs="Times New Roman"/>
                <w:sz w:val="24"/>
                <w:szCs w:val="24"/>
              </w:rPr>
            </w:pPr>
            <w:r>
              <w:rPr>
                <w:rFonts w:ascii="Times New Roman" w:hAnsi="Times New Roman" w:cs="Times New Roman"/>
                <w:sz w:val="24"/>
                <w:szCs w:val="24"/>
              </w:rPr>
              <w:t>Rol</w:t>
            </w:r>
          </w:p>
        </w:tc>
        <w:tc>
          <w:tcPr>
            <w:tcW w:w="1177" w:type="dxa"/>
            <w:tcBorders>
              <w:top w:val="single" w:sz="4" w:space="0" w:color="000000" w:themeColor="text1"/>
            </w:tcBorders>
            <w:shd w:val="clear" w:color="auto" w:fill="auto"/>
          </w:tcPr>
          <w:p w14:paraId="42E64EA7" w14:textId="77777777" w:rsidR="00E0488F" w:rsidRPr="00B90EB9" w:rsidRDefault="00E0488F"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EB9">
              <w:rPr>
                <w:rFonts w:ascii="Times New Roman" w:hAnsi="Times New Roman" w:cs="Times New Roman"/>
                <w:sz w:val="24"/>
                <w:szCs w:val="24"/>
              </w:rPr>
              <w:t xml:space="preserve">Cantidad de </w:t>
            </w:r>
            <w:r>
              <w:rPr>
                <w:rFonts w:ascii="Times New Roman" w:hAnsi="Times New Roman" w:cs="Times New Roman"/>
                <w:sz w:val="24"/>
                <w:szCs w:val="24"/>
              </w:rPr>
              <w:t>personal</w:t>
            </w:r>
          </w:p>
        </w:tc>
        <w:tc>
          <w:tcPr>
            <w:tcW w:w="1170" w:type="dxa"/>
            <w:gridSpan w:val="3"/>
            <w:tcBorders>
              <w:top w:val="single" w:sz="4" w:space="0" w:color="000000" w:themeColor="text1"/>
            </w:tcBorders>
          </w:tcPr>
          <w:p w14:paraId="186440DA" w14:textId="77777777" w:rsidR="00E0488F" w:rsidRPr="00B90EB9" w:rsidRDefault="00E0488F"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Hora Hombre</w:t>
            </w:r>
          </w:p>
        </w:tc>
        <w:tc>
          <w:tcPr>
            <w:tcW w:w="1536" w:type="dxa"/>
            <w:gridSpan w:val="2"/>
            <w:tcBorders>
              <w:top w:val="single" w:sz="4" w:space="0" w:color="000000" w:themeColor="text1"/>
            </w:tcBorders>
          </w:tcPr>
          <w:p w14:paraId="5918990D" w14:textId="050E2B3B" w:rsidR="00E0488F" w:rsidRPr="00B90EB9" w:rsidRDefault="00E0488F"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 xml:space="preserve"> días de colaboración </w:t>
            </w:r>
          </w:p>
        </w:tc>
        <w:tc>
          <w:tcPr>
            <w:tcW w:w="1016" w:type="dxa"/>
            <w:gridSpan w:val="2"/>
            <w:tcBorders>
              <w:top w:val="single" w:sz="4" w:space="0" w:color="000000" w:themeColor="text1"/>
            </w:tcBorders>
          </w:tcPr>
          <w:p w14:paraId="77F24579" w14:textId="1F41CD3E" w:rsidR="00E0488F" w:rsidRDefault="00E0488F"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Pr>
                <w:rFonts w:ascii="Times New Roman" w:hAnsi="Times New Roman" w:cs="Times New Roman"/>
                <w:sz w:val="24"/>
                <w:szCs w:val="24"/>
              </w:rPr>
              <w:t>Total</w:t>
            </w:r>
            <w:proofErr w:type="gramEnd"/>
            <w:r>
              <w:rPr>
                <w:rFonts w:ascii="Times New Roman" w:hAnsi="Times New Roman" w:cs="Times New Roman"/>
                <w:sz w:val="24"/>
                <w:szCs w:val="24"/>
              </w:rPr>
              <w:t xml:space="preserve"> horas hombre</w:t>
            </w:r>
          </w:p>
        </w:tc>
        <w:tc>
          <w:tcPr>
            <w:tcW w:w="1426" w:type="dxa"/>
            <w:gridSpan w:val="2"/>
            <w:tcBorders>
              <w:top w:val="single" w:sz="4" w:space="0" w:color="000000" w:themeColor="text1"/>
            </w:tcBorders>
          </w:tcPr>
          <w:p w14:paraId="64E6E72F" w14:textId="68504E1A" w:rsidR="00E0488F" w:rsidRPr="004669EE" w:rsidRDefault="00E0488F"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69EE">
              <w:rPr>
                <w:rFonts w:ascii="Times New Roman" w:hAnsi="Times New Roman" w:cs="Times New Roman"/>
                <w:sz w:val="24"/>
                <w:szCs w:val="24"/>
              </w:rPr>
              <w:t>Subtotal</w:t>
            </w:r>
            <w:r w:rsidR="004669EE" w:rsidRPr="004669EE">
              <w:rPr>
                <w:rFonts w:ascii="Times New Roman" w:hAnsi="Times New Roman" w:cs="Times New Roman"/>
                <w:sz w:val="24"/>
                <w:szCs w:val="24"/>
              </w:rPr>
              <w:t xml:space="preserve"> </w:t>
            </w:r>
          </w:p>
        </w:tc>
        <w:tc>
          <w:tcPr>
            <w:tcW w:w="1559" w:type="dxa"/>
            <w:gridSpan w:val="2"/>
            <w:tcBorders>
              <w:top w:val="single" w:sz="4" w:space="0" w:color="000000" w:themeColor="text1"/>
            </w:tcBorders>
          </w:tcPr>
          <w:p w14:paraId="1FB467DC" w14:textId="5F9EA9DA" w:rsidR="00E0488F" w:rsidRPr="00B90EB9" w:rsidRDefault="00E0488F"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E0488F" w14:paraId="16FC5BC3"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val="138"/>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300735C1" w14:textId="77777777" w:rsidR="00E0488F" w:rsidRPr="00B90EB9" w:rsidRDefault="00E0488F" w:rsidP="00682072">
            <w:pPr>
              <w:rPr>
                <w:rFonts w:ascii="Times New Roman" w:hAnsi="Times New Roman" w:cs="Times New Roman"/>
                <w:b w:val="0"/>
                <w:bCs w:val="0"/>
                <w:sz w:val="24"/>
                <w:szCs w:val="24"/>
              </w:rPr>
            </w:pPr>
          </w:p>
        </w:tc>
        <w:tc>
          <w:tcPr>
            <w:tcW w:w="1177" w:type="dxa"/>
            <w:shd w:val="clear" w:color="auto" w:fill="auto"/>
          </w:tcPr>
          <w:p w14:paraId="1FA5F473"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70" w:type="dxa"/>
            <w:gridSpan w:val="3"/>
            <w:shd w:val="clear" w:color="auto" w:fill="auto"/>
          </w:tcPr>
          <w:p w14:paraId="3C9F9042"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6" w:type="dxa"/>
            <w:gridSpan w:val="2"/>
            <w:shd w:val="clear" w:color="auto" w:fill="auto"/>
          </w:tcPr>
          <w:p w14:paraId="506DFB75"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16" w:type="dxa"/>
            <w:gridSpan w:val="2"/>
            <w:shd w:val="clear" w:color="auto" w:fill="auto"/>
          </w:tcPr>
          <w:p w14:paraId="15A68AF6"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26" w:type="dxa"/>
            <w:gridSpan w:val="2"/>
            <w:shd w:val="clear" w:color="auto" w:fill="auto"/>
          </w:tcPr>
          <w:p w14:paraId="752E3B18" w14:textId="246018DD"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59" w:type="dxa"/>
            <w:gridSpan w:val="2"/>
            <w:shd w:val="clear" w:color="auto" w:fill="auto"/>
          </w:tcPr>
          <w:p w14:paraId="26549C49" w14:textId="093FF1DC"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0488F" w14:paraId="18F14A4B" w14:textId="77777777" w:rsidTr="00346303">
        <w:trPr>
          <w:gridAfter w:val="1"/>
          <w:wAfter w:w="105" w:type="dxa"/>
          <w:trHeight w:val="239"/>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6A590701" w14:textId="51537231" w:rsidR="00E0488F" w:rsidRPr="00894A2C" w:rsidRDefault="00E0488F" w:rsidP="00894A2C">
            <w:pPr>
              <w:rPr>
                <w:rFonts w:ascii="Times New Roman" w:hAnsi="Times New Roman" w:cs="Times New Roman"/>
                <w:b w:val="0"/>
                <w:bCs w:val="0"/>
                <w:sz w:val="20"/>
                <w:szCs w:val="20"/>
              </w:rPr>
            </w:pPr>
            <w:r w:rsidRPr="00894A2C">
              <w:rPr>
                <w:rFonts w:ascii="Times New Roman" w:hAnsi="Times New Roman" w:cs="Times New Roman"/>
                <w:b w:val="0"/>
                <w:bCs w:val="0"/>
                <w:sz w:val="20"/>
                <w:szCs w:val="20"/>
              </w:rPr>
              <w:t>Investigador de Proyecto</w:t>
            </w:r>
          </w:p>
        </w:tc>
        <w:tc>
          <w:tcPr>
            <w:tcW w:w="1177" w:type="dxa"/>
            <w:shd w:val="clear" w:color="auto" w:fill="auto"/>
          </w:tcPr>
          <w:p w14:paraId="746E8FEB" w14:textId="086BF18B"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1</w:t>
            </w:r>
          </w:p>
        </w:tc>
        <w:tc>
          <w:tcPr>
            <w:tcW w:w="1170" w:type="dxa"/>
            <w:gridSpan w:val="3"/>
            <w:shd w:val="clear" w:color="auto" w:fill="auto"/>
          </w:tcPr>
          <w:p w14:paraId="45A36F0B"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Q 40.00</w:t>
            </w:r>
          </w:p>
          <w:p w14:paraId="5094336A" w14:textId="616DA01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60854BE3" w14:textId="260841F6"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121</w:t>
            </w:r>
          </w:p>
        </w:tc>
        <w:tc>
          <w:tcPr>
            <w:tcW w:w="1016" w:type="dxa"/>
            <w:gridSpan w:val="2"/>
            <w:shd w:val="clear" w:color="auto" w:fill="auto"/>
          </w:tcPr>
          <w:p w14:paraId="452F4C3B" w14:textId="0A75A52A"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605</w:t>
            </w:r>
          </w:p>
        </w:tc>
        <w:tc>
          <w:tcPr>
            <w:tcW w:w="1426" w:type="dxa"/>
            <w:gridSpan w:val="2"/>
            <w:shd w:val="clear" w:color="auto" w:fill="auto"/>
          </w:tcPr>
          <w:p w14:paraId="0AC3072D" w14:textId="312DCD72"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24,200.00</w:t>
            </w:r>
          </w:p>
        </w:tc>
        <w:tc>
          <w:tcPr>
            <w:tcW w:w="1559" w:type="dxa"/>
            <w:gridSpan w:val="2"/>
            <w:shd w:val="clear" w:color="auto" w:fill="auto"/>
          </w:tcPr>
          <w:p w14:paraId="74BD3042" w14:textId="405631F2"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24,200.00</w:t>
            </w:r>
          </w:p>
        </w:tc>
      </w:tr>
      <w:tr w:rsidR="00E0488F" w14:paraId="5CBB5340"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hRule="exact" w:val="271"/>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2B43DC6D" w14:textId="77777777" w:rsidR="00E0488F" w:rsidRPr="00894A2C" w:rsidRDefault="00E0488F" w:rsidP="00894A2C">
            <w:pPr>
              <w:rPr>
                <w:rFonts w:ascii="Times New Roman" w:hAnsi="Times New Roman" w:cs="Times New Roman"/>
                <w:b w:val="0"/>
                <w:bCs w:val="0"/>
                <w:sz w:val="20"/>
                <w:szCs w:val="20"/>
              </w:rPr>
            </w:pPr>
          </w:p>
        </w:tc>
        <w:tc>
          <w:tcPr>
            <w:tcW w:w="1177" w:type="dxa"/>
            <w:shd w:val="clear" w:color="auto" w:fill="auto"/>
          </w:tcPr>
          <w:p w14:paraId="656C1225"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gridSpan w:val="3"/>
            <w:shd w:val="clear" w:color="auto" w:fill="auto"/>
          </w:tcPr>
          <w:p w14:paraId="7E00F964"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066C7D5F"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016" w:type="dxa"/>
            <w:gridSpan w:val="2"/>
            <w:shd w:val="clear" w:color="auto" w:fill="auto"/>
          </w:tcPr>
          <w:p w14:paraId="1AA5B1CE"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26" w:type="dxa"/>
            <w:gridSpan w:val="2"/>
            <w:shd w:val="clear" w:color="auto" w:fill="auto"/>
          </w:tcPr>
          <w:p w14:paraId="7EAC8108" w14:textId="428C47A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59" w:type="dxa"/>
            <w:gridSpan w:val="2"/>
            <w:shd w:val="clear" w:color="auto" w:fill="auto"/>
          </w:tcPr>
          <w:p w14:paraId="0B126BB9" w14:textId="76F70CA1"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0488F" w14:paraId="231AAD40" w14:textId="77777777" w:rsidTr="00346303">
        <w:trPr>
          <w:gridAfter w:val="1"/>
          <w:wAfter w:w="105" w:type="dxa"/>
          <w:trHeight w:hRule="exact" w:val="570"/>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3D579CFF" w14:textId="473D93FC" w:rsidR="00E0488F" w:rsidRPr="00894A2C" w:rsidRDefault="00E0488F" w:rsidP="00894A2C">
            <w:pPr>
              <w:rPr>
                <w:rFonts w:ascii="Times New Roman" w:hAnsi="Times New Roman" w:cs="Times New Roman"/>
                <w:b w:val="0"/>
                <w:bCs w:val="0"/>
                <w:sz w:val="20"/>
                <w:szCs w:val="20"/>
              </w:rPr>
            </w:pPr>
            <w:r w:rsidRPr="00894A2C">
              <w:rPr>
                <w:rFonts w:ascii="Times New Roman" w:hAnsi="Times New Roman" w:cs="Times New Roman"/>
                <w:b w:val="0"/>
                <w:bCs w:val="0"/>
                <w:sz w:val="20"/>
                <w:szCs w:val="20"/>
              </w:rPr>
              <w:t>Analista de sistemas</w:t>
            </w:r>
          </w:p>
        </w:tc>
        <w:tc>
          <w:tcPr>
            <w:tcW w:w="1177" w:type="dxa"/>
            <w:shd w:val="clear" w:color="auto" w:fill="auto"/>
          </w:tcPr>
          <w:p w14:paraId="652EAF10" w14:textId="715F5A8F"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1</w:t>
            </w:r>
          </w:p>
        </w:tc>
        <w:tc>
          <w:tcPr>
            <w:tcW w:w="1170" w:type="dxa"/>
            <w:gridSpan w:val="3"/>
            <w:shd w:val="clear" w:color="auto" w:fill="auto"/>
          </w:tcPr>
          <w:p w14:paraId="4AFEDD24" w14:textId="5D974E5E"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Q100.00</w:t>
            </w:r>
          </w:p>
        </w:tc>
        <w:tc>
          <w:tcPr>
            <w:tcW w:w="1536" w:type="dxa"/>
            <w:gridSpan w:val="2"/>
            <w:shd w:val="clear" w:color="auto" w:fill="auto"/>
          </w:tcPr>
          <w:p w14:paraId="2E76903C" w14:textId="5C2D42BE"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204</w:t>
            </w:r>
          </w:p>
        </w:tc>
        <w:tc>
          <w:tcPr>
            <w:tcW w:w="1016" w:type="dxa"/>
            <w:gridSpan w:val="2"/>
            <w:shd w:val="clear" w:color="auto" w:fill="auto"/>
          </w:tcPr>
          <w:p w14:paraId="409FEEC3" w14:textId="7D5351C6"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1020</w:t>
            </w:r>
          </w:p>
        </w:tc>
        <w:tc>
          <w:tcPr>
            <w:tcW w:w="1426" w:type="dxa"/>
            <w:gridSpan w:val="2"/>
            <w:shd w:val="clear" w:color="auto" w:fill="auto"/>
          </w:tcPr>
          <w:p w14:paraId="1C56FE74" w14:textId="61A2E109"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102,000.00</w:t>
            </w:r>
          </w:p>
        </w:tc>
        <w:tc>
          <w:tcPr>
            <w:tcW w:w="1559" w:type="dxa"/>
            <w:gridSpan w:val="2"/>
            <w:shd w:val="clear" w:color="auto" w:fill="auto"/>
          </w:tcPr>
          <w:p w14:paraId="158825B1" w14:textId="49A8D9FD"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102,000.00</w:t>
            </w:r>
          </w:p>
        </w:tc>
      </w:tr>
      <w:tr w:rsidR="00E0488F" w14:paraId="098FCBBC"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hRule="exact" w:val="113"/>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07F08EF2" w14:textId="77777777" w:rsidR="00E0488F" w:rsidRPr="00894A2C" w:rsidRDefault="00E0488F" w:rsidP="00894A2C">
            <w:pPr>
              <w:rPr>
                <w:rFonts w:ascii="Times New Roman" w:hAnsi="Times New Roman" w:cs="Times New Roman"/>
                <w:b w:val="0"/>
                <w:bCs w:val="0"/>
                <w:sz w:val="20"/>
                <w:szCs w:val="20"/>
              </w:rPr>
            </w:pPr>
          </w:p>
        </w:tc>
        <w:tc>
          <w:tcPr>
            <w:tcW w:w="1177" w:type="dxa"/>
            <w:shd w:val="clear" w:color="auto" w:fill="auto"/>
          </w:tcPr>
          <w:p w14:paraId="32A87C02"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gridSpan w:val="3"/>
            <w:shd w:val="clear" w:color="auto" w:fill="auto"/>
          </w:tcPr>
          <w:p w14:paraId="04AA2502"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0E5A6DC2"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016" w:type="dxa"/>
            <w:gridSpan w:val="2"/>
            <w:shd w:val="clear" w:color="auto" w:fill="auto"/>
          </w:tcPr>
          <w:p w14:paraId="179D4CD4"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26" w:type="dxa"/>
            <w:gridSpan w:val="2"/>
            <w:shd w:val="clear" w:color="auto" w:fill="auto"/>
          </w:tcPr>
          <w:p w14:paraId="69F4D7B2" w14:textId="5297762C"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59" w:type="dxa"/>
            <w:gridSpan w:val="2"/>
            <w:shd w:val="clear" w:color="auto" w:fill="auto"/>
          </w:tcPr>
          <w:p w14:paraId="3E316F83" w14:textId="506C6894"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0488F" w14:paraId="6F3F2AC6" w14:textId="77777777" w:rsidTr="00346303">
        <w:trPr>
          <w:gridAfter w:val="1"/>
          <w:wAfter w:w="105" w:type="dxa"/>
          <w:trHeight w:val="299"/>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517541B2" w14:textId="00D55127" w:rsidR="00E0488F" w:rsidRPr="00894A2C" w:rsidRDefault="00E0488F" w:rsidP="00894A2C">
            <w:pPr>
              <w:rPr>
                <w:rFonts w:ascii="Times New Roman" w:hAnsi="Times New Roman" w:cs="Times New Roman"/>
                <w:b w:val="0"/>
                <w:bCs w:val="0"/>
                <w:sz w:val="20"/>
                <w:szCs w:val="20"/>
              </w:rPr>
            </w:pPr>
            <w:r w:rsidRPr="00894A2C">
              <w:rPr>
                <w:rFonts w:ascii="Times New Roman" w:hAnsi="Times New Roman" w:cs="Times New Roman"/>
                <w:b w:val="0"/>
                <w:bCs w:val="0"/>
                <w:sz w:val="20"/>
                <w:szCs w:val="20"/>
              </w:rPr>
              <w:t>Proyect Manager</w:t>
            </w:r>
          </w:p>
        </w:tc>
        <w:tc>
          <w:tcPr>
            <w:tcW w:w="1177" w:type="dxa"/>
            <w:shd w:val="clear" w:color="auto" w:fill="auto"/>
          </w:tcPr>
          <w:p w14:paraId="1A663484" w14:textId="1A8AB804"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170" w:type="dxa"/>
            <w:gridSpan w:val="3"/>
            <w:shd w:val="clear" w:color="auto" w:fill="auto"/>
          </w:tcPr>
          <w:p w14:paraId="5DF9602D" w14:textId="4F598D29"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Q 90.00</w:t>
            </w:r>
          </w:p>
        </w:tc>
        <w:tc>
          <w:tcPr>
            <w:tcW w:w="1536" w:type="dxa"/>
            <w:gridSpan w:val="2"/>
            <w:shd w:val="clear" w:color="auto" w:fill="auto"/>
          </w:tcPr>
          <w:p w14:paraId="42EB8F57" w14:textId="71B051F5"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287</w:t>
            </w:r>
          </w:p>
        </w:tc>
        <w:tc>
          <w:tcPr>
            <w:tcW w:w="1016" w:type="dxa"/>
            <w:gridSpan w:val="2"/>
            <w:shd w:val="clear" w:color="auto" w:fill="auto"/>
          </w:tcPr>
          <w:p w14:paraId="76B374EA" w14:textId="12D5D1DC"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1435</w:t>
            </w:r>
          </w:p>
        </w:tc>
        <w:tc>
          <w:tcPr>
            <w:tcW w:w="1426" w:type="dxa"/>
            <w:gridSpan w:val="2"/>
            <w:shd w:val="clear" w:color="auto" w:fill="auto"/>
          </w:tcPr>
          <w:p w14:paraId="35AAA8C4" w14:textId="27599256" w:rsidR="00E0488F" w:rsidRPr="00894A2C" w:rsidRDefault="00E04C64"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129,150.00</w:t>
            </w:r>
          </w:p>
        </w:tc>
        <w:tc>
          <w:tcPr>
            <w:tcW w:w="1559" w:type="dxa"/>
            <w:gridSpan w:val="2"/>
            <w:shd w:val="clear" w:color="auto" w:fill="auto"/>
          </w:tcPr>
          <w:p w14:paraId="61E6D325" w14:textId="04B7C89C" w:rsidR="00E0488F" w:rsidRPr="00894A2C" w:rsidRDefault="00E04C64"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129,150.00</w:t>
            </w:r>
          </w:p>
        </w:tc>
      </w:tr>
      <w:tr w:rsidR="00E0488F" w14:paraId="38FC2883"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hRule="exact" w:val="113"/>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6558E331" w14:textId="77777777" w:rsidR="00E0488F" w:rsidRPr="00894A2C" w:rsidRDefault="00E0488F" w:rsidP="00894A2C">
            <w:pPr>
              <w:rPr>
                <w:rFonts w:ascii="Times New Roman" w:hAnsi="Times New Roman" w:cs="Times New Roman"/>
                <w:b w:val="0"/>
                <w:bCs w:val="0"/>
                <w:sz w:val="20"/>
                <w:szCs w:val="20"/>
              </w:rPr>
            </w:pPr>
          </w:p>
        </w:tc>
        <w:tc>
          <w:tcPr>
            <w:tcW w:w="1177" w:type="dxa"/>
            <w:shd w:val="clear" w:color="auto" w:fill="auto"/>
          </w:tcPr>
          <w:p w14:paraId="1E10B2FB"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gridSpan w:val="3"/>
            <w:shd w:val="clear" w:color="auto" w:fill="auto"/>
          </w:tcPr>
          <w:p w14:paraId="01AF1B68"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35BB1E8D"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016" w:type="dxa"/>
            <w:gridSpan w:val="2"/>
            <w:shd w:val="clear" w:color="auto" w:fill="auto"/>
          </w:tcPr>
          <w:p w14:paraId="559EB833" w14:textId="7777777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26" w:type="dxa"/>
            <w:gridSpan w:val="2"/>
            <w:shd w:val="clear" w:color="auto" w:fill="auto"/>
          </w:tcPr>
          <w:p w14:paraId="3576E4F7" w14:textId="5D991A9C"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59" w:type="dxa"/>
            <w:gridSpan w:val="2"/>
            <w:shd w:val="clear" w:color="auto" w:fill="auto"/>
          </w:tcPr>
          <w:p w14:paraId="668FE2C9" w14:textId="6F193799"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E0488F" w14:paraId="5FA49870" w14:textId="77777777" w:rsidTr="00346303">
        <w:trPr>
          <w:gridAfter w:val="1"/>
          <w:wAfter w:w="105" w:type="dxa"/>
          <w:trHeight w:hRule="exact" w:val="113"/>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7FD3B4D6" w14:textId="77777777" w:rsidR="00E0488F" w:rsidRPr="00894A2C" w:rsidRDefault="00E0488F" w:rsidP="00894A2C">
            <w:pPr>
              <w:rPr>
                <w:rFonts w:ascii="Times New Roman" w:hAnsi="Times New Roman" w:cs="Times New Roman"/>
                <w:b w:val="0"/>
                <w:bCs w:val="0"/>
                <w:sz w:val="20"/>
                <w:szCs w:val="20"/>
              </w:rPr>
            </w:pPr>
          </w:p>
        </w:tc>
        <w:tc>
          <w:tcPr>
            <w:tcW w:w="1177" w:type="dxa"/>
            <w:shd w:val="clear" w:color="auto" w:fill="auto"/>
          </w:tcPr>
          <w:p w14:paraId="77CD6B9A"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gridSpan w:val="3"/>
            <w:shd w:val="clear" w:color="auto" w:fill="auto"/>
          </w:tcPr>
          <w:p w14:paraId="1EA5E883"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5DD59CEA"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016" w:type="dxa"/>
            <w:gridSpan w:val="2"/>
            <w:shd w:val="clear" w:color="auto" w:fill="auto"/>
          </w:tcPr>
          <w:p w14:paraId="2C6C3DAD"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26" w:type="dxa"/>
            <w:gridSpan w:val="2"/>
            <w:shd w:val="clear" w:color="auto" w:fill="auto"/>
          </w:tcPr>
          <w:p w14:paraId="3CFD9F44" w14:textId="450D5B16"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gridSpan w:val="2"/>
            <w:shd w:val="clear" w:color="auto" w:fill="auto"/>
          </w:tcPr>
          <w:p w14:paraId="66F1A71B" w14:textId="2D3A9F4A"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E0488F" w14:paraId="1A7C8C72"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val="254"/>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3CAB0E38" w14:textId="175DEA2C" w:rsidR="00E0488F" w:rsidRPr="00894A2C" w:rsidRDefault="00E0488F" w:rsidP="00894A2C">
            <w:pPr>
              <w:rPr>
                <w:rFonts w:ascii="Times New Roman" w:hAnsi="Times New Roman" w:cs="Times New Roman"/>
                <w:b w:val="0"/>
                <w:bCs w:val="0"/>
                <w:sz w:val="20"/>
                <w:szCs w:val="20"/>
              </w:rPr>
            </w:pPr>
            <w:r w:rsidRPr="00894A2C">
              <w:rPr>
                <w:rFonts w:ascii="Times New Roman" w:hAnsi="Times New Roman" w:cs="Times New Roman"/>
                <w:b w:val="0"/>
                <w:bCs w:val="0"/>
                <w:sz w:val="20"/>
                <w:szCs w:val="20"/>
              </w:rPr>
              <w:t xml:space="preserve">Desarrollador Senior </w:t>
            </w:r>
            <w:proofErr w:type="spellStart"/>
            <w:r w:rsidRPr="00894A2C">
              <w:rPr>
                <w:rFonts w:ascii="Times New Roman" w:hAnsi="Times New Roman" w:cs="Times New Roman"/>
                <w:b w:val="0"/>
                <w:bCs w:val="0"/>
                <w:sz w:val="20"/>
                <w:szCs w:val="20"/>
              </w:rPr>
              <w:t>Fullstack</w:t>
            </w:r>
            <w:proofErr w:type="spellEnd"/>
          </w:p>
        </w:tc>
        <w:tc>
          <w:tcPr>
            <w:tcW w:w="1177" w:type="dxa"/>
            <w:shd w:val="clear" w:color="auto" w:fill="auto"/>
          </w:tcPr>
          <w:p w14:paraId="094D5203" w14:textId="3896D4C0"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170" w:type="dxa"/>
            <w:gridSpan w:val="3"/>
            <w:shd w:val="clear" w:color="auto" w:fill="auto"/>
          </w:tcPr>
          <w:p w14:paraId="7650047E" w14:textId="3186107D"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Q 73.33</w:t>
            </w:r>
          </w:p>
        </w:tc>
        <w:tc>
          <w:tcPr>
            <w:tcW w:w="1536" w:type="dxa"/>
            <w:gridSpan w:val="2"/>
            <w:shd w:val="clear" w:color="auto" w:fill="auto"/>
          </w:tcPr>
          <w:p w14:paraId="76C959F2" w14:textId="5D6D0EE8"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104 </w:t>
            </w:r>
          </w:p>
        </w:tc>
        <w:tc>
          <w:tcPr>
            <w:tcW w:w="1016" w:type="dxa"/>
            <w:gridSpan w:val="2"/>
            <w:shd w:val="clear" w:color="auto" w:fill="auto"/>
          </w:tcPr>
          <w:p w14:paraId="022B1837" w14:textId="26DD295A"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520</w:t>
            </w:r>
          </w:p>
        </w:tc>
        <w:tc>
          <w:tcPr>
            <w:tcW w:w="1426" w:type="dxa"/>
            <w:gridSpan w:val="2"/>
            <w:shd w:val="clear" w:color="auto" w:fill="auto"/>
          </w:tcPr>
          <w:p w14:paraId="21A651FB" w14:textId="472AAEBC"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76,263.20</w:t>
            </w:r>
          </w:p>
        </w:tc>
        <w:tc>
          <w:tcPr>
            <w:tcW w:w="1559" w:type="dxa"/>
            <w:gridSpan w:val="2"/>
            <w:shd w:val="clear" w:color="auto" w:fill="auto"/>
          </w:tcPr>
          <w:p w14:paraId="258C82A4" w14:textId="49149299"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Q76,263.20</w:t>
            </w:r>
          </w:p>
        </w:tc>
      </w:tr>
      <w:tr w:rsidR="00E0488F" w14:paraId="336F1A17" w14:textId="77777777" w:rsidTr="00346303">
        <w:trPr>
          <w:gridAfter w:val="1"/>
          <w:wAfter w:w="105" w:type="dxa"/>
          <w:trHeight w:hRule="exact" w:val="141"/>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3724B41A" w14:textId="77777777" w:rsidR="00E0488F" w:rsidRPr="00894A2C" w:rsidRDefault="00E0488F" w:rsidP="00894A2C">
            <w:pPr>
              <w:rPr>
                <w:rFonts w:ascii="Times New Roman" w:hAnsi="Times New Roman" w:cs="Times New Roman"/>
                <w:b w:val="0"/>
                <w:bCs w:val="0"/>
                <w:sz w:val="20"/>
                <w:szCs w:val="20"/>
              </w:rPr>
            </w:pPr>
          </w:p>
        </w:tc>
        <w:tc>
          <w:tcPr>
            <w:tcW w:w="1177" w:type="dxa"/>
            <w:shd w:val="clear" w:color="auto" w:fill="auto"/>
          </w:tcPr>
          <w:p w14:paraId="161E1640"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gridSpan w:val="3"/>
            <w:shd w:val="clear" w:color="auto" w:fill="auto"/>
          </w:tcPr>
          <w:p w14:paraId="1B484FB2"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40262D37"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016" w:type="dxa"/>
            <w:gridSpan w:val="2"/>
            <w:shd w:val="clear" w:color="auto" w:fill="auto"/>
          </w:tcPr>
          <w:p w14:paraId="79306922"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26" w:type="dxa"/>
            <w:gridSpan w:val="2"/>
            <w:shd w:val="clear" w:color="auto" w:fill="auto"/>
          </w:tcPr>
          <w:p w14:paraId="18DDCC00" w14:textId="4A4CA3B0"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gridSpan w:val="2"/>
            <w:shd w:val="clear" w:color="auto" w:fill="auto"/>
          </w:tcPr>
          <w:p w14:paraId="13A170BF" w14:textId="04A3BEDD"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E0488F" w14:paraId="07EF8FB7"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val="254"/>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4848C1DE" w14:textId="406286E5" w:rsidR="00E0488F" w:rsidRPr="00894A2C" w:rsidRDefault="00E0488F" w:rsidP="00894A2C">
            <w:pPr>
              <w:rPr>
                <w:rFonts w:ascii="Times New Roman" w:hAnsi="Times New Roman" w:cs="Times New Roman"/>
                <w:b w:val="0"/>
                <w:bCs w:val="0"/>
                <w:sz w:val="20"/>
                <w:szCs w:val="20"/>
              </w:rPr>
            </w:pPr>
            <w:r w:rsidRPr="00894A2C">
              <w:rPr>
                <w:rFonts w:ascii="Times New Roman" w:hAnsi="Times New Roman" w:cs="Times New Roman"/>
                <w:b w:val="0"/>
                <w:bCs w:val="0"/>
                <w:sz w:val="20"/>
                <w:szCs w:val="20"/>
              </w:rPr>
              <w:t>DBA (Administrador de Base de Datos) Junior</w:t>
            </w:r>
            <w:r w:rsidRPr="00894A2C">
              <w:rPr>
                <w:rFonts w:ascii="Times New Roman" w:hAnsi="Times New Roman" w:cs="Times New Roman"/>
                <w:b w:val="0"/>
                <w:bCs w:val="0"/>
                <w:sz w:val="20"/>
                <w:szCs w:val="20"/>
              </w:rPr>
              <w:tab/>
            </w:r>
          </w:p>
        </w:tc>
        <w:tc>
          <w:tcPr>
            <w:tcW w:w="1177" w:type="dxa"/>
            <w:shd w:val="clear" w:color="auto" w:fill="auto"/>
          </w:tcPr>
          <w:p w14:paraId="2A422F80" w14:textId="712C4ED6"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170" w:type="dxa"/>
            <w:gridSpan w:val="3"/>
            <w:shd w:val="clear" w:color="auto" w:fill="auto"/>
          </w:tcPr>
          <w:p w14:paraId="482510C6" w14:textId="796392F6"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94A2C">
              <w:rPr>
                <w:rFonts w:ascii="Times New Roman" w:hAnsi="Times New Roman" w:cs="Times New Roman"/>
                <w:sz w:val="20"/>
                <w:szCs w:val="20"/>
              </w:rPr>
              <w:t>Q 80.00</w:t>
            </w:r>
          </w:p>
        </w:tc>
        <w:tc>
          <w:tcPr>
            <w:tcW w:w="1536" w:type="dxa"/>
            <w:gridSpan w:val="2"/>
            <w:shd w:val="clear" w:color="auto" w:fill="auto"/>
          </w:tcPr>
          <w:p w14:paraId="51015C83" w14:textId="4663EE8B"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30</w:t>
            </w:r>
          </w:p>
        </w:tc>
        <w:tc>
          <w:tcPr>
            <w:tcW w:w="1016" w:type="dxa"/>
            <w:gridSpan w:val="2"/>
            <w:shd w:val="clear" w:color="auto" w:fill="auto"/>
          </w:tcPr>
          <w:p w14:paraId="5AFD4BA5" w14:textId="495D47AD"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150</w:t>
            </w:r>
          </w:p>
        </w:tc>
        <w:tc>
          <w:tcPr>
            <w:tcW w:w="1426" w:type="dxa"/>
            <w:gridSpan w:val="2"/>
            <w:shd w:val="clear" w:color="auto" w:fill="auto"/>
          </w:tcPr>
          <w:p w14:paraId="4C9BFB25" w14:textId="6D41B2FD"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12,000.00</w:t>
            </w:r>
          </w:p>
        </w:tc>
        <w:tc>
          <w:tcPr>
            <w:tcW w:w="1559" w:type="dxa"/>
            <w:gridSpan w:val="2"/>
            <w:shd w:val="clear" w:color="auto" w:fill="auto"/>
          </w:tcPr>
          <w:p w14:paraId="3C46EC99" w14:textId="76D95664"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12,000.00</w:t>
            </w:r>
          </w:p>
        </w:tc>
      </w:tr>
      <w:tr w:rsidR="00E0488F" w14:paraId="3D65B746" w14:textId="77777777" w:rsidTr="00346303">
        <w:trPr>
          <w:gridAfter w:val="1"/>
          <w:wAfter w:w="105" w:type="dxa"/>
          <w:trHeight w:hRule="exact" w:val="113"/>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0C6902B3" w14:textId="4D8F3BBC" w:rsidR="00E0488F" w:rsidRPr="00894A2C" w:rsidRDefault="00E0488F" w:rsidP="00894A2C">
            <w:pPr>
              <w:rPr>
                <w:rFonts w:ascii="Times New Roman" w:hAnsi="Times New Roman" w:cs="Times New Roman"/>
                <w:b w:val="0"/>
                <w:bCs w:val="0"/>
                <w:sz w:val="20"/>
                <w:szCs w:val="20"/>
              </w:rPr>
            </w:pPr>
          </w:p>
        </w:tc>
        <w:tc>
          <w:tcPr>
            <w:tcW w:w="1177" w:type="dxa"/>
            <w:shd w:val="clear" w:color="auto" w:fill="auto"/>
          </w:tcPr>
          <w:p w14:paraId="33994EBE"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gridSpan w:val="3"/>
            <w:shd w:val="clear" w:color="auto" w:fill="auto"/>
          </w:tcPr>
          <w:p w14:paraId="1B6E8DF7"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36" w:type="dxa"/>
            <w:gridSpan w:val="2"/>
            <w:shd w:val="clear" w:color="auto" w:fill="auto"/>
          </w:tcPr>
          <w:p w14:paraId="7B490662"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016" w:type="dxa"/>
            <w:gridSpan w:val="2"/>
            <w:shd w:val="clear" w:color="auto" w:fill="auto"/>
          </w:tcPr>
          <w:p w14:paraId="71553AAA" w14:textId="77777777"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26" w:type="dxa"/>
            <w:gridSpan w:val="2"/>
            <w:shd w:val="clear" w:color="auto" w:fill="auto"/>
          </w:tcPr>
          <w:p w14:paraId="407CD4F7" w14:textId="424BCF1C"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gridSpan w:val="2"/>
            <w:shd w:val="clear" w:color="auto" w:fill="auto"/>
          </w:tcPr>
          <w:p w14:paraId="3B86CCA5" w14:textId="16FE9A94" w:rsidR="00E0488F" w:rsidRPr="00894A2C"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E0488F" w14:paraId="4F07BEA8"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val="254"/>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0234D066" w14:textId="16C4A350" w:rsidR="00E0488F" w:rsidRPr="00894A2C" w:rsidRDefault="00E0488F" w:rsidP="00894A2C">
            <w:pPr>
              <w:rPr>
                <w:rFonts w:ascii="Times New Roman" w:hAnsi="Times New Roman" w:cs="Times New Roman"/>
                <w:b w:val="0"/>
                <w:bCs w:val="0"/>
                <w:sz w:val="20"/>
                <w:szCs w:val="20"/>
              </w:rPr>
            </w:pPr>
            <w:r w:rsidRPr="00894A2C">
              <w:rPr>
                <w:rFonts w:ascii="Times New Roman" w:hAnsi="Times New Roman" w:cs="Times New Roman"/>
                <w:b w:val="0"/>
                <w:bCs w:val="0"/>
                <w:sz w:val="20"/>
                <w:szCs w:val="20"/>
              </w:rPr>
              <w:t>Soporte técnico</w:t>
            </w:r>
          </w:p>
        </w:tc>
        <w:tc>
          <w:tcPr>
            <w:tcW w:w="1177" w:type="dxa"/>
            <w:shd w:val="clear" w:color="auto" w:fill="auto"/>
          </w:tcPr>
          <w:p w14:paraId="3F2B95F9" w14:textId="1DFB2631"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p>
        </w:tc>
        <w:tc>
          <w:tcPr>
            <w:tcW w:w="1170" w:type="dxa"/>
            <w:gridSpan w:val="3"/>
            <w:shd w:val="clear" w:color="auto" w:fill="auto"/>
          </w:tcPr>
          <w:p w14:paraId="06253ECA" w14:textId="71963E27"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23.33</w:t>
            </w:r>
          </w:p>
        </w:tc>
        <w:tc>
          <w:tcPr>
            <w:tcW w:w="1536" w:type="dxa"/>
            <w:gridSpan w:val="2"/>
            <w:shd w:val="clear" w:color="auto" w:fill="auto"/>
          </w:tcPr>
          <w:p w14:paraId="5DE680E1" w14:textId="22B5670B" w:rsidR="00E0488F" w:rsidRPr="00894A2C" w:rsidRDefault="00E0488F"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w:t>
            </w:r>
          </w:p>
        </w:tc>
        <w:tc>
          <w:tcPr>
            <w:tcW w:w="1016" w:type="dxa"/>
            <w:gridSpan w:val="2"/>
            <w:shd w:val="clear" w:color="auto" w:fill="auto"/>
          </w:tcPr>
          <w:p w14:paraId="57913F92" w14:textId="42CC255B" w:rsidR="00E0488F" w:rsidRPr="00894A2C" w:rsidRDefault="004669EE"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10</w:t>
            </w:r>
          </w:p>
        </w:tc>
        <w:tc>
          <w:tcPr>
            <w:tcW w:w="1426" w:type="dxa"/>
            <w:gridSpan w:val="2"/>
            <w:shd w:val="clear" w:color="auto" w:fill="auto"/>
          </w:tcPr>
          <w:p w14:paraId="5960B20A" w14:textId="5FBB7E8D"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233.30</w:t>
            </w:r>
          </w:p>
        </w:tc>
        <w:tc>
          <w:tcPr>
            <w:tcW w:w="1559" w:type="dxa"/>
            <w:gridSpan w:val="2"/>
            <w:shd w:val="clear" w:color="auto" w:fill="auto"/>
          </w:tcPr>
          <w:p w14:paraId="6EEB2C19" w14:textId="31CCB208" w:rsidR="00E0488F" w:rsidRPr="00894A2C" w:rsidRDefault="00E04C64"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 233.30</w:t>
            </w:r>
          </w:p>
        </w:tc>
      </w:tr>
      <w:tr w:rsidR="00E0488F" w14:paraId="4DEB09BB" w14:textId="77777777" w:rsidTr="00346303">
        <w:trPr>
          <w:gridAfter w:val="1"/>
          <w:wAfter w:w="105" w:type="dxa"/>
          <w:trHeight w:hRule="exact" w:val="113"/>
        </w:trPr>
        <w:tc>
          <w:tcPr>
            <w:cnfStyle w:val="001000000000" w:firstRow="0" w:lastRow="0" w:firstColumn="1" w:lastColumn="0" w:oddVBand="0" w:evenVBand="0" w:oddHBand="0" w:evenHBand="0" w:firstRowFirstColumn="0" w:firstRowLastColumn="0" w:lastRowFirstColumn="0" w:lastRowLastColumn="0"/>
            <w:tcW w:w="1472" w:type="dxa"/>
            <w:shd w:val="clear" w:color="auto" w:fill="auto"/>
          </w:tcPr>
          <w:p w14:paraId="772A0B5E" w14:textId="77777777" w:rsidR="00E0488F" w:rsidRDefault="00E0488F" w:rsidP="00682072">
            <w:pPr>
              <w:rPr>
                <w:rFonts w:ascii="Times New Roman" w:hAnsi="Times New Roman" w:cs="Times New Roman"/>
                <w:b w:val="0"/>
                <w:bCs w:val="0"/>
                <w:sz w:val="24"/>
                <w:szCs w:val="24"/>
              </w:rPr>
            </w:pPr>
          </w:p>
        </w:tc>
        <w:tc>
          <w:tcPr>
            <w:tcW w:w="1177" w:type="dxa"/>
            <w:shd w:val="clear" w:color="auto" w:fill="auto"/>
          </w:tcPr>
          <w:p w14:paraId="23031B46" w14:textId="77777777"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70" w:type="dxa"/>
            <w:gridSpan w:val="3"/>
            <w:shd w:val="clear" w:color="auto" w:fill="auto"/>
          </w:tcPr>
          <w:p w14:paraId="493A054D" w14:textId="77777777"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36" w:type="dxa"/>
            <w:gridSpan w:val="2"/>
            <w:shd w:val="clear" w:color="auto" w:fill="auto"/>
          </w:tcPr>
          <w:p w14:paraId="51EA2FA4" w14:textId="1C1126CA" w:rsidR="00E0488F" w:rsidRDefault="00E0488F" w:rsidP="0034630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16" w:type="dxa"/>
            <w:gridSpan w:val="2"/>
            <w:shd w:val="clear" w:color="auto" w:fill="auto"/>
          </w:tcPr>
          <w:p w14:paraId="1CB9099E" w14:textId="77777777"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26" w:type="dxa"/>
            <w:gridSpan w:val="2"/>
            <w:shd w:val="clear" w:color="auto" w:fill="auto"/>
          </w:tcPr>
          <w:p w14:paraId="6E6E0FCD" w14:textId="7A40A2F8"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59" w:type="dxa"/>
            <w:gridSpan w:val="2"/>
            <w:shd w:val="clear" w:color="auto" w:fill="auto"/>
          </w:tcPr>
          <w:p w14:paraId="20328A29" w14:textId="6D9B0079" w:rsidR="00E0488F" w:rsidRDefault="00E0488F"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0488F" w14:paraId="054F2B11" w14:textId="77777777" w:rsidTr="00346303">
        <w:trPr>
          <w:gridAfter w:val="1"/>
          <w:cnfStyle w:val="000000100000" w:firstRow="0" w:lastRow="0" w:firstColumn="0" w:lastColumn="0" w:oddVBand="0" w:evenVBand="0" w:oddHBand="1" w:evenHBand="0" w:firstRowFirstColumn="0" w:firstRowLastColumn="0" w:lastRowFirstColumn="0" w:lastRowLastColumn="0"/>
          <w:wAfter w:w="105" w:type="dxa"/>
          <w:trHeight w:val="239"/>
        </w:trPr>
        <w:tc>
          <w:tcPr>
            <w:cnfStyle w:val="001000000000" w:firstRow="0" w:lastRow="0" w:firstColumn="1" w:lastColumn="0" w:oddVBand="0" w:evenVBand="0" w:oddHBand="0" w:evenHBand="0" w:firstRowFirstColumn="0" w:firstRowLastColumn="0" w:lastRowFirstColumn="0" w:lastRowLastColumn="0"/>
            <w:tcW w:w="1472" w:type="dxa"/>
            <w:tcBorders>
              <w:bottom w:val="single" w:sz="4" w:space="0" w:color="000000" w:themeColor="text1"/>
            </w:tcBorders>
            <w:shd w:val="clear" w:color="auto" w:fill="auto"/>
          </w:tcPr>
          <w:p w14:paraId="624F84A6" w14:textId="77777777" w:rsidR="00E0488F" w:rsidRPr="00B90EB9" w:rsidRDefault="00E0488F" w:rsidP="00682072">
            <w:pPr>
              <w:rPr>
                <w:rFonts w:ascii="Times New Roman" w:hAnsi="Times New Roman" w:cs="Times New Roman"/>
                <w:sz w:val="24"/>
                <w:szCs w:val="24"/>
              </w:rPr>
            </w:pPr>
          </w:p>
        </w:tc>
        <w:tc>
          <w:tcPr>
            <w:tcW w:w="1177" w:type="dxa"/>
            <w:tcBorders>
              <w:bottom w:val="single" w:sz="4" w:space="0" w:color="000000" w:themeColor="text1"/>
            </w:tcBorders>
            <w:shd w:val="clear" w:color="auto" w:fill="auto"/>
          </w:tcPr>
          <w:p w14:paraId="1FA0CCDE"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70" w:type="dxa"/>
            <w:gridSpan w:val="3"/>
            <w:tcBorders>
              <w:bottom w:val="single" w:sz="4" w:space="0" w:color="000000" w:themeColor="text1"/>
            </w:tcBorders>
            <w:shd w:val="clear" w:color="auto" w:fill="auto"/>
          </w:tcPr>
          <w:p w14:paraId="76E01E16"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36" w:type="dxa"/>
            <w:gridSpan w:val="2"/>
            <w:tcBorders>
              <w:bottom w:val="single" w:sz="4" w:space="0" w:color="000000" w:themeColor="text1"/>
            </w:tcBorders>
            <w:shd w:val="clear" w:color="auto" w:fill="auto"/>
          </w:tcPr>
          <w:p w14:paraId="0EEF301A"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16" w:type="dxa"/>
            <w:gridSpan w:val="2"/>
            <w:tcBorders>
              <w:bottom w:val="single" w:sz="4" w:space="0" w:color="000000" w:themeColor="text1"/>
            </w:tcBorders>
            <w:shd w:val="clear" w:color="auto" w:fill="auto"/>
          </w:tcPr>
          <w:p w14:paraId="41862686"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26" w:type="dxa"/>
            <w:gridSpan w:val="2"/>
            <w:tcBorders>
              <w:bottom w:val="single" w:sz="4" w:space="0" w:color="000000" w:themeColor="text1"/>
            </w:tcBorders>
            <w:shd w:val="clear" w:color="auto" w:fill="auto"/>
          </w:tcPr>
          <w:p w14:paraId="19BF0CAC" w14:textId="01B2C041"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59" w:type="dxa"/>
            <w:gridSpan w:val="2"/>
            <w:tcBorders>
              <w:bottom w:val="single" w:sz="4" w:space="0" w:color="000000" w:themeColor="text1"/>
            </w:tcBorders>
            <w:shd w:val="clear" w:color="auto" w:fill="auto"/>
          </w:tcPr>
          <w:p w14:paraId="0914FD89" w14:textId="0F611068"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46303" w14:paraId="1DDAE641" w14:textId="77777777" w:rsidTr="00346303">
        <w:trPr>
          <w:gridAfter w:val="1"/>
          <w:wAfter w:w="105" w:type="dxa"/>
          <w:trHeight w:val="239"/>
        </w:trPr>
        <w:tc>
          <w:tcPr>
            <w:cnfStyle w:val="001000000000" w:firstRow="0" w:lastRow="0" w:firstColumn="1" w:lastColumn="0" w:oddVBand="0" w:evenVBand="0" w:oddHBand="0" w:evenHBand="0" w:firstRowFirstColumn="0" w:firstRowLastColumn="0" w:lastRowFirstColumn="0" w:lastRowLastColumn="0"/>
            <w:tcW w:w="1472" w:type="dxa"/>
            <w:tcBorders>
              <w:bottom w:val="single" w:sz="4" w:space="0" w:color="000000" w:themeColor="text1"/>
            </w:tcBorders>
            <w:shd w:val="clear" w:color="auto" w:fill="auto"/>
          </w:tcPr>
          <w:p w14:paraId="7817D357" w14:textId="77777777" w:rsidR="00346303" w:rsidRPr="00B90EB9" w:rsidRDefault="00346303" w:rsidP="00682072">
            <w:pPr>
              <w:rPr>
                <w:rFonts w:ascii="Times New Roman" w:hAnsi="Times New Roman" w:cs="Times New Roman"/>
                <w:sz w:val="24"/>
                <w:szCs w:val="24"/>
              </w:rPr>
            </w:pPr>
          </w:p>
        </w:tc>
        <w:tc>
          <w:tcPr>
            <w:tcW w:w="1177" w:type="dxa"/>
            <w:tcBorders>
              <w:bottom w:val="single" w:sz="4" w:space="0" w:color="000000" w:themeColor="text1"/>
            </w:tcBorders>
            <w:shd w:val="clear" w:color="auto" w:fill="auto"/>
          </w:tcPr>
          <w:p w14:paraId="4513977B" w14:textId="77777777" w:rsidR="00346303" w:rsidRPr="00B90EB9" w:rsidRDefault="00346303" w:rsidP="006820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70" w:type="dxa"/>
            <w:gridSpan w:val="3"/>
            <w:tcBorders>
              <w:bottom w:val="single" w:sz="4" w:space="0" w:color="000000" w:themeColor="text1"/>
            </w:tcBorders>
            <w:shd w:val="clear" w:color="auto" w:fill="auto"/>
          </w:tcPr>
          <w:p w14:paraId="1BA732A9" w14:textId="77777777" w:rsidR="00346303" w:rsidRPr="00B90EB9" w:rsidRDefault="00346303" w:rsidP="006820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978" w:type="dxa"/>
            <w:gridSpan w:val="6"/>
            <w:tcBorders>
              <w:bottom w:val="single" w:sz="4" w:space="0" w:color="000000" w:themeColor="text1"/>
            </w:tcBorders>
            <w:shd w:val="clear" w:color="auto" w:fill="auto"/>
          </w:tcPr>
          <w:p w14:paraId="668D9E10" w14:textId="4EB4D585" w:rsidR="00346303" w:rsidRPr="00346303" w:rsidRDefault="00346303" w:rsidP="006820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46303">
              <w:rPr>
                <w:rFonts w:ascii="Times New Roman" w:hAnsi="Times New Roman" w:cs="Times New Roman"/>
                <w:b/>
                <w:bCs/>
                <w:sz w:val="24"/>
                <w:szCs w:val="24"/>
              </w:rPr>
              <w:t>Total costo neto</w:t>
            </w:r>
            <w:r>
              <w:rPr>
                <w:rFonts w:ascii="Times New Roman" w:hAnsi="Times New Roman" w:cs="Times New Roman"/>
                <w:b/>
                <w:bCs/>
                <w:sz w:val="24"/>
                <w:szCs w:val="24"/>
              </w:rPr>
              <w:t xml:space="preserve"> Del personal necesario para la </w:t>
            </w:r>
            <w:proofErr w:type="gramStart"/>
            <w:r>
              <w:rPr>
                <w:rFonts w:ascii="Times New Roman" w:hAnsi="Times New Roman" w:cs="Times New Roman"/>
                <w:b/>
                <w:bCs/>
                <w:sz w:val="24"/>
                <w:szCs w:val="24"/>
              </w:rPr>
              <w:t xml:space="preserve">realización </w:t>
            </w:r>
            <w:r w:rsidRPr="00346303">
              <w:rPr>
                <w:rFonts w:ascii="Times New Roman" w:hAnsi="Times New Roman" w:cs="Times New Roman"/>
                <w:b/>
                <w:bCs/>
                <w:sz w:val="24"/>
                <w:szCs w:val="24"/>
              </w:rPr>
              <w:t xml:space="preserve"> de</w:t>
            </w:r>
            <w:proofErr w:type="gramEnd"/>
            <w:r>
              <w:rPr>
                <w:rFonts w:ascii="Times New Roman" w:hAnsi="Times New Roman" w:cs="Times New Roman"/>
                <w:b/>
                <w:bCs/>
                <w:sz w:val="24"/>
                <w:szCs w:val="24"/>
              </w:rPr>
              <w:t xml:space="preserve"> la</w:t>
            </w:r>
            <w:r w:rsidRPr="00346303">
              <w:rPr>
                <w:rFonts w:ascii="Times New Roman" w:hAnsi="Times New Roman" w:cs="Times New Roman"/>
                <w:b/>
                <w:bCs/>
                <w:sz w:val="24"/>
                <w:szCs w:val="24"/>
              </w:rPr>
              <w:t xml:space="preserve"> aplicación</w:t>
            </w:r>
          </w:p>
        </w:tc>
        <w:tc>
          <w:tcPr>
            <w:tcW w:w="1559" w:type="dxa"/>
            <w:gridSpan w:val="2"/>
            <w:tcBorders>
              <w:bottom w:val="single" w:sz="4" w:space="0" w:color="000000" w:themeColor="text1"/>
            </w:tcBorders>
            <w:shd w:val="clear" w:color="auto" w:fill="auto"/>
          </w:tcPr>
          <w:p w14:paraId="13D2ED00" w14:textId="45D04DE6" w:rsidR="00346303" w:rsidRPr="00346303" w:rsidRDefault="00346303" w:rsidP="006820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46303">
              <w:rPr>
                <w:rFonts w:ascii="Times New Roman" w:hAnsi="Times New Roman" w:cs="Times New Roman"/>
                <w:b/>
                <w:bCs/>
                <w:sz w:val="24"/>
                <w:szCs w:val="24"/>
              </w:rPr>
              <w:t>Q 343,846.50</w:t>
            </w:r>
          </w:p>
        </w:tc>
      </w:tr>
      <w:tr w:rsidR="00E0488F" w14:paraId="471C1074" w14:textId="77777777" w:rsidTr="0034630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61" w:type="dxa"/>
            <w:gridSpan w:val="3"/>
            <w:tcBorders>
              <w:top w:val="single" w:sz="4" w:space="0" w:color="000000" w:themeColor="text1"/>
              <w:bottom w:val="nil"/>
            </w:tcBorders>
            <w:shd w:val="clear" w:color="auto" w:fill="auto"/>
          </w:tcPr>
          <w:p w14:paraId="4933EACA" w14:textId="77777777" w:rsidR="00E0488F" w:rsidRPr="00B90EB9" w:rsidRDefault="00E0488F" w:rsidP="00682072">
            <w:pPr>
              <w:rPr>
                <w:rFonts w:ascii="Times New Roman" w:hAnsi="Times New Roman" w:cs="Times New Roman"/>
                <w:b w:val="0"/>
                <w:bCs w:val="0"/>
                <w:sz w:val="24"/>
                <w:szCs w:val="24"/>
              </w:rPr>
            </w:pPr>
          </w:p>
        </w:tc>
        <w:tc>
          <w:tcPr>
            <w:tcW w:w="236" w:type="dxa"/>
            <w:tcBorders>
              <w:top w:val="single" w:sz="4" w:space="0" w:color="000000" w:themeColor="text1"/>
              <w:bottom w:val="nil"/>
            </w:tcBorders>
            <w:shd w:val="clear" w:color="auto" w:fill="auto"/>
          </w:tcPr>
          <w:p w14:paraId="67C32963"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88" w:type="dxa"/>
            <w:gridSpan w:val="2"/>
            <w:tcBorders>
              <w:top w:val="single" w:sz="4" w:space="0" w:color="000000" w:themeColor="text1"/>
              <w:bottom w:val="nil"/>
            </w:tcBorders>
            <w:shd w:val="clear" w:color="auto" w:fill="auto"/>
          </w:tcPr>
          <w:p w14:paraId="4517AB48"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71" w:type="dxa"/>
            <w:gridSpan w:val="2"/>
            <w:tcBorders>
              <w:top w:val="single" w:sz="4" w:space="0" w:color="000000" w:themeColor="text1"/>
              <w:bottom w:val="nil"/>
            </w:tcBorders>
            <w:shd w:val="clear" w:color="auto" w:fill="auto"/>
          </w:tcPr>
          <w:p w14:paraId="0ADD00E2"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62" w:type="dxa"/>
            <w:gridSpan w:val="2"/>
            <w:tcBorders>
              <w:top w:val="single" w:sz="4" w:space="0" w:color="000000" w:themeColor="text1"/>
              <w:bottom w:val="nil"/>
            </w:tcBorders>
            <w:shd w:val="clear" w:color="auto" w:fill="auto"/>
          </w:tcPr>
          <w:p w14:paraId="28342597" w14:textId="308574C2"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063" w:type="dxa"/>
            <w:gridSpan w:val="2"/>
            <w:tcBorders>
              <w:top w:val="single" w:sz="4" w:space="0" w:color="000000" w:themeColor="text1"/>
              <w:bottom w:val="nil"/>
            </w:tcBorders>
            <w:shd w:val="clear" w:color="auto" w:fill="auto"/>
          </w:tcPr>
          <w:p w14:paraId="3812CDB6" w14:textId="61F5A7D3"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80" w:type="dxa"/>
            <w:gridSpan w:val="2"/>
            <w:tcBorders>
              <w:top w:val="single" w:sz="4" w:space="0" w:color="000000" w:themeColor="text1"/>
              <w:bottom w:val="nil"/>
            </w:tcBorders>
            <w:shd w:val="clear" w:color="auto" w:fill="auto"/>
          </w:tcPr>
          <w:p w14:paraId="446A8FD1" w14:textId="77777777" w:rsidR="00E0488F" w:rsidRPr="00B90EB9" w:rsidRDefault="00E0488F"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E7F17B6" w14:textId="77777777" w:rsidR="00682072" w:rsidRDefault="00682072" w:rsidP="00682072">
      <w:pPr>
        <w:tabs>
          <w:tab w:val="left" w:pos="1276"/>
        </w:tabs>
        <w:spacing w:line="240" w:lineRule="auto"/>
        <w:ind w:left="0" w:firstLine="0"/>
        <w:rPr>
          <w:rFonts w:ascii="Times New Roman" w:hAnsi="Times New Roman" w:cs="Times New Roman"/>
          <w:b/>
          <w:bCs/>
          <w:i/>
          <w:iCs/>
          <w:sz w:val="24"/>
          <w:szCs w:val="24"/>
          <w:lang w:val="es-GT"/>
        </w:rPr>
      </w:pPr>
    </w:p>
    <w:p w14:paraId="62A105BC" w14:textId="6EF96DD3" w:rsidR="000C2BFA" w:rsidRDefault="00B364C3" w:rsidP="00CE18B6">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Tabla en la cual se expresa el costo total del factor humano necesario en el proyecto</w:t>
      </w:r>
      <w:r w:rsidR="00E0488F">
        <w:rPr>
          <w:rFonts w:ascii="Times New Roman" w:hAnsi="Times New Roman" w:cs="Times New Roman"/>
          <w:sz w:val="20"/>
          <w:szCs w:val="20"/>
          <w:lang w:val="es-GT"/>
        </w:rPr>
        <w:t xml:space="preserve"> Nota. Cada día tiene un estimado </w:t>
      </w:r>
      <w:r w:rsidR="004669EE">
        <w:rPr>
          <w:rFonts w:ascii="Times New Roman" w:hAnsi="Times New Roman" w:cs="Times New Roman"/>
          <w:sz w:val="20"/>
          <w:szCs w:val="20"/>
          <w:lang w:val="es-GT"/>
        </w:rPr>
        <w:t>de cinco</w:t>
      </w:r>
      <w:r w:rsidR="00E0488F">
        <w:rPr>
          <w:rFonts w:ascii="Times New Roman" w:hAnsi="Times New Roman" w:cs="Times New Roman"/>
          <w:sz w:val="20"/>
          <w:szCs w:val="20"/>
          <w:lang w:val="es-GT"/>
        </w:rPr>
        <w:t xml:space="preserve"> (5) horas efectivas de trabajo, el cálculo de horas hombre se basa en el saldo mensual de cada puesto, este fue descrito en el marco de factibilidad en la sección de personal (Recurso Humano) numeral uno punto seis (1.6)</w:t>
      </w:r>
      <w:r w:rsidR="00A26954">
        <w:rPr>
          <w:rFonts w:ascii="Times New Roman" w:hAnsi="Times New Roman" w:cs="Times New Roman"/>
          <w:sz w:val="20"/>
          <w:szCs w:val="20"/>
          <w:lang w:val="es-GT"/>
        </w:rPr>
        <w:t>.</w:t>
      </w:r>
      <w:r w:rsidR="004669EE">
        <w:rPr>
          <w:rFonts w:ascii="Times New Roman" w:hAnsi="Times New Roman" w:cs="Times New Roman"/>
          <w:sz w:val="20"/>
          <w:szCs w:val="20"/>
          <w:lang w:val="es-GT"/>
        </w:rPr>
        <w:t xml:space="preserve"> El costo total se obtiene de la multiplicación del total de las horas hombre por los días de colaboración por la cantidad de personal (Total horas hombre x Costo hora hombre x Cantidad de Personal</w:t>
      </w:r>
      <w:r w:rsidR="00E04C64">
        <w:rPr>
          <w:rFonts w:ascii="Times New Roman" w:hAnsi="Times New Roman" w:cs="Times New Roman"/>
          <w:sz w:val="20"/>
          <w:szCs w:val="20"/>
          <w:lang w:val="es-GT"/>
        </w:rPr>
        <w:t xml:space="preserve">) de cada puesto. Este costo es representativo del ahorro que obtendrá la institución al beneficiarse </w:t>
      </w:r>
      <w:r w:rsidR="00346303">
        <w:rPr>
          <w:rFonts w:ascii="Times New Roman" w:hAnsi="Times New Roman" w:cs="Times New Roman"/>
          <w:sz w:val="20"/>
          <w:szCs w:val="20"/>
          <w:lang w:val="es-GT"/>
        </w:rPr>
        <w:t xml:space="preserve">de por la elaboración e implementación del proyecto por parte del responsable </w:t>
      </w:r>
      <w:proofErr w:type="gramStart"/>
      <w:r w:rsidR="00346303">
        <w:rPr>
          <w:rFonts w:ascii="Times New Roman" w:hAnsi="Times New Roman" w:cs="Times New Roman"/>
          <w:sz w:val="20"/>
          <w:szCs w:val="20"/>
          <w:lang w:val="es-GT"/>
        </w:rPr>
        <w:t>del mismo</w:t>
      </w:r>
      <w:proofErr w:type="gramEnd"/>
      <w:r w:rsidR="00346303">
        <w:rPr>
          <w:rFonts w:ascii="Times New Roman" w:hAnsi="Times New Roman" w:cs="Times New Roman"/>
          <w:sz w:val="20"/>
          <w:szCs w:val="20"/>
          <w:lang w:val="es-GT"/>
        </w:rPr>
        <w:t xml:space="preserve"> quien asumirá todos los roles descritos anteriormente, excepción del rol de soporte técnico.</w:t>
      </w:r>
    </w:p>
    <w:p w14:paraId="55E37F79" w14:textId="77777777" w:rsidR="00B364C3" w:rsidRPr="00681997" w:rsidRDefault="00B364C3" w:rsidP="00346303">
      <w:pPr>
        <w:tabs>
          <w:tab w:val="left" w:pos="1276"/>
        </w:tabs>
        <w:spacing w:line="240" w:lineRule="auto"/>
        <w:ind w:left="0" w:firstLine="0"/>
        <w:rPr>
          <w:rFonts w:ascii="Times New Roman" w:hAnsi="Times New Roman" w:cs="Times New Roman"/>
          <w:sz w:val="20"/>
          <w:szCs w:val="20"/>
          <w:lang w:val="es-GT"/>
        </w:rPr>
      </w:pPr>
    </w:p>
    <w:p w14:paraId="70B8F985" w14:textId="7DD63266" w:rsidR="00CF4AE1" w:rsidRDefault="00A17653" w:rsidP="00E13B49">
      <w:pPr>
        <w:pStyle w:val="Ttulo3"/>
      </w:pPr>
      <w:bookmarkStart w:id="367" w:name="_Toc41638871"/>
      <w:r>
        <w:lastRenderedPageBreak/>
        <w:t>Recurso Material</w:t>
      </w:r>
      <w:r w:rsidR="008555FC">
        <w:t xml:space="preserve"> y/o intangible.</w:t>
      </w:r>
      <w:bookmarkEnd w:id="367"/>
    </w:p>
    <w:p w14:paraId="1D587967" w14:textId="61037BEF" w:rsidR="008555FC" w:rsidRPr="00457376" w:rsidRDefault="008555FC" w:rsidP="00457376">
      <w:pPr>
        <w:ind w:left="851"/>
        <w:rPr>
          <w:rFonts w:ascii="Times New Roman" w:hAnsi="Times New Roman" w:cs="Times New Roman"/>
          <w:sz w:val="24"/>
          <w:szCs w:val="24"/>
          <w:lang w:val="es-GT"/>
        </w:rPr>
      </w:pPr>
      <w:r w:rsidRPr="00457376">
        <w:rPr>
          <w:rFonts w:ascii="Times New Roman" w:hAnsi="Times New Roman" w:cs="Times New Roman"/>
          <w:sz w:val="24"/>
          <w:szCs w:val="24"/>
          <w:lang w:val="es-GT"/>
        </w:rPr>
        <w:t xml:space="preserve">En este punto, se evaluará el costo en los elementos tangibles e intangibles esenciales para la realización del proyecto, es necesario indicar que no se representará el costo de hardware y software, pues este se </w:t>
      </w:r>
      <w:r w:rsidR="00912549">
        <w:rPr>
          <w:rFonts w:ascii="Times New Roman" w:hAnsi="Times New Roman" w:cs="Times New Roman"/>
          <w:sz w:val="24"/>
          <w:szCs w:val="24"/>
          <w:lang w:val="es-GT"/>
        </w:rPr>
        <w:t>detalló</w:t>
      </w:r>
      <w:r w:rsidRPr="00457376">
        <w:rPr>
          <w:rFonts w:ascii="Times New Roman" w:hAnsi="Times New Roman" w:cs="Times New Roman"/>
          <w:sz w:val="24"/>
          <w:szCs w:val="24"/>
          <w:lang w:val="es-GT"/>
        </w:rPr>
        <w:t xml:space="preserve"> en el Marco de Factibilidad</w:t>
      </w:r>
      <w:r w:rsidR="00457376">
        <w:rPr>
          <w:rFonts w:ascii="Times New Roman" w:hAnsi="Times New Roman" w:cs="Times New Roman"/>
          <w:sz w:val="24"/>
          <w:szCs w:val="24"/>
          <w:lang w:val="es-GT"/>
        </w:rPr>
        <w:t xml:space="preserve"> en el numeral</w:t>
      </w:r>
      <w:r w:rsidR="00F806FC">
        <w:rPr>
          <w:rFonts w:ascii="Times New Roman" w:hAnsi="Times New Roman" w:cs="Times New Roman"/>
          <w:sz w:val="24"/>
          <w:szCs w:val="24"/>
          <w:lang w:val="es-GT"/>
        </w:rPr>
        <w:t xml:space="preserve"> uno punto cinco (1.5).</w:t>
      </w:r>
    </w:p>
    <w:p w14:paraId="50FED66A" w14:textId="3394F9C0" w:rsidR="00E13B49" w:rsidRPr="008B58C3" w:rsidRDefault="00E13B49" w:rsidP="00CE18B6">
      <w:pPr>
        <w:pStyle w:val="Descripcin"/>
        <w:keepNext/>
        <w:ind w:left="0"/>
        <w:rPr>
          <w:rFonts w:ascii="Times New Roman" w:hAnsi="Times New Roman" w:cs="Times New Roman"/>
          <w:b/>
          <w:bCs/>
          <w:color w:val="auto"/>
          <w:sz w:val="20"/>
          <w:szCs w:val="20"/>
        </w:rPr>
      </w:pPr>
      <w:bookmarkStart w:id="368" w:name="_Toc40909833"/>
      <w:r w:rsidRPr="008B58C3">
        <w:rPr>
          <w:rFonts w:ascii="Times New Roman" w:hAnsi="Times New Roman" w:cs="Times New Roman"/>
          <w:b/>
          <w:bCs/>
          <w:color w:val="auto"/>
          <w:sz w:val="20"/>
          <w:szCs w:val="20"/>
        </w:rPr>
        <w:t xml:space="preserve">Tabla </w:t>
      </w:r>
      <w:r w:rsidRPr="008B58C3">
        <w:rPr>
          <w:rFonts w:ascii="Times New Roman" w:hAnsi="Times New Roman" w:cs="Times New Roman"/>
          <w:b/>
          <w:bCs/>
          <w:color w:val="auto"/>
          <w:sz w:val="20"/>
          <w:szCs w:val="20"/>
        </w:rPr>
        <w:fldChar w:fldCharType="begin"/>
      </w:r>
      <w:r w:rsidRPr="008B58C3">
        <w:rPr>
          <w:rFonts w:ascii="Times New Roman" w:hAnsi="Times New Roman" w:cs="Times New Roman"/>
          <w:b/>
          <w:bCs/>
          <w:color w:val="auto"/>
          <w:sz w:val="20"/>
          <w:szCs w:val="20"/>
        </w:rPr>
        <w:instrText xml:space="preserve"> SEQ Tabla \* ARABIC </w:instrText>
      </w:r>
      <w:r w:rsidRPr="008B58C3">
        <w:rPr>
          <w:rFonts w:ascii="Times New Roman" w:hAnsi="Times New Roman" w:cs="Times New Roman"/>
          <w:b/>
          <w:bCs/>
          <w:color w:val="auto"/>
          <w:sz w:val="20"/>
          <w:szCs w:val="20"/>
        </w:rPr>
        <w:fldChar w:fldCharType="separate"/>
      </w:r>
      <w:r w:rsidR="005B1BDE">
        <w:rPr>
          <w:rFonts w:ascii="Times New Roman" w:hAnsi="Times New Roman" w:cs="Times New Roman"/>
          <w:b/>
          <w:bCs/>
          <w:noProof/>
          <w:color w:val="auto"/>
          <w:sz w:val="20"/>
          <w:szCs w:val="20"/>
        </w:rPr>
        <w:t>7</w:t>
      </w:r>
      <w:r w:rsidRPr="008B58C3">
        <w:rPr>
          <w:rFonts w:ascii="Times New Roman" w:hAnsi="Times New Roman" w:cs="Times New Roman"/>
          <w:b/>
          <w:bCs/>
          <w:color w:val="auto"/>
          <w:sz w:val="20"/>
          <w:szCs w:val="20"/>
        </w:rPr>
        <w:fldChar w:fldCharType="end"/>
      </w:r>
      <w:r w:rsidRPr="008B58C3">
        <w:rPr>
          <w:rFonts w:ascii="Times New Roman" w:hAnsi="Times New Roman" w:cs="Times New Roman"/>
          <w:b/>
          <w:bCs/>
          <w:color w:val="auto"/>
          <w:sz w:val="20"/>
          <w:szCs w:val="20"/>
        </w:rPr>
        <w:t>. Representación de</w:t>
      </w:r>
      <w:r w:rsidR="008555FC">
        <w:rPr>
          <w:rFonts w:ascii="Times New Roman" w:hAnsi="Times New Roman" w:cs="Times New Roman"/>
          <w:b/>
          <w:bCs/>
          <w:color w:val="auto"/>
          <w:sz w:val="20"/>
          <w:szCs w:val="20"/>
        </w:rPr>
        <w:t>l costo en</w:t>
      </w:r>
      <w:r w:rsidRPr="008B58C3">
        <w:rPr>
          <w:rFonts w:ascii="Times New Roman" w:hAnsi="Times New Roman" w:cs="Times New Roman"/>
          <w:b/>
          <w:bCs/>
          <w:color w:val="auto"/>
          <w:sz w:val="20"/>
          <w:szCs w:val="20"/>
        </w:rPr>
        <w:t xml:space="preserve"> los elementos materiales</w:t>
      </w:r>
      <w:r w:rsidR="008555FC">
        <w:rPr>
          <w:rFonts w:ascii="Times New Roman" w:hAnsi="Times New Roman" w:cs="Times New Roman"/>
          <w:b/>
          <w:bCs/>
          <w:color w:val="auto"/>
          <w:sz w:val="20"/>
          <w:szCs w:val="20"/>
        </w:rPr>
        <w:t xml:space="preserve"> e intangibles</w:t>
      </w:r>
      <w:r w:rsidRPr="008B58C3">
        <w:rPr>
          <w:rFonts w:ascii="Times New Roman" w:hAnsi="Times New Roman" w:cs="Times New Roman"/>
          <w:b/>
          <w:bCs/>
          <w:color w:val="auto"/>
          <w:sz w:val="20"/>
          <w:szCs w:val="20"/>
        </w:rPr>
        <w:t xml:space="preserve"> necesarios para </w:t>
      </w:r>
      <w:r w:rsidR="008555FC">
        <w:rPr>
          <w:rFonts w:ascii="Times New Roman" w:hAnsi="Times New Roman" w:cs="Times New Roman"/>
          <w:b/>
          <w:bCs/>
          <w:color w:val="auto"/>
          <w:sz w:val="20"/>
          <w:szCs w:val="20"/>
        </w:rPr>
        <w:t xml:space="preserve">la realización </w:t>
      </w:r>
      <w:r w:rsidRPr="008B58C3">
        <w:rPr>
          <w:rFonts w:ascii="Times New Roman" w:hAnsi="Times New Roman" w:cs="Times New Roman"/>
          <w:b/>
          <w:bCs/>
          <w:color w:val="auto"/>
          <w:sz w:val="20"/>
          <w:szCs w:val="20"/>
        </w:rPr>
        <w:t xml:space="preserve">del </w:t>
      </w:r>
      <w:bookmarkEnd w:id="368"/>
      <w:r w:rsidR="008555FC" w:rsidRPr="008B58C3">
        <w:rPr>
          <w:rFonts w:ascii="Times New Roman" w:hAnsi="Times New Roman" w:cs="Times New Roman"/>
          <w:b/>
          <w:bCs/>
          <w:color w:val="auto"/>
          <w:sz w:val="20"/>
          <w:szCs w:val="20"/>
        </w:rPr>
        <w:t>proyecto</w:t>
      </w:r>
      <w:r w:rsidR="008555FC">
        <w:rPr>
          <w:rFonts w:ascii="Times New Roman" w:hAnsi="Times New Roman" w:cs="Times New Roman"/>
          <w:b/>
          <w:bCs/>
          <w:color w:val="auto"/>
          <w:sz w:val="20"/>
          <w:szCs w:val="20"/>
        </w:rPr>
        <w:t>.</w:t>
      </w:r>
    </w:p>
    <w:tbl>
      <w:tblPr>
        <w:tblStyle w:val="Tabladelista6concolores"/>
        <w:tblpPr w:leftFromText="141" w:rightFromText="141" w:vertAnchor="text" w:horzAnchor="margin" w:tblpY="54"/>
        <w:tblW w:w="8931" w:type="dxa"/>
        <w:tblLook w:val="04A0" w:firstRow="1" w:lastRow="0" w:firstColumn="1" w:lastColumn="0" w:noHBand="0" w:noVBand="1"/>
      </w:tblPr>
      <w:tblGrid>
        <w:gridCol w:w="2998"/>
        <w:gridCol w:w="1177"/>
        <w:gridCol w:w="845"/>
        <w:gridCol w:w="1501"/>
        <w:gridCol w:w="2410"/>
      </w:tblGrid>
      <w:tr w:rsidR="008555FC" w14:paraId="734F9A83" w14:textId="77777777" w:rsidTr="00457376">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tcBorders>
            <w:shd w:val="clear" w:color="auto" w:fill="auto"/>
          </w:tcPr>
          <w:p w14:paraId="00089A3D" w14:textId="77777777" w:rsidR="008555FC" w:rsidRPr="00B90EB9" w:rsidRDefault="008555FC" w:rsidP="00E13B49">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177" w:type="dxa"/>
            <w:tcBorders>
              <w:top w:val="single" w:sz="4" w:space="0" w:color="000000" w:themeColor="text1"/>
            </w:tcBorders>
          </w:tcPr>
          <w:p w14:paraId="6511CEE1"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w:t>
            </w:r>
          </w:p>
        </w:tc>
        <w:tc>
          <w:tcPr>
            <w:tcW w:w="845" w:type="dxa"/>
            <w:tcBorders>
              <w:top w:val="single" w:sz="4" w:space="0" w:color="000000" w:themeColor="text1"/>
            </w:tcBorders>
          </w:tcPr>
          <w:p w14:paraId="2BA8A144" w14:textId="01869D3C" w:rsidR="008555FC"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meses</w:t>
            </w:r>
          </w:p>
        </w:tc>
        <w:tc>
          <w:tcPr>
            <w:tcW w:w="1501" w:type="dxa"/>
            <w:tcBorders>
              <w:top w:val="single" w:sz="4" w:space="0" w:color="000000" w:themeColor="text1"/>
            </w:tcBorders>
          </w:tcPr>
          <w:p w14:paraId="773A7AD5" w14:textId="623523BB"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parcial</w:t>
            </w:r>
          </w:p>
        </w:tc>
        <w:tc>
          <w:tcPr>
            <w:tcW w:w="2410" w:type="dxa"/>
            <w:tcBorders>
              <w:top w:val="single" w:sz="4" w:space="0" w:color="000000" w:themeColor="text1"/>
            </w:tcBorders>
            <w:shd w:val="clear" w:color="auto" w:fill="auto"/>
          </w:tcPr>
          <w:p w14:paraId="198736D7"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55FC" w14:paraId="4994DC4C"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FE78D93" w14:textId="77777777" w:rsidR="008555FC" w:rsidRPr="00B90EB9" w:rsidRDefault="008555FC" w:rsidP="00E13B49">
            <w:pPr>
              <w:rPr>
                <w:rFonts w:ascii="Times New Roman" w:hAnsi="Times New Roman" w:cs="Times New Roman"/>
                <w:b w:val="0"/>
                <w:bCs w:val="0"/>
                <w:sz w:val="24"/>
                <w:szCs w:val="24"/>
              </w:rPr>
            </w:pPr>
          </w:p>
        </w:tc>
        <w:tc>
          <w:tcPr>
            <w:tcW w:w="1177" w:type="dxa"/>
            <w:shd w:val="clear" w:color="auto" w:fill="auto"/>
          </w:tcPr>
          <w:p w14:paraId="012F0F28"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shd w:val="clear" w:color="auto" w:fill="auto"/>
          </w:tcPr>
          <w:p w14:paraId="3EBF0507"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shd w:val="clear" w:color="auto" w:fill="auto"/>
          </w:tcPr>
          <w:p w14:paraId="05652157" w14:textId="7F3F697E"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10" w:type="dxa"/>
            <w:shd w:val="clear" w:color="auto" w:fill="auto"/>
          </w:tcPr>
          <w:p w14:paraId="13BCB5BD"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55FC" w14:paraId="4AF600B2" w14:textId="77777777" w:rsidTr="00457376">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6ED438DD" w14:textId="22917E3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Internet residencial plan de 10mb.</w:t>
            </w:r>
          </w:p>
        </w:tc>
        <w:tc>
          <w:tcPr>
            <w:tcW w:w="1177" w:type="dxa"/>
            <w:shd w:val="clear" w:color="auto" w:fill="auto"/>
          </w:tcPr>
          <w:p w14:paraId="5E965FDC" w14:textId="42A49312"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w:t>
            </w:r>
          </w:p>
        </w:tc>
        <w:tc>
          <w:tcPr>
            <w:tcW w:w="845" w:type="dxa"/>
            <w:shd w:val="clear" w:color="auto" w:fill="auto"/>
          </w:tcPr>
          <w:p w14:paraId="0559B7E1" w14:textId="7105F453"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49E85237" w14:textId="4130B9E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215.00</w:t>
            </w:r>
          </w:p>
        </w:tc>
        <w:tc>
          <w:tcPr>
            <w:tcW w:w="2410" w:type="dxa"/>
            <w:shd w:val="clear" w:color="auto" w:fill="auto"/>
          </w:tcPr>
          <w:p w14:paraId="70A6D2E8" w14:textId="60E1E5F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Q2</w:t>
            </w:r>
            <w:r w:rsidR="00457376" w:rsidRPr="009E7533">
              <w:rPr>
                <w:rFonts w:ascii="Times New Roman" w:hAnsi="Times New Roman" w:cs="Times New Roman"/>
                <w:sz w:val="20"/>
                <w:szCs w:val="20"/>
              </w:rPr>
              <w:t>,</w:t>
            </w:r>
            <w:r w:rsidRPr="009E7533">
              <w:rPr>
                <w:rFonts w:ascii="Times New Roman" w:hAnsi="Times New Roman" w:cs="Times New Roman"/>
                <w:sz w:val="20"/>
                <w:szCs w:val="20"/>
              </w:rPr>
              <w:t>150.00</w:t>
            </w:r>
          </w:p>
        </w:tc>
      </w:tr>
      <w:tr w:rsidR="008555FC" w14:paraId="47332E63"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5A859497" w14:textId="385905C6"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51A23C39"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594E0768"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57ED289A" w14:textId="5DEFF31A"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403B8A3D" w14:textId="4A3F5366"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5FE2C30A"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18758D8"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106817E2"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2252958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4690289" w14:textId="217F0E41"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4B92F58B"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7E7E2C03"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96145E7" w14:textId="6A8866D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Energía eléctrica</w:t>
            </w:r>
          </w:p>
        </w:tc>
        <w:tc>
          <w:tcPr>
            <w:tcW w:w="1177" w:type="dxa"/>
            <w:shd w:val="clear" w:color="auto" w:fill="auto"/>
          </w:tcPr>
          <w:p w14:paraId="43C37EA4" w14:textId="072A02A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w:t>
            </w:r>
          </w:p>
        </w:tc>
        <w:tc>
          <w:tcPr>
            <w:tcW w:w="845" w:type="dxa"/>
            <w:shd w:val="clear" w:color="auto" w:fill="auto"/>
          </w:tcPr>
          <w:p w14:paraId="169B6DD5" w14:textId="2D617CBF"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3DDE3D9C" w14:textId="55401611"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75.00</w:t>
            </w:r>
          </w:p>
        </w:tc>
        <w:tc>
          <w:tcPr>
            <w:tcW w:w="2410" w:type="dxa"/>
            <w:shd w:val="clear" w:color="auto" w:fill="auto"/>
          </w:tcPr>
          <w:p w14:paraId="11EE4FF5" w14:textId="068CC15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Q750.00</w:t>
            </w:r>
          </w:p>
        </w:tc>
      </w:tr>
      <w:tr w:rsidR="008555FC" w14:paraId="37DC47BA"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96B7044"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39BEC03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FB137B0"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5E1AE56" w14:textId="63D14E2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1DEA12B4"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174D766D"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8B8773A" w14:textId="7163D4B8" w:rsidR="008555FC" w:rsidRPr="00E133B5" w:rsidRDefault="008555FC" w:rsidP="00E13B49">
            <w:pPr>
              <w:rPr>
                <w:rFonts w:ascii="Times New Roman" w:hAnsi="Times New Roman" w:cs="Times New Roman"/>
                <w:b w:val="0"/>
                <w:bCs w:val="0"/>
                <w:sz w:val="20"/>
                <w:szCs w:val="20"/>
              </w:rPr>
            </w:pPr>
          </w:p>
        </w:tc>
        <w:tc>
          <w:tcPr>
            <w:tcW w:w="1177" w:type="dxa"/>
            <w:shd w:val="clear" w:color="auto" w:fill="auto"/>
          </w:tcPr>
          <w:p w14:paraId="77C29893"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13CC76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7F643B8E" w14:textId="7CB25A3D"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434DB60A" w14:textId="1DE47CAC"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4B76C355"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1C4F071" w14:textId="77777777" w:rsidR="008555FC" w:rsidRPr="00E133B5" w:rsidRDefault="008555FC" w:rsidP="00E13B49">
            <w:pPr>
              <w:rPr>
                <w:rFonts w:ascii="Times New Roman" w:hAnsi="Times New Roman" w:cs="Times New Roman"/>
                <w:b w:val="0"/>
                <w:bCs w:val="0"/>
                <w:sz w:val="20"/>
                <w:szCs w:val="20"/>
              </w:rPr>
            </w:pPr>
          </w:p>
        </w:tc>
        <w:tc>
          <w:tcPr>
            <w:tcW w:w="1177" w:type="dxa"/>
            <w:shd w:val="clear" w:color="auto" w:fill="auto"/>
          </w:tcPr>
          <w:p w14:paraId="4B48E568"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323EAAA2"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4695B620" w14:textId="73B99965"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7878C050"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3DDA4861" w14:textId="77777777" w:rsidTr="0045737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263080E7" w14:textId="13635D11" w:rsidR="008555FC" w:rsidRPr="00E133B5" w:rsidRDefault="00457376"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Escritorio secretarial </w:t>
            </w:r>
          </w:p>
        </w:tc>
        <w:tc>
          <w:tcPr>
            <w:tcW w:w="1177" w:type="dxa"/>
            <w:shd w:val="clear" w:color="auto" w:fill="auto"/>
          </w:tcPr>
          <w:p w14:paraId="2DCDDC69" w14:textId="65F61311"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050889C6" w14:textId="4AD26B0C"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4D8D6E5A" w14:textId="246D5E9E"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1,500.00</w:t>
            </w:r>
          </w:p>
        </w:tc>
        <w:tc>
          <w:tcPr>
            <w:tcW w:w="2410" w:type="dxa"/>
            <w:shd w:val="clear" w:color="auto" w:fill="auto"/>
          </w:tcPr>
          <w:p w14:paraId="45CF541A" w14:textId="69001A32"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1,500.00</w:t>
            </w:r>
          </w:p>
        </w:tc>
      </w:tr>
      <w:tr w:rsidR="008555FC" w14:paraId="57E6EAFC"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A179065" w14:textId="77777777" w:rsidR="008555FC" w:rsidRPr="00E133B5" w:rsidRDefault="008555FC" w:rsidP="00E13B49">
            <w:pPr>
              <w:rPr>
                <w:rFonts w:ascii="Times New Roman" w:hAnsi="Times New Roman" w:cs="Times New Roman"/>
                <w:b w:val="0"/>
                <w:bCs w:val="0"/>
                <w:sz w:val="20"/>
                <w:szCs w:val="20"/>
              </w:rPr>
            </w:pPr>
          </w:p>
        </w:tc>
        <w:tc>
          <w:tcPr>
            <w:tcW w:w="1177" w:type="dxa"/>
            <w:shd w:val="clear" w:color="auto" w:fill="auto"/>
          </w:tcPr>
          <w:p w14:paraId="750B66C1"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3A094BC0"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5171E1E3" w14:textId="339A1AF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18F3B156"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3B274046" w14:textId="77777777" w:rsidTr="0045737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50D1AEF8" w14:textId="43F9DCE3" w:rsidR="008555FC" w:rsidRPr="00E133B5" w:rsidRDefault="008555FC" w:rsidP="00E13B49">
            <w:pPr>
              <w:rPr>
                <w:rFonts w:ascii="Times New Roman" w:hAnsi="Times New Roman" w:cs="Times New Roman"/>
                <w:b w:val="0"/>
                <w:bCs w:val="0"/>
                <w:sz w:val="20"/>
                <w:szCs w:val="20"/>
              </w:rPr>
            </w:pPr>
          </w:p>
        </w:tc>
        <w:tc>
          <w:tcPr>
            <w:tcW w:w="1177" w:type="dxa"/>
            <w:shd w:val="clear" w:color="auto" w:fill="auto"/>
          </w:tcPr>
          <w:p w14:paraId="17324FBD"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06C9B816"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029D1DE" w14:textId="11ABCC4F"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5F64DAB5" w14:textId="639BB971"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F24EC" w14:paraId="131B03A4"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6BD9A295" w14:textId="7936428D"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173F1036"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5A271B13"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95DB89D" w14:textId="03A7DF1D"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4B804670"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F24EC" w14:paraId="4B9A7214" w14:textId="77777777" w:rsidTr="0045737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E6772F6" w14:textId="31A40B2B" w:rsidR="00CF24EC" w:rsidRPr="00E133B5" w:rsidRDefault="00CF24EC"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Silla secretarial</w:t>
            </w:r>
          </w:p>
        </w:tc>
        <w:tc>
          <w:tcPr>
            <w:tcW w:w="1177" w:type="dxa"/>
            <w:shd w:val="clear" w:color="auto" w:fill="auto"/>
          </w:tcPr>
          <w:p w14:paraId="31B20CAD" w14:textId="7D4D327B"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111A25A1" w14:textId="15968BED"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169D235D" w14:textId="4B82C4A9" w:rsidR="00CF24EC" w:rsidRPr="00E133B5" w:rsidRDefault="00CF24EC" w:rsidP="00FD1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c>
          <w:tcPr>
            <w:tcW w:w="2410" w:type="dxa"/>
            <w:shd w:val="clear" w:color="auto" w:fill="auto"/>
          </w:tcPr>
          <w:p w14:paraId="25626A73" w14:textId="72BF5EC2"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r>
      <w:tr w:rsidR="00CF24EC" w14:paraId="5E156A27"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F173ADC" w14:textId="77777777"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393A02B5"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649378E"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186AC1B" w14:textId="33224F4E"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26852CD3"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F24EC" w14:paraId="71A3F341"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69634CA" w14:textId="32A330BD"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7B743100" w14:textId="39918AAB"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E71C868" w14:textId="1F818AF4"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3388C483" w14:textId="47BC7B65"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20E7A4A4" w14:textId="24D6B9D8" w:rsidR="00CF24EC" w:rsidRPr="00E133B5"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F24EC" w14:paraId="34C2C406"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39B7EFFC" w14:textId="77777777"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607E7BA0"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7CBD59C3"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F59843C" w14:textId="7E221645"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5832ED34"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F24EC" w14:paraId="6AA2E344"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5E1529C" w14:textId="26B824F2" w:rsidR="009E7533" w:rsidRPr="00E133B5" w:rsidRDefault="009E7533"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Papel </w:t>
            </w:r>
            <w:proofErr w:type="spellStart"/>
            <w:r w:rsidRPr="00E133B5">
              <w:rPr>
                <w:rFonts w:ascii="Times New Roman" w:hAnsi="Times New Roman" w:cs="Times New Roman"/>
                <w:b w:val="0"/>
                <w:bCs w:val="0"/>
                <w:sz w:val="20"/>
                <w:szCs w:val="20"/>
              </w:rPr>
              <w:t>Chamex</w:t>
            </w:r>
            <w:proofErr w:type="spellEnd"/>
            <w:r w:rsidRPr="00E133B5">
              <w:rPr>
                <w:rFonts w:ascii="Times New Roman" w:hAnsi="Times New Roman" w:cs="Times New Roman"/>
                <w:b w:val="0"/>
                <w:bCs w:val="0"/>
                <w:sz w:val="20"/>
                <w:szCs w:val="20"/>
              </w:rPr>
              <w:t xml:space="preserve"> Multiusos tamaño carta 75 gr., 500 hojas </w:t>
            </w:r>
          </w:p>
          <w:p w14:paraId="2EE6F5BE" w14:textId="016E1FA0"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6D6E5283" w14:textId="560F5753" w:rsidR="00CF24EC" w:rsidRPr="00E133B5" w:rsidRDefault="009E7533"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3</w:t>
            </w:r>
          </w:p>
        </w:tc>
        <w:tc>
          <w:tcPr>
            <w:tcW w:w="845" w:type="dxa"/>
            <w:shd w:val="clear" w:color="auto" w:fill="auto"/>
          </w:tcPr>
          <w:p w14:paraId="5E6F226F" w14:textId="4E260598" w:rsidR="00CF24EC" w:rsidRPr="00E133B5" w:rsidRDefault="009E7533"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3C605949" w14:textId="46253E66" w:rsidR="00CF24EC" w:rsidRPr="00E133B5" w:rsidRDefault="009E7533"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30.00</w:t>
            </w:r>
          </w:p>
        </w:tc>
        <w:tc>
          <w:tcPr>
            <w:tcW w:w="2410" w:type="dxa"/>
            <w:shd w:val="clear" w:color="auto" w:fill="auto"/>
          </w:tcPr>
          <w:p w14:paraId="574E1C5C" w14:textId="38C661F2" w:rsidR="00CF24EC" w:rsidRPr="00E133B5" w:rsidRDefault="009E7533"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90.00</w:t>
            </w:r>
          </w:p>
        </w:tc>
      </w:tr>
      <w:tr w:rsidR="00CF24EC" w14:paraId="0B7CD20E" w14:textId="77777777" w:rsidTr="00457376">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5F58C7C" w14:textId="77777777"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381B304A"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69AE343"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618460D" w14:textId="6888E3DF"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410" w:type="dxa"/>
            <w:shd w:val="clear" w:color="auto" w:fill="auto"/>
          </w:tcPr>
          <w:p w14:paraId="6C4418EB" w14:textId="77777777" w:rsidR="00CF24EC" w:rsidRPr="00E133B5"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CF24EC" w14:paraId="02207233" w14:textId="77777777" w:rsidTr="00E133B5">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2BD0E87F" w14:textId="5283929B" w:rsidR="00E133B5" w:rsidRPr="00E133B5" w:rsidRDefault="00E133B5"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Kit </w:t>
            </w:r>
            <w:proofErr w:type="spellStart"/>
            <w:r w:rsidRPr="00E133B5">
              <w:rPr>
                <w:rFonts w:ascii="Times New Roman" w:hAnsi="Times New Roman" w:cs="Times New Roman"/>
                <w:b w:val="0"/>
                <w:bCs w:val="0"/>
                <w:sz w:val="20"/>
                <w:szCs w:val="20"/>
              </w:rPr>
              <w:t>efill</w:t>
            </w:r>
            <w:proofErr w:type="spellEnd"/>
            <w:r w:rsidRPr="00E133B5">
              <w:rPr>
                <w:rFonts w:ascii="Times New Roman" w:hAnsi="Times New Roman" w:cs="Times New Roman"/>
                <w:b w:val="0"/>
                <w:bCs w:val="0"/>
                <w:sz w:val="20"/>
                <w:szCs w:val="20"/>
              </w:rPr>
              <w:t xml:space="preserve"> De Tinta de Impresora Marca NKT 4 colores 100 ml por unidad.</w:t>
            </w:r>
          </w:p>
          <w:p w14:paraId="4E931F1A" w14:textId="0ADBB42E" w:rsidR="00CF24EC" w:rsidRPr="00E133B5" w:rsidRDefault="00CF24EC" w:rsidP="00E13B49">
            <w:pPr>
              <w:rPr>
                <w:rFonts w:ascii="Times New Roman" w:hAnsi="Times New Roman" w:cs="Times New Roman"/>
                <w:b w:val="0"/>
                <w:bCs w:val="0"/>
                <w:sz w:val="20"/>
                <w:szCs w:val="20"/>
              </w:rPr>
            </w:pPr>
          </w:p>
        </w:tc>
        <w:tc>
          <w:tcPr>
            <w:tcW w:w="1177" w:type="dxa"/>
            <w:shd w:val="clear" w:color="auto" w:fill="auto"/>
          </w:tcPr>
          <w:p w14:paraId="7D1D153D" w14:textId="299C0BA0" w:rsidR="00CF24EC" w:rsidRPr="00E133B5" w:rsidRDefault="00E133B5"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20558F87" w14:textId="4637324F" w:rsidR="00CF24EC" w:rsidRPr="00E133B5" w:rsidRDefault="00E133B5"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5FC4BB78" w14:textId="00C23E95" w:rsidR="00CF24EC" w:rsidRPr="00E133B5" w:rsidRDefault="00E133B5"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c>
          <w:tcPr>
            <w:tcW w:w="2410" w:type="dxa"/>
            <w:shd w:val="clear" w:color="auto" w:fill="auto"/>
          </w:tcPr>
          <w:p w14:paraId="1958E39B" w14:textId="66D296BD" w:rsidR="00CF24EC" w:rsidRPr="00E133B5" w:rsidRDefault="00E133B5"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r>
      <w:tr w:rsidR="00CF24EC" w14:paraId="0C2358EF" w14:textId="77777777" w:rsidTr="00E04C64">
        <w:trPr>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single" w:sz="4" w:space="0" w:color="000000" w:themeColor="text1"/>
            </w:tcBorders>
            <w:shd w:val="clear" w:color="auto" w:fill="auto"/>
          </w:tcPr>
          <w:p w14:paraId="0C0511F6" w14:textId="77777777" w:rsidR="00CF24EC" w:rsidRPr="00C03887" w:rsidRDefault="00CF24EC" w:rsidP="00E13B49">
            <w:pPr>
              <w:rPr>
                <w:rFonts w:ascii="Times New Roman" w:hAnsi="Times New Roman" w:cs="Times New Roman"/>
                <w:b w:val="0"/>
                <w:bCs w:val="0"/>
                <w:sz w:val="24"/>
                <w:szCs w:val="24"/>
              </w:rPr>
            </w:pPr>
          </w:p>
        </w:tc>
        <w:tc>
          <w:tcPr>
            <w:tcW w:w="1177" w:type="dxa"/>
            <w:tcBorders>
              <w:bottom w:val="single" w:sz="4" w:space="0" w:color="000000" w:themeColor="text1"/>
            </w:tcBorders>
          </w:tcPr>
          <w:p w14:paraId="398EC3EA" w14:textId="77777777" w:rsidR="00CF24E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45" w:type="dxa"/>
            <w:tcBorders>
              <w:bottom w:val="single" w:sz="4" w:space="0" w:color="000000" w:themeColor="text1"/>
            </w:tcBorders>
            <w:shd w:val="clear" w:color="auto" w:fill="auto"/>
          </w:tcPr>
          <w:p w14:paraId="34FEAEAB" w14:textId="77777777" w:rsidR="00CF24E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01" w:type="dxa"/>
            <w:tcBorders>
              <w:bottom w:val="single" w:sz="4" w:space="0" w:color="000000" w:themeColor="text1"/>
            </w:tcBorders>
          </w:tcPr>
          <w:p w14:paraId="297F949D" w14:textId="77777777" w:rsidR="00CF24E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10" w:type="dxa"/>
            <w:tcBorders>
              <w:bottom w:val="single" w:sz="4" w:space="0" w:color="000000" w:themeColor="text1"/>
            </w:tcBorders>
            <w:shd w:val="clear" w:color="auto" w:fill="auto"/>
          </w:tcPr>
          <w:p w14:paraId="1E75113F" w14:textId="77777777" w:rsidR="00CF24E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F24EC" w14:paraId="40BCEFC2"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bottom w:val="nil"/>
            </w:tcBorders>
            <w:shd w:val="clear" w:color="auto" w:fill="auto"/>
          </w:tcPr>
          <w:p w14:paraId="35C436F2" w14:textId="11B26FE7" w:rsidR="00CF24EC" w:rsidRPr="00F806FC" w:rsidRDefault="00F806FC" w:rsidP="00E13B49">
            <w:pPr>
              <w:rPr>
                <w:rFonts w:ascii="Times New Roman" w:hAnsi="Times New Roman" w:cs="Times New Roman"/>
                <w:sz w:val="24"/>
                <w:szCs w:val="24"/>
              </w:rPr>
            </w:pPr>
            <w:proofErr w:type="gramStart"/>
            <w:r w:rsidRPr="00F806FC">
              <w:rPr>
                <w:rFonts w:ascii="Times New Roman" w:hAnsi="Times New Roman" w:cs="Times New Roman"/>
                <w:sz w:val="24"/>
                <w:szCs w:val="24"/>
              </w:rPr>
              <w:t>Total</w:t>
            </w:r>
            <w:proofErr w:type="gramEnd"/>
            <w:r w:rsidRPr="00F806FC">
              <w:rPr>
                <w:rFonts w:ascii="Times New Roman" w:hAnsi="Times New Roman" w:cs="Times New Roman"/>
                <w:sz w:val="24"/>
                <w:szCs w:val="24"/>
              </w:rPr>
              <w:t xml:space="preserve"> Ítems</w:t>
            </w:r>
          </w:p>
        </w:tc>
        <w:tc>
          <w:tcPr>
            <w:tcW w:w="1177" w:type="dxa"/>
            <w:tcBorders>
              <w:top w:val="single" w:sz="4" w:space="0" w:color="000000" w:themeColor="text1"/>
              <w:bottom w:val="nil"/>
            </w:tcBorders>
            <w:shd w:val="clear" w:color="auto" w:fill="auto"/>
          </w:tcPr>
          <w:p w14:paraId="437CA2E1" w14:textId="078449B7" w:rsidR="00CF24EC" w:rsidRPr="00F806FC" w:rsidRDefault="00F806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7</w:t>
            </w:r>
          </w:p>
        </w:tc>
        <w:tc>
          <w:tcPr>
            <w:tcW w:w="845" w:type="dxa"/>
            <w:tcBorders>
              <w:top w:val="single" w:sz="4" w:space="0" w:color="000000" w:themeColor="text1"/>
              <w:bottom w:val="nil"/>
            </w:tcBorders>
            <w:shd w:val="clear" w:color="auto" w:fill="auto"/>
          </w:tcPr>
          <w:p w14:paraId="1F8157B9" w14:textId="5B5DA9B2" w:rsidR="00CF24EC" w:rsidRPr="00F806FC"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tcW w:w="1501" w:type="dxa"/>
            <w:tcBorders>
              <w:top w:val="single" w:sz="4" w:space="0" w:color="000000" w:themeColor="text1"/>
              <w:bottom w:val="nil"/>
            </w:tcBorders>
            <w:shd w:val="clear" w:color="auto" w:fill="auto"/>
          </w:tcPr>
          <w:p w14:paraId="400F20B6" w14:textId="3A2FCBD0" w:rsidR="00CF24EC" w:rsidRPr="00F806FC" w:rsidRDefault="00F806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 xml:space="preserve">Costo total </w:t>
            </w:r>
          </w:p>
        </w:tc>
        <w:tc>
          <w:tcPr>
            <w:tcW w:w="2410" w:type="dxa"/>
            <w:tcBorders>
              <w:top w:val="single" w:sz="4" w:space="0" w:color="000000" w:themeColor="text1"/>
              <w:bottom w:val="nil"/>
            </w:tcBorders>
            <w:shd w:val="clear" w:color="auto" w:fill="auto"/>
          </w:tcPr>
          <w:p w14:paraId="1F66AB0E" w14:textId="32E5413D" w:rsidR="00CF24EC" w:rsidRPr="00F806FC" w:rsidRDefault="00F806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Q 4,953.00</w:t>
            </w:r>
          </w:p>
        </w:tc>
      </w:tr>
      <w:tr w:rsidR="00CF24EC" w14:paraId="06ECA3DA" w14:textId="77777777" w:rsidTr="00457376">
        <w:trPr>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single" w:sz="4" w:space="0" w:color="000000" w:themeColor="text1"/>
            </w:tcBorders>
            <w:shd w:val="clear" w:color="auto" w:fill="auto"/>
          </w:tcPr>
          <w:p w14:paraId="31C9CD8B" w14:textId="77777777" w:rsidR="00CF24EC" w:rsidRPr="00F806FC" w:rsidRDefault="00CF24EC" w:rsidP="00E13B49">
            <w:pPr>
              <w:rPr>
                <w:rFonts w:ascii="Times New Roman" w:hAnsi="Times New Roman" w:cs="Times New Roman"/>
                <w:sz w:val="24"/>
                <w:szCs w:val="24"/>
              </w:rPr>
            </w:pPr>
          </w:p>
        </w:tc>
        <w:tc>
          <w:tcPr>
            <w:tcW w:w="1177" w:type="dxa"/>
            <w:tcBorders>
              <w:bottom w:val="single" w:sz="4" w:space="0" w:color="000000" w:themeColor="text1"/>
            </w:tcBorders>
          </w:tcPr>
          <w:p w14:paraId="25DF1E20" w14:textId="77777777" w:rsidR="00CF24EC" w:rsidRPr="00F806F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845" w:type="dxa"/>
            <w:tcBorders>
              <w:bottom w:val="single" w:sz="4" w:space="0" w:color="000000" w:themeColor="text1"/>
            </w:tcBorders>
            <w:shd w:val="clear" w:color="auto" w:fill="auto"/>
          </w:tcPr>
          <w:p w14:paraId="1CF6E5C5" w14:textId="77777777" w:rsidR="00CF24EC" w:rsidRPr="00F806F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501" w:type="dxa"/>
            <w:tcBorders>
              <w:bottom w:val="single" w:sz="4" w:space="0" w:color="000000" w:themeColor="text1"/>
            </w:tcBorders>
          </w:tcPr>
          <w:p w14:paraId="7B9366D2" w14:textId="0D700184" w:rsidR="00CF24EC" w:rsidRPr="00F806F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2410" w:type="dxa"/>
            <w:tcBorders>
              <w:bottom w:val="single" w:sz="4" w:space="0" w:color="000000" w:themeColor="text1"/>
            </w:tcBorders>
            <w:shd w:val="clear" w:color="auto" w:fill="auto"/>
          </w:tcPr>
          <w:p w14:paraId="60DC8524" w14:textId="77777777" w:rsidR="00CF24EC" w:rsidRPr="00F806FC" w:rsidRDefault="00CF24E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r w:rsidR="00CF24EC" w14:paraId="370F0A6B" w14:textId="77777777" w:rsidTr="004573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bottom w:val="nil"/>
            </w:tcBorders>
            <w:shd w:val="clear" w:color="auto" w:fill="auto"/>
          </w:tcPr>
          <w:p w14:paraId="3F5699A5" w14:textId="77777777" w:rsidR="00CF24EC" w:rsidRPr="00B90EB9" w:rsidRDefault="00CF24EC" w:rsidP="00E13B49">
            <w:pPr>
              <w:rPr>
                <w:rFonts w:ascii="Times New Roman" w:hAnsi="Times New Roman" w:cs="Times New Roman"/>
                <w:b w:val="0"/>
                <w:bCs w:val="0"/>
                <w:sz w:val="24"/>
                <w:szCs w:val="24"/>
              </w:rPr>
            </w:pPr>
          </w:p>
        </w:tc>
        <w:tc>
          <w:tcPr>
            <w:tcW w:w="1177" w:type="dxa"/>
            <w:tcBorders>
              <w:top w:val="single" w:sz="4" w:space="0" w:color="000000" w:themeColor="text1"/>
              <w:bottom w:val="nil"/>
            </w:tcBorders>
            <w:shd w:val="clear" w:color="auto" w:fill="auto"/>
          </w:tcPr>
          <w:p w14:paraId="7851124D" w14:textId="77777777" w:rsidR="00CF24EC" w:rsidRPr="00B90EB9"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top w:val="single" w:sz="4" w:space="0" w:color="000000" w:themeColor="text1"/>
              <w:bottom w:val="nil"/>
            </w:tcBorders>
            <w:shd w:val="clear" w:color="auto" w:fill="auto"/>
          </w:tcPr>
          <w:p w14:paraId="1E7551C8" w14:textId="77777777" w:rsidR="00CF24EC" w:rsidRPr="00B90EB9"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top w:val="single" w:sz="4" w:space="0" w:color="000000" w:themeColor="text1"/>
              <w:bottom w:val="nil"/>
            </w:tcBorders>
            <w:shd w:val="clear" w:color="auto" w:fill="auto"/>
          </w:tcPr>
          <w:p w14:paraId="5937F920" w14:textId="46D96E9D" w:rsidR="00CF24EC" w:rsidRPr="00B90EB9"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10" w:type="dxa"/>
            <w:tcBorders>
              <w:top w:val="single" w:sz="4" w:space="0" w:color="000000" w:themeColor="text1"/>
              <w:bottom w:val="nil"/>
            </w:tcBorders>
            <w:shd w:val="clear" w:color="auto" w:fill="auto"/>
          </w:tcPr>
          <w:p w14:paraId="535D22DB" w14:textId="77777777" w:rsidR="00CF24EC" w:rsidRPr="00B90EB9" w:rsidRDefault="00CF24E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603E56B" w14:textId="5B65550B" w:rsidR="00512682" w:rsidRDefault="00B364C3" w:rsidP="008C609E">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total de elementos materiales</w:t>
      </w:r>
      <w:r w:rsidR="00F806FC">
        <w:rPr>
          <w:rFonts w:ascii="Times New Roman" w:hAnsi="Times New Roman" w:cs="Times New Roman"/>
          <w:sz w:val="20"/>
          <w:szCs w:val="20"/>
          <w:lang w:val="es-GT"/>
        </w:rPr>
        <w:t xml:space="preserve"> e intangibles</w:t>
      </w:r>
      <w:r>
        <w:rPr>
          <w:rFonts w:ascii="Times New Roman" w:hAnsi="Times New Roman" w:cs="Times New Roman"/>
          <w:sz w:val="20"/>
          <w:szCs w:val="20"/>
          <w:lang w:val="es-GT"/>
        </w:rPr>
        <w:t xml:space="preserve"> necesarios para la realización del </w:t>
      </w:r>
      <w:r w:rsidR="00682072">
        <w:rPr>
          <w:rFonts w:ascii="Times New Roman" w:hAnsi="Times New Roman" w:cs="Times New Roman"/>
          <w:sz w:val="20"/>
          <w:szCs w:val="20"/>
          <w:lang w:val="es-GT"/>
        </w:rPr>
        <w:t>proyecto</w:t>
      </w:r>
      <w:r w:rsidR="00E13B49">
        <w:rPr>
          <w:rFonts w:ascii="Times New Roman" w:hAnsi="Times New Roman" w:cs="Times New Roman"/>
          <w:sz w:val="20"/>
          <w:szCs w:val="20"/>
          <w:lang w:val="es-GT"/>
        </w:rPr>
        <w:t>.</w:t>
      </w:r>
    </w:p>
    <w:p w14:paraId="2BBAAAB4" w14:textId="77777777" w:rsidR="00512682" w:rsidRDefault="00512682" w:rsidP="00CE18B6">
      <w:pPr>
        <w:tabs>
          <w:tab w:val="left" w:pos="1276"/>
        </w:tabs>
        <w:spacing w:line="240" w:lineRule="auto"/>
        <w:ind w:left="0"/>
        <w:rPr>
          <w:rFonts w:ascii="Times New Roman" w:hAnsi="Times New Roman" w:cs="Times New Roman"/>
          <w:sz w:val="20"/>
          <w:szCs w:val="20"/>
          <w:lang w:val="es-GT"/>
        </w:rPr>
      </w:pPr>
    </w:p>
    <w:p w14:paraId="52ABFBCD" w14:textId="77777777" w:rsidR="00F806FC" w:rsidRDefault="00F806FC" w:rsidP="00F806FC">
      <w:pPr>
        <w:tabs>
          <w:tab w:val="left" w:pos="1276"/>
        </w:tabs>
        <w:spacing w:line="240" w:lineRule="auto"/>
        <w:ind w:left="0" w:firstLine="0"/>
        <w:rPr>
          <w:rFonts w:ascii="Times New Roman" w:hAnsi="Times New Roman" w:cs="Times New Roman"/>
          <w:sz w:val="20"/>
          <w:szCs w:val="20"/>
          <w:lang w:val="es-GT"/>
        </w:rPr>
      </w:pPr>
    </w:p>
    <w:p w14:paraId="0B9B37D9" w14:textId="6E4B34A4" w:rsidR="00A17653" w:rsidRDefault="00A17653" w:rsidP="00E13B49">
      <w:pPr>
        <w:pStyle w:val="Ttulo3"/>
      </w:pPr>
      <w:bookmarkStart w:id="369" w:name="_Toc41638872"/>
      <w:r>
        <w:t>Recurso económico</w:t>
      </w:r>
      <w:r w:rsidR="002C38D7">
        <w:t>.</w:t>
      </w:r>
      <w:bookmarkEnd w:id="369"/>
    </w:p>
    <w:p w14:paraId="562F6B6B" w14:textId="6407D19D" w:rsidR="008C609E" w:rsidRPr="008C609E" w:rsidRDefault="008C609E" w:rsidP="008C609E">
      <w:pPr>
        <w:ind w:left="851"/>
        <w:rPr>
          <w:rFonts w:ascii="Times New Roman" w:hAnsi="Times New Roman" w:cs="Times New Roman"/>
          <w:sz w:val="24"/>
          <w:szCs w:val="24"/>
          <w:lang w:val="es-GT"/>
        </w:rPr>
      </w:pPr>
      <w:r>
        <w:rPr>
          <w:rFonts w:ascii="Times New Roman" w:hAnsi="Times New Roman" w:cs="Times New Roman"/>
          <w:sz w:val="24"/>
          <w:szCs w:val="24"/>
          <w:lang w:val="es-GT"/>
        </w:rPr>
        <w:t>A continuación, contemplará un resumen de datos con el costo neto del aplicativo:</w:t>
      </w:r>
    </w:p>
    <w:p w14:paraId="66F208DF" w14:textId="77777777" w:rsidR="008C609E" w:rsidRPr="000630D6" w:rsidRDefault="008C609E" w:rsidP="008C609E">
      <w:pPr>
        <w:tabs>
          <w:tab w:val="left" w:pos="1276"/>
        </w:tabs>
        <w:spacing w:after="120" w:line="240" w:lineRule="auto"/>
        <w:ind w:left="0" w:firstLine="0"/>
        <w:rPr>
          <w:rFonts w:ascii="Times New Roman" w:hAnsi="Times New Roman" w:cs="Times New Roman"/>
          <w:b/>
          <w:bCs/>
          <w:sz w:val="24"/>
          <w:szCs w:val="24"/>
          <w:lang w:val="es-GT"/>
        </w:rPr>
      </w:pPr>
    </w:p>
    <w:p w14:paraId="1DFCF6B9" w14:textId="3CFED4D8" w:rsidR="008B58C3" w:rsidRPr="008B58C3" w:rsidRDefault="008B58C3" w:rsidP="00CE18B6">
      <w:pPr>
        <w:pStyle w:val="Descripcin"/>
        <w:keepNext/>
        <w:ind w:left="0"/>
        <w:rPr>
          <w:rFonts w:ascii="Times New Roman" w:hAnsi="Times New Roman" w:cs="Times New Roman"/>
          <w:b/>
          <w:bCs/>
          <w:color w:val="auto"/>
          <w:sz w:val="20"/>
          <w:szCs w:val="20"/>
        </w:rPr>
      </w:pPr>
      <w:bookmarkStart w:id="370" w:name="_Toc40909834"/>
      <w:r w:rsidRPr="008B58C3">
        <w:rPr>
          <w:rFonts w:ascii="Times New Roman" w:hAnsi="Times New Roman" w:cs="Times New Roman"/>
          <w:b/>
          <w:bCs/>
          <w:color w:val="auto"/>
          <w:sz w:val="20"/>
          <w:szCs w:val="20"/>
        </w:rPr>
        <w:t xml:space="preserve">Tabla </w:t>
      </w:r>
      <w:r w:rsidRPr="008B58C3">
        <w:rPr>
          <w:rFonts w:ascii="Times New Roman" w:hAnsi="Times New Roman" w:cs="Times New Roman"/>
          <w:b/>
          <w:bCs/>
          <w:color w:val="auto"/>
          <w:sz w:val="20"/>
          <w:szCs w:val="20"/>
        </w:rPr>
        <w:fldChar w:fldCharType="begin"/>
      </w:r>
      <w:r w:rsidRPr="008B58C3">
        <w:rPr>
          <w:rFonts w:ascii="Times New Roman" w:hAnsi="Times New Roman" w:cs="Times New Roman"/>
          <w:b/>
          <w:bCs/>
          <w:color w:val="auto"/>
          <w:sz w:val="20"/>
          <w:szCs w:val="20"/>
        </w:rPr>
        <w:instrText xml:space="preserve"> SEQ Tabla \* ARABIC </w:instrText>
      </w:r>
      <w:r w:rsidRPr="008B58C3">
        <w:rPr>
          <w:rFonts w:ascii="Times New Roman" w:hAnsi="Times New Roman" w:cs="Times New Roman"/>
          <w:b/>
          <w:bCs/>
          <w:color w:val="auto"/>
          <w:sz w:val="20"/>
          <w:szCs w:val="20"/>
        </w:rPr>
        <w:fldChar w:fldCharType="separate"/>
      </w:r>
      <w:r w:rsidR="005B1BDE">
        <w:rPr>
          <w:rFonts w:ascii="Times New Roman" w:hAnsi="Times New Roman" w:cs="Times New Roman"/>
          <w:b/>
          <w:bCs/>
          <w:noProof/>
          <w:color w:val="auto"/>
          <w:sz w:val="20"/>
          <w:szCs w:val="20"/>
        </w:rPr>
        <w:t>8</w:t>
      </w:r>
      <w:r w:rsidRPr="008B58C3">
        <w:rPr>
          <w:rFonts w:ascii="Times New Roman" w:hAnsi="Times New Roman" w:cs="Times New Roman"/>
          <w:b/>
          <w:bCs/>
          <w:color w:val="auto"/>
          <w:sz w:val="20"/>
          <w:szCs w:val="20"/>
        </w:rPr>
        <w:fldChar w:fldCharType="end"/>
      </w:r>
      <w:r w:rsidRPr="008B58C3">
        <w:rPr>
          <w:rFonts w:ascii="Times New Roman" w:hAnsi="Times New Roman" w:cs="Times New Roman"/>
          <w:b/>
          <w:bCs/>
          <w:color w:val="auto"/>
          <w:sz w:val="20"/>
          <w:szCs w:val="20"/>
        </w:rPr>
        <w:t>. Desglose del costo total de la aplicación con todos los elementos (hardware, software, insumos, personal).</w:t>
      </w:r>
      <w:bookmarkEnd w:id="370"/>
    </w:p>
    <w:tbl>
      <w:tblPr>
        <w:tblStyle w:val="Tabladelista6concolores"/>
        <w:tblpPr w:leftFromText="141" w:rightFromText="141" w:vertAnchor="text" w:horzAnchor="margin" w:tblpY="884"/>
        <w:tblW w:w="8931" w:type="dxa"/>
        <w:tblLook w:val="04A0" w:firstRow="1" w:lastRow="0" w:firstColumn="1" w:lastColumn="0" w:noHBand="0" w:noVBand="1"/>
      </w:tblPr>
      <w:tblGrid>
        <w:gridCol w:w="4124"/>
        <w:gridCol w:w="1263"/>
        <w:gridCol w:w="1984"/>
        <w:gridCol w:w="1560"/>
      </w:tblGrid>
      <w:tr w:rsidR="00B364C3" w14:paraId="5F0C2F70" w14:textId="77777777" w:rsidTr="005F347B">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tcBorders>
              <w:top w:val="single" w:sz="4" w:space="0" w:color="000000" w:themeColor="text1"/>
            </w:tcBorders>
            <w:shd w:val="clear" w:color="auto" w:fill="auto"/>
          </w:tcPr>
          <w:p w14:paraId="0772B917" w14:textId="77777777" w:rsidR="00B364C3" w:rsidRPr="00B90EB9" w:rsidRDefault="00B364C3" w:rsidP="005F347B">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263" w:type="dxa"/>
            <w:tcBorders>
              <w:top w:val="single" w:sz="4" w:space="0" w:color="000000" w:themeColor="text1"/>
            </w:tcBorders>
          </w:tcPr>
          <w:p w14:paraId="57335CEE" w14:textId="77777777" w:rsidR="00B364C3" w:rsidRPr="00B90EB9" w:rsidRDefault="00B364C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w:t>
            </w:r>
          </w:p>
        </w:tc>
        <w:tc>
          <w:tcPr>
            <w:tcW w:w="1984" w:type="dxa"/>
            <w:tcBorders>
              <w:top w:val="single" w:sz="4" w:space="0" w:color="000000" w:themeColor="text1"/>
            </w:tcBorders>
          </w:tcPr>
          <w:p w14:paraId="6880EB6D" w14:textId="77777777" w:rsidR="00B364C3" w:rsidRPr="00B90EB9" w:rsidRDefault="00B364C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parcial</w:t>
            </w:r>
          </w:p>
        </w:tc>
        <w:tc>
          <w:tcPr>
            <w:tcW w:w="1560" w:type="dxa"/>
            <w:tcBorders>
              <w:top w:val="single" w:sz="4" w:space="0" w:color="000000" w:themeColor="text1"/>
            </w:tcBorders>
            <w:shd w:val="clear" w:color="auto" w:fill="auto"/>
          </w:tcPr>
          <w:p w14:paraId="34D4B40D" w14:textId="77777777" w:rsidR="00B364C3" w:rsidRPr="00B90EB9" w:rsidRDefault="00B364C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B364C3" w14:paraId="7FBD9280"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7184B7EC" w14:textId="77777777" w:rsidR="00B364C3" w:rsidRPr="00B90EB9" w:rsidRDefault="00B364C3" w:rsidP="005F347B">
            <w:pPr>
              <w:rPr>
                <w:rFonts w:ascii="Times New Roman" w:hAnsi="Times New Roman" w:cs="Times New Roman"/>
                <w:b w:val="0"/>
                <w:bCs w:val="0"/>
                <w:sz w:val="24"/>
                <w:szCs w:val="24"/>
              </w:rPr>
            </w:pPr>
          </w:p>
        </w:tc>
        <w:tc>
          <w:tcPr>
            <w:tcW w:w="1263" w:type="dxa"/>
            <w:shd w:val="clear" w:color="auto" w:fill="auto"/>
          </w:tcPr>
          <w:p w14:paraId="0B90C994"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4C91FB85"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176B0578"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364C3" w14:paraId="7A5908BA" w14:textId="77777777" w:rsidTr="005F347B">
        <w:trPr>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26AA2466" w14:textId="77777777" w:rsidR="00B364C3" w:rsidRDefault="00B364C3" w:rsidP="005F347B">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6843261C"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7319DDD4"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260102B"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7E5BB2A2"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44B0AFDF" w14:textId="77777777" w:rsidR="00B364C3" w:rsidRPr="00B90EB9" w:rsidRDefault="00B364C3" w:rsidP="005F347B">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4957D1DB"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491AA237"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1DCDE1CA"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0377F4E8"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1EE0F028" w14:textId="77777777" w:rsidR="00B364C3" w:rsidRDefault="00B364C3" w:rsidP="005F347B">
            <w:pPr>
              <w:rPr>
                <w:rFonts w:ascii="Times New Roman" w:hAnsi="Times New Roman" w:cs="Times New Roman"/>
                <w:b w:val="0"/>
                <w:bCs w:val="0"/>
                <w:sz w:val="24"/>
                <w:szCs w:val="24"/>
              </w:rPr>
            </w:pPr>
          </w:p>
        </w:tc>
        <w:tc>
          <w:tcPr>
            <w:tcW w:w="1263" w:type="dxa"/>
            <w:shd w:val="clear" w:color="auto" w:fill="auto"/>
          </w:tcPr>
          <w:p w14:paraId="3669F963"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1A91100D"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A218855"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7F3DA89A"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2BFB1B75" w14:textId="77777777" w:rsidR="00B364C3" w:rsidRPr="00B90EB9" w:rsidRDefault="00B364C3" w:rsidP="005F347B">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5B5933AA"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081FEAA3"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B791594"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5A7BEACC"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7B7A13FA" w14:textId="77777777" w:rsidR="00B364C3" w:rsidRDefault="00B364C3" w:rsidP="005F347B">
            <w:pPr>
              <w:rPr>
                <w:rFonts w:ascii="Times New Roman" w:hAnsi="Times New Roman" w:cs="Times New Roman"/>
                <w:b w:val="0"/>
                <w:bCs w:val="0"/>
                <w:sz w:val="24"/>
                <w:szCs w:val="24"/>
              </w:rPr>
            </w:pPr>
          </w:p>
        </w:tc>
        <w:tc>
          <w:tcPr>
            <w:tcW w:w="1263" w:type="dxa"/>
            <w:shd w:val="clear" w:color="auto" w:fill="auto"/>
          </w:tcPr>
          <w:p w14:paraId="155D5DBA"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39E15E72"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15F105E5"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78CA0BED"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EEB6E52" w14:textId="77777777" w:rsidR="00B364C3" w:rsidRDefault="00B364C3" w:rsidP="005F347B">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08F4344E"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1B87591F"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3272CA5C"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3FEA04CD"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7A388180" w14:textId="77777777" w:rsidR="00B364C3" w:rsidRDefault="00B364C3" w:rsidP="005F347B">
            <w:pPr>
              <w:rPr>
                <w:rFonts w:ascii="Times New Roman" w:hAnsi="Times New Roman" w:cs="Times New Roman"/>
                <w:b w:val="0"/>
                <w:bCs w:val="0"/>
                <w:sz w:val="24"/>
                <w:szCs w:val="24"/>
              </w:rPr>
            </w:pPr>
          </w:p>
        </w:tc>
        <w:tc>
          <w:tcPr>
            <w:tcW w:w="1263" w:type="dxa"/>
            <w:shd w:val="clear" w:color="auto" w:fill="auto"/>
          </w:tcPr>
          <w:p w14:paraId="64CCF5D2"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25FF6FE7"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5374B900"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338C9096" w14:textId="77777777" w:rsidTr="005F347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0FC6F11C" w14:textId="77777777" w:rsidR="00B364C3" w:rsidRPr="00B90EB9"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5E1C8155"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069A82A2"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709231C7"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3B80DF33"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3293968C" w14:textId="77777777" w:rsidR="00B364C3" w:rsidRDefault="00B364C3" w:rsidP="005F347B">
            <w:pPr>
              <w:rPr>
                <w:rFonts w:ascii="Times New Roman" w:hAnsi="Times New Roman" w:cs="Times New Roman"/>
                <w:b w:val="0"/>
                <w:bCs w:val="0"/>
                <w:sz w:val="24"/>
                <w:szCs w:val="24"/>
              </w:rPr>
            </w:pPr>
          </w:p>
        </w:tc>
        <w:tc>
          <w:tcPr>
            <w:tcW w:w="1263" w:type="dxa"/>
            <w:shd w:val="clear" w:color="auto" w:fill="auto"/>
          </w:tcPr>
          <w:p w14:paraId="63033A58"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0DE238BC"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3AA733F4"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003412B5" w14:textId="77777777" w:rsidTr="005F347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9FF6CE9" w14:textId="77777777" w:rsidR="00B364C3"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37020821"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63FE9987"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3954AB15"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4FA78CAA"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68BE6791" w14:textId="77777777" w:rsidR="00B364C3"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6B982042"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461A727F"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7FA748FA"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13CA3C39" w14:textId="77777777" w:rsidTr="005F347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69CC3AAF" w14:textId="77777777" w:rsidR="00B364C3"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5AF43F1D"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672618D2"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3B930F99"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1D79A0BF"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0750FCD" w14:textId="77777777" w:rsidR="00B364C3" w:rsidRDefault="00B364C3" w:rsidP="005F347B">
            <w:pPr>
              <w:rPr>
                <w:rFonts w:ascii="Times New Roman" w:hAnsi="Times New Roman" w:cs="Times New Roman"/>
                <w:b w:val="0"/>
                <w:bCs w:val="0"/>
                <w:sz w:val="24"/>
                <w:szCs w:val="24"/>
              </w:rPr>
            </w:pPr>
          </w:p>
        </w:tc>
        <w:tc>
          <w:tcPr>
            <w:tcW w:w="1263" w:type="dxa"/>
            <w:shd w:val="clear" w:color="auto" w:fill="auto"/>
          </w:tcPr>
          <w:p w14:paraId="35EC150C"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3CF04494"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6883A5B9" w14:textId="77777777" w:rsidR="00B364C3"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00FCFD28"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E18807F" w14:textId="77777777" w:rsidR="00B364C3" w:rsidRPr="00B90EB9"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6D06826B"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2DC62D7F"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26CC26E6"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002CD8DF"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04889278" w14:textId="77777777" w:rsidR="00B364C3" w:rsidRPr="00B90EB9" w:rsidRDefault="00B364C3" w:rsidP="005F347B">
            <w:pPr>
              <w:rPr>
                <w:rFonts w:ascii="Times New Roman" w:hAnsi="Times New Roman" w:cs="Times New Roman"/>
                <w:b w:val="0"/>
                <w:bCs w:val="0"/>
                <w:sz w:val="24"/>
                <w:szCs w:val="24"/>
              </w:rPr>
            </w:pPr>
          </w:p>
        </w:tc>
        <w:tc>
          <w:tcPr>
            <w:tcW w:w="1263" w:type="dxa"/>
            <w:shd w:val="clear" w:color="auto" w:fill="auto"/>
          </w:tcPr>
          <w:p w14:paraId="0667BC26"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54A99F68"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0A5529AF"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741B2A88"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388A2A0" w14:textId="77777777" w:rsidR="00B364C3" w:rsidRPr="002C2B10"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3BD3B622"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43FF0EB1"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2AE37C10"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3827DDB5" w14:textId="77777777" w:rsidTr="005F347B">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13B9080" w14:textId="77777777" w:rsidR="00B364C3" w:rsidRPr="00B90EB9" w:rsidRDefault="00B364C3" w:rsidP="005F347B">
            <w:pPr>
              <w:rPr>
                <w:rFonts w:ascii="Times New Roman" w:hAnsi="Times New Roman" w:cs="Times New Roman"/>
                <w:b w:val="0"/>
                <w:bCs w:val="0"/>
                <w:sz w:val="24"/>
                <w:szCs w:val="24"/>
              </w:rPr>
            </w:pPr>
          </w:p>
        </w:tc>
        <w:tc>
          <w:tcPr>
            <w:tcW w:w="1263" w:type="dxa"/>
            <w:shd w:val="clear" w:color="auto" w:fill="auto"/>
          </w:tcPr>
          <w:p w14:paraId="75236A52"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6AB2B43D"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64B96A17"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784EAB13"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6C712B10" w14:textId="77777777" w:rsidR="00B364C3" w:rsidRPr="002C2B10" w:rsidRDefault="00B364C3" w:rsidP="005F347B">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4C8DFB80"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7DF62C8C" w14:textId="77777777" w:rsidR="00B364C3"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6817E8E6"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B364C3" w14:paraId="1190DBBA" w14:textId="77777777" w:rsidTr="005F347B">
        <w:trPr>
          <w:trHeight w:val="239"/>
        </w:trPr>
        <w:tc>
          <w:tcPr>
            <w:cnfStyle w:val="001000000000" w:firstRow="0" w:lastRow="0" w:firstColumn="1" w:lastColumn="0" w:oddVBand="0" w:evenVBand="0" w:oddHBand="0" w:evenHBand="0" w:firstRowFirstColumn="0" w:firstRowLastColumn="0" w:lastRowFirstColumn="0" w:lastRowLastColumn="0"/>
            <w:tcW w:w="4124" w:type="dxa"/>
            <w:tcBorders>
              <w:bottom w:val="single" w:sz="4" w:space="0" w:color="000000" w:themeColor="text1"/>
            </w:tcBorders>
            <w:shd w:val="clear" w:color="auto" w:fill="auto"/>
          </w:tcPr>
          <w:p w14:paraId="7D05EAD7" w14:textId="77777777" w:rsidR="00B364C3" w:rsidRPr="00B90EB9" w:rsidRDefault="00B364C3" w:rsidP="005F347B">
            <w:pPr>
              <w:rPr>
                <w:rFonts w:ascii="Times New Roman" w:hAnsi="Times New Roman" w:cs="Times New Roman"/>
                <w:sz w:val="24"/>
                <w:szCs w:val="24"/>
              </w:rPr>
            </w:pPr>
          </w:p>
        </w:tc>
        <w:tc>
          <w:tcPr>
            <w:tcW w:w="1263" w:type="dxa"/>
            <w:tcBorders>
              <w:bottom w:val="single" w:sz="4" w:space="0" w:color="000000" w:themeColor="text1"/>
            </w:tcBorders>
          </w:tcPr>
          <w:p w14:paraId="670F2C85"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tcBorders>
              <w:bottom w:val="single" w:sz="4" w:space="0" w:color="000000" w:themeColor="text1"/>
            </w:tcBorders>
          </w:tcPr>
          <w:p w14:paraId="4C2BD23E"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tcBorders>
              <w:bottom w:val="single" w:sz="4" w:space="0" w:color="000000" w:themeColor="text1"/>
            </w:tcBorders>
            <w:shd w:val="clear" w:color="auto" w:fill="auto"/>
          </w:tcPr>
          <w:p w14:paraId="482D6BE4" w14:textId="77777777" w:rsidR="00B364C3" w:rsidRPr="00B90EB9" w:rsidRDefault="00B364C3" w:rsidP="005F34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364C3" w14:paraId="24D90420" w14:textId="77777777" w:rsidTr="005F347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tcBorders>
              <w:top w:val="single" w:sz="4" w:space="0" w:color="000000" w:themeColor="text1"/>
              <w:bottom w:val="nil"/>
            </w:tcBorders>
            <w:shd w:val="clear" w:color="auto" w:fill="auto"/>
          </w:tcPr>
          <w:p w14:paraId="7D4A3680" w14:textId="77777777" w:rsidR="00B364C3" w:rsidRPr="00B90EB9" w:rsidRDefault="00B364C3" w:rsidP="005F347B">
            <w:pPr>
              <w:rPr>
                <w:rFonts w:ascii="Times New Roman" w:hAnsi="Times New Roman" w:cs="Times New Roman"/>
                <w:b w:val="0"/>
                <w:bCs w:val="0"/>
                <w:sz w:val="24"/>
                <w:szCs w:val="24"/>
              </w:rPr>
            </w:pPr>
          </w:p>
        </w:tc>
        <w:tc>
          <w:tcPr>
            <w:tcW w:w="1263" w:type="dxa"/>
            <w:tcBorders>
              <w:top w:val="single" w:sz="4" w:space="0" w:color="000000" w:themeColor="text1"/>
              <w:bottom w:val="nil"/>
            </w:tcBorders>
            <w:shd w:val="clear" w:color="auto" w:fill="auto"/>
          </w:tcPr>
          <w:p w14:paraId="2319B4BA"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tcBorders>
              <w:top w:val="single" w:sz="4" w:space="0" w:color="000000" w:themeColor="text1"/>
              <w:bottom w:val="nil"/>
            </w:tcBorders>
            <w:shd w:val="clear" w:color="auto" w:fill="auto"/>
          </w:tcPr>
          <w:p w14:paraId="2C371086"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tcBorders>
              <w:top w:val="single" w:sz="4" w:space="0" w:color="000000" w:themeColor="text1"/>
              <w:bottom w:val="nil"/>
            </w:tcBorders>
            <w:shd w:val="clear" w:color="auto" w:fill="auto"/>
          </w:tcPr>
          <w:p w14:paraId="5781AD0F" w14:textId="77777777" w:rsidR="00B364C3" w:rsidRPr="00B90EB9" w:rsidRDefault="00B364C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BB7DCF4" w14:textId="0ADC1056" w:rsidR="00B364C3" w:rsidRPr="00681997" w:rsidRDefault="00B364C3" w:rsidP="00E13B49">
      <w:pPr>
        <w:tabs>
          <w:tab w:val="left" w:pos="1276"/>
        </w:tabs>
        <w:spacing w:line="240" w:lineRule="auto"/>
        <w:rPr>
          <w:rFonts w:ascii="Times New Roman" w:hAnsi="Times New Roman" w:cs="Times New Roman"/>
          <w:sz w:val="20"/>
          <w:szCs w:val="20"/>
          <w:lang w:val="es-GT"/>
        </w:rPr>
      </w:pPr>
      <w:r>
        <w:rPr>
          <w:rFonts w:ascii="Times New Roman" w:hAnsi="Times New Roman" w:cs="Times New Roman"/>
          <w:sz w:val="20"/>
          <w:szCs w:val="20"/>
          <w:lang w:val="es-GT"/>
        </w:rPr>
        <w:t xml:space="preserve">Detalle del costo total del proyecto de </w:t>
      </w:r>
      <w:r w:rsidR="000904FB">
        <w:rPr>
          <w:rFonts w:ascii="Times New Roman" w:hAnsi="Times New Roman" w:cs="Times New Roman"/>
          <w:sz w:val="20"/>
          <w:szCs w:val="20"/>
          <w:lang w:val="es-GT"/>
        </w:rPr>
        <w:t>software.</w:t>
      </w:r>
    </w:p>
    <w:p w14:paraId="614F831F" w14:textId="77777777" w:rsidR="00B364C3" w:rsidRPr="00B364C3" w:rsidRDefault="00B364C3" w:rsidP="00B364C3">
      <w:pPr>
        <w:rPr>
          <w:lang w:val="es-GT"/>
        </w:rPr>
      </w:pPr>
    </w:p>
    <w:p w14:paraId="759CBAFC" w14:textId="3780030E" w:rsidR="002C38D7" w:rsidRDefault="002C38D7" w:rsidP="002C38D7">
      <w:pPr>
        <w:pStyle w:val="Ttulo4"/>
      </w:pPr>
      <w:bookmarkStart w:id="371" w:name="_Toc41638873"/>
      <w:r>
        <w:t>Financiamiento.</w:t>
      </w:r>
      <w:r w:rsidR="00E13B49">
        <w:t xml:space="preserve"> (Pendiente)</w:t>
      </w:r>
      <w:bookmarkEnd w:id="371"/>
    </w:p>
    <w:p w14:paraId="029FF209" w14:textId="35CDEA69" w:rsidR="002C38D7" w:rsidRDefault="002C38D7" w:rsidP="002C38D7">
      <w:pPr>
        <w:pStyle w:val="Ttulo4"/>
      </w:pPr>
      <w:bookmarkStart w:id="372" w:name="_Toc41638874"/>
      <w:r>
        <w:t>Costos.</w:t>
      </w:r>
      <w:bookmarkEnd w:id="372"/>
    </w:p>
    <w:p w14:paraId="3094BAB7" w14:textId="37A680C2" w:rsidR="002C38D7" w:rsidRDefault="002C38D7" w:rsidP="002C38D7">
      <w:pPr>
        <w:pStyle w:val="Ttulo5"/>
      </w:pPr>
      <w:bookmarkStart w:id="373" w:name="_Toc41638875"/>
      <w:r>
        <w:t>Costos directos.</w:t>
      </w:r>
      <w:bookmarkEnd w:id="373"/>
    </w:p>
    <w:p w14:paraId="445EED4F" w14:textId="64E15395" w:rsidR="00E13B49" w:rsidRPr="00E13B49" w:rsidRDefault="002C38D7" w:rsidP="00E13B49">
      <w:pPr>
        <w:pStyle w:val="Ttulo5"/>
      </w:pPr>
      <w:bookmarkStart w:id="374" w:name="_Toc41638876"/>
      <w:r>
        <w:t>Costos indirectos</w:t>
      </w:r>
      <w:bookmarkEnd w:id="374"/>
    </w:p>
    <w:p w14:paraId="5E8A8878" w14:textId="4C98E9FB" w:rsidR="00022C4B" w:rsidRDefault="00022C4B" w:rsidP="00022C4B">
      <w:pPr>
        <w:pStyle w:val="Ttulo2"/>
      </w:pPr>
      <w:bookmarkStart w:id="375" w:name="_Toc41638877"/>
      <w:r>
        <w:t>Presupuesto</w:t>
      </w:r>
      <w:r w:rsidR="00E13B49">
        <w:t xml:space="preserve"> (Pendiente)</w:t>
      </w:r>
      <w:bookmarkEnd w:id="375"/>
    </w:p>
    <w:p w14:paraId="6C8A6513" w14:textId="597C5BD0" w:rsidR="00B364C3" w:rsidRDefault="00B364C3" w:rsidP="00B364C3">
      <w:pPr>
        <w:rPr>
          <w:lang w:val="es-GT"/>
        </w:rPr>
      </w:pPr>
    </w:p>
    <w:p w14:paraId="12DB2C15" w14:textId="77777777" w:rsidR="008C609E" w:rsidRPr="00B364C3" w:rsidRDefault="008C609E" w:rsidP="00B364C3">
      <w:pPr>
        <w:rPr>
          <w:lang w:val="es-GT"/>
        </w:rPr>
      </w:pPr>
    </w:p>
    <w:p w14:paraId="38FE18E5" w14:textId="5C49388F" w:rsidR="008C609E" w:rsidRPr="004669EE" w:rsidRDefault="00022C4B" w:rsidP="004669EE">
      <w:pPr>
        <w:pStyle w:val="Ttulo2"/>
      </w:pPr>
      <w:bookmarkStart w:id="376" w:name="_Toc41638878"/>
      <w:r>
        <w:t>Cronograma de actividades</w:t>
      </w:r>
      <w:bookmarkEnd w:id="376"/>
    </w:p>
    <w:tbl>
      <w:tblPr>
        <w:tblStyle w:val="Tabladelista6concolores"/>
        <w:tblpPr w:leftFromText="141" w:rightFromText="141" w:vertAnchor="text" w:horzAnchor="margin" w:tblpY="884"/>
        <w:tblW w:w="8931" w:type="dxa"/>
        <w:tblLook w:val="04A0" w:firstRow="1" w:lastRow="0" w:firstColumn="1" w:lastColumn="0" w:noHBand="0" w:noVBand="1"/>
      </w:tblPr>
      <w:tblGrid>
        <w:gridCol w:w="4124"/>
        <w:gridCol w:w="1263"/>
        <w:gridCol w:w="1984"/>
        <w:gridCol w:w="1560"/>
      </w:tblGrid>
      <w:tr w:rsidR="008C609E" w14:paraId="7D701AB6" w14:textId="77777777" w:rsidTr="00E04C64">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tcBorders>
              <w:top w:val="single" w:sz="4" w:space="0" w:color="000000" w:themeColor="text1"/>
            </w:tcBorders>
            <w:shd w:val="clear" w:color="auto" w:fill="auto"/>
          </w:tcPr>
          <w:p w14:paraId="01BC5527" w14:textId="77777777" w:rsidR="008C609E" w:rsidRPr="00B90EB9" w:rsidRDefault="008C609E" w:rsidP="00E04C64">
            <w:pPr>
              <w:jc w:val="center"/>
              <w:rPr>
                <w:rFonts w:ascii="Times New Roman" w:hAnsi="Times New Roman" w:cs="Times New Roman"/>
                <w:sz w:val="24"/>
                <w:szCs w:val="24"/>
              </w:rPr>
            </w:pPr>
            <w:r>
              <w:rPr>
                <w:rFonts w:ascii="Times New Roman" w:hAnsi="Times New Roman" w:cs="Times New Roman"/>
                <w:sz w:val="24"/>
                <w:szCs w:val="24"/>
              </w:rPr>
              <w:lastRenderedPageBreak/>
              <w:t>Descripción</w:t>
            </w:r>
          </w:p>
        </w:tc>
        <w:tc>
          <w:tcPr>
            <w:tcW w:w="1263" w:type="dxa"/>
            <w:tcBorders>
              <w:top w:val="single" w:sz="4" w:space="0" w:color="000000" w:themeColor="text1"/>
            </w:tcBorders>
          </w:tcPr>
          <w:p w14:paraId="311B6C7F" w14:textId="77777777" w:rsidR="008C609E" w:rsidRPr="00B90EB9" w:rsidRDefault="008C609E" w:rsidP="00E04C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w:t>
            </w:r>
          </w:p>
        </w:tc>
        <w:tc>
          <w:tcPr>
            <w:tcW w:w="1984" w:type="dxa"/>
            <w:tcBorders>
              <w:top w:val="single" w:sz="4" w:space="0" w:color="000000" w:themeColor="text1"/>
            </w:tcBorders>
          </w:tcPr>
          <w:p w14:paraId="041E07E1" w14:textId="77777777" w:rsidR="008C609E" w:rsidRPr="00B90EB9" w:rsidRDefault="008C609E" w:rsidP="00E04C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parcial</w:t>
            </w:r>
          </w:p>
        </w:tc>
        <w:tc>
          <w:tcPr>
            <w:tcW w:w="1560" w:type="dxa"/>
            <w:tcBorders>
              <w:top w:val="single" w:sz="4" w:space="0" w:color="000000" w:themeColor="text1"/>
            </w:tcBorders>
            <w:shd w:val="clear" w:color="auto" w:fill="auto"/>
          </w:tcPr>
          <w:p w14:paraId="0F20EEA6" w14:textId="77777777" w:rsidR="008C609E" w:rsidRPr="00B90EB9" w:rsidRDefault="008C609E" w:rsidP="00E04C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C609E" w14:paraId="1D7AF405"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0BDB21A" w14:textId="77777777" w:rsidR="008C609E" w:rsidRPr="00B90EB9" w:rsidRDefault="008C609E" w:rsidP="00E04C64">
            <w:pPr>
              <w:rPr>
                <w:rFonts w:ascii="Times New Roman" w:hAnsi="Times New Roman" w:cs="Times New Roman"/>
                <w:b w:val="0"/>
                <w:bCs w:val="0"/>
                <w:sz w:val="24"/>
                <w:szCs w:val="24"/>
              </w:rPr>
            </w:pPr>
          </w:p>
        </w:tc>
        <w:tc>
          <w:tcPr>
            <w:tcW w:w="1263" w:type="dxa"/>
            <w:shd w:val="clear" w:color="auto" w:fill="auto"/>
          </w:tcPr>
          <w:p w14:paraId="18665E33"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2A387A55"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53B9E45F"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C609E" w14:paraId="0AF4B942" w14:textId="77777777" w:rsidTr="00E04C64">
        <w:trPr>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10F01FB0" w14:textId="77777777" w:rsidR="008C609E" w:rsidRDefault="008C609E" w:rsidP="00E04C64">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66FC5B6E"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7A4C8983"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65445EC6"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5CD0B18B"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6973DEF5" w14:textId="77777777" w:rsidR="008C609E" w:rsidRPr="00B90EB9" w:rsidRDefault="008C609E" w:rsidP="00E04C64">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1D3D4FDF"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542DE2F2"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7F683BF2"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0760E15B"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4D37FA6F" w14:textId="77777777" w:rsidR="008C609E" w:rsidRDefault="008C609E" w:rsidP="00E04C64">
            <w:pPr>
              <w:rPr>
                <w:rFonts w:ascii="Times New Roman" w:hAnsi="Times New Roman" w:cs="Times New Roman"/>
                <w:b w:val="0"/>
                <w:bCs w:val="0"/>
                <w:sz w:val="24"/>
                <w:szCs w:val="24"/>
              </w:rPr>
            </w:pPr>
          </w:p>
        </w:tc>
        <w:tc>
          <w:tcPr>
            <w:tcW w:w="1263" w:type="dxa"/>
            <w:shd w:val="clear" w:color="auto" w:fill="auto"/>
          </w:tcPr>
          <w:p w14:paraId="778F6576"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53346AB5"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1CEE91ED"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5FA8481E"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2AB212A3" w14:textId="77777777" w:rsidR="008C609E" w:rsidRPr="00B90EB9" w:rsidRDefault="008C609E" w:rsidP="00E04C64">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0C81C1FF"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68FC11C0"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2941E2D8"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1300A0F2"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5E383F5" w14:textId="77777777" w:rsidR="008C609E" w:rsidRDefault="008C609E" w:rsidP="00E04C64">
            <w:pPr>
              <w:rPr>
                <w:rFonts w:ascii="Times New Roman" w:hAnsi="Times New Roman" w:cs="Times New Roman"/>
                <w:b w:val="0"/>
                <w:bCs w:val="0"/>
                <w:sz w:val="24"/>
                <w:szCs w:val="24"/>
              </w:rPr>
            </w:pPr>
          </w:p>
        </w:tc>
        <w:tc>
          <w:tcPr>
            <w:tcW w:w="1263" w:type="dxa"/>
            <w:shd w:val="clear" w:color="auto" w:fill="auto"/>
          </w:tcPr>
          <w:p w14:paraId="144A3EC6"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7F56F390"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5CAE003"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2BD50FC7"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1A2B0CD4" w14:textId="77777777" w:rsidR="008C609E" w:rsidRDefault="008C609E" w:rsidP="00E04C64">
            <w:pPr>
              <w:rPr>
                <w:rFonts w:ascii="Times New Roman" w:hAnsi="Times New Roman" w:cs="Times New Roman"/>
                <w:b w:val="0"/>
                <w:bCs w:val="0"/>
                <w:sz w:val="24"/>
                <w:szCs w:val="24"/>
              </w:rPr>
            </w:pPr>
            <w:r>
              <w:rPr>
                <w:rFonts w:ascii="Times New Roman" w:hAnsi="Times New Roman" w:cs="Times New Roman"/>
                <w:b w:val="0"/>
                <w:bCs w:val="0"/>
                <w:sz w:val="24"/>
                <w:szCs w:val="24"/>
              </w:rPr>
              <w:t>x</w:t>
            </w:r>
          </w:p>
        </w:tc>
        <w:tc>
          <w:tcPr>
            <w:tcW w:w="1263" w:type="dxa"/>
            <w:shd w:val="clear" w:color="auto" w:fill="auto"/>
          </w:tcPr>
          <w:p w14:paraId="0097DB3D"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5CC26BCE"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29AEA3F7"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60667E28"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27CAFEFD" w14:textId="77777777" w:rsidR="008C609E" w:rsidRDefault="008C609E" w:rsidP="00E04C64">
            <w:pPr>
              <w:rPr>
                <w:rFonts w:ascii="Times New Roman" w:hAnsi="Times New Roman" w:cs="Times New Roman"/>
                <w:b w:val="0"/>
                <w:bCs w:val="0"/>
                <w:sz w:val="24"/>
                <w:szCs w:val="24"/>
              </w:rPr>
            </w:pPr>
          </w:p>
        </w:tc>
        <w:tc>
          <w:tcPr>
            <w:tcW w:w="1263" w:type="dxa"/>
            <w:shd w:val="clear" w:color="auto" w:fill="auto"/>
          </w:tcPr>
          <w:p w14:paraId="31A50481"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22AAA57A"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079B0048"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61691053" w14:textId="77777777" w:rsidTr="00E04C6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702A09E" w14:textId="77777777" w:rsidR="008C609E" w:rsidRPr="00B90EB9"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1AD8B04E"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05F07130"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7432F189"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2F25DED8"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16A42E3A" w14:textId="77777777" w:rsidR="008C609E" w:rsidRDefault="008C609E" w:rsidP="00E04C64">
            <w:pPr>
              <w:rPr>
                <w:rFonts w:ascii="Times New Roman" w:hAnsi="Times New Roman" w:cs="Times New Roman"/>
                <w:b w:val="0"/>
                <w:bCs w:val="0"/>
                <w:sz w:val="24"/>
                <w:szCs w:val="24"/>
              </w:rPr>
            </w:pPr>
          </w:p>
        </w:tc>
        <w:tc>
          <w:tcPr>
            <w:tcW w:w="1263" w:type="dxa"/>
            <w:shd w:val="clear" w:color="auto" w:fill="auto"/>
          </w:tcPr>
          <w:p w14:paraId="338E1407"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6CA329C8"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A86C44F"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38B603E0" w14:textId="77777777" w:rsidTr="00E04C6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AE2DDA2" w14:textId="77777777" w:rsidR="008C609E"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4C5D6F89"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378CB2E3"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2BB77952"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5FD178EA"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39BF6DFC" w14:textId="77777777" w:rsidR="008C609E"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7FEB2C91"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7C19B693"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017E2802"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0445F79E" w14:textId="77777777" w:rsidTr="00E04C6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02189EF3" w14:textId="77777777" w:rsidR="008C609E"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05968B79"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7B716777"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89B2E24"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0317AF46"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0B392864" w14:textId="77777777" w:rsidR="008C609E" w:rsidRDefault="008C609E" w:rsidP="00E04C64">
            <w:pPr>
              <w:rPr>
                <w:rFonts w:ascii="Times New Roman" w:hAnsi="Times New Roman" w:cs="Times New Roman"/>
                <w:b w:val="0"/>
                <w:bCs w:val="0"/>
                <w:sz w:val="24"/>
                <w:szCs w:val="24"/>
              </w:rPr>
            </w:pPr>
          </w:p>
        </w:tc>
        <w:tc>
          <w:tcPr>
            <w:tcW w:w="1263" w:type="dxa"/>
            <w:shd w:val="clear" w:color="auto" w:fill="auto"/>
          </w:tcPr>
          <w:p w14:paraId="2ACF3C73"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6B4EE37D"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4C7A18D6" w14:textId="77777777" w:rsidR="008C609E"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776793C8"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3EABC8A0" w14:textId="77777777" w:rsidR="008C609E" w:rsidRPr="00B90EB9"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5F3C84CE"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2FBFCC25"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6C078433"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261795E0"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5B9D5837" w14:textId="77777777" w:rsidR="008C609E" w:rsidRPr="00B90EB9" w:rsidRDefault="008C609E" w:rsidP="00E04C64">
            <w:pPr>
              <w:rPr>
                <w:rFonts w:ascii="Times New Roman" w:hAnsi="Times New Roman" w:cs="Times New Roman"/>
                <w:b w:val="0"/>
                <w:bCs w:val="0"/>
                <w:sz w:val="24"/>
                <w:szCs w:val="24"/>
              </w:rPr>
            </w:pPr>
          </w:p>
        </w:tc>
        <w:tc>
          <w:tcPr>
            <w:tcW w:w="1263" w:type="dxa"/>
            <w:shd w:val="clear" w:color="auto" w:fill="auto"/>
          </w:tcPr>
          <w:p w14:paraId="3E4E19DC"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5542EBA1"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0356701C"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291E3068"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71DD7296" w14:textId="77777777" w:rsidR="008C609E" w:rsidRPr="002C2B10"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5781D7E1"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2B43C874"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626DCB54"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598648F1" w14:textId="77777777" w:rsidTr="00E04C64">
        <w:trPr>
          <w:trHeight w:hRule="exact" w:val="113"/>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0633C5EC" w14:textId="77777777" w:rsidR="008C609E" w:rsidRPr="00B90EB9" w:rsidRDefault="008C609E" w:rsidP="00E04C64">
            <w:pPr>
              <w:rPr>
                <w:rFonts w:ascii="Times New Roman" w:hAnsi="Times New Roman" w:cs="Times New Roman"/>
                <w:b w:val="0"/>
                <w:bCs w:val="0"/>
                <w:sz w:val="24"/>
                <w:szCs w:val="24"/>
              </w:rPr>
            </w:pPr>
          </w:p>
        </w:tc>
        <w:tc>
          <w:tcPr>
            <w:tcW w:w="1263" w:type="dxa"/>
            <w:shd w:val="clear" w:color="auto" w:fill="auto"/>
          </w:tcPr>
          <w:p w14:paraId="0B3CB4CC"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32F0A338"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54B25C28"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30CEF63F"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shd w:val="clear" w:color="auto" w:fill="auto"/>
          </w:tcPr>
          <w:p w14:paraId="0FA91A4C" w14:textId="77777777" w:rsidR="008C609E" w:rsidRPr="002C2B10" w:rsidRDefault="008C609E" w:rsidP="00E04C64">
            <w:pPr>
              <w:rPr>
                <w:rFonts w:ascii="Times New Roman" w:hAnsi="Times New Roman" w:cs="Times New Roman"/>
                <w:b w:val="0"/>
                <w:bCs w:val="0"/>
                <w:sz w:val="24"/>
                <w:szCs w:val="24"/>
              </w:rPr>
            </w:pPr>
            <w:r w:rsidRPr="00C03887">
              <w:rPr>
                <w:rFonts w:ascii="Times New Roman" w:hAnsi="Times New Roman" w:cs="Times New Roman"/>
                <w:b w:val="0"/>
                <w:bCs w:val="0"/>
                <w:sz w:val="24"/>
                <w:szCs w:val="24"/>
              </w:rPr>
              <w:t>x</w:t>
            </w:r>
          </w:p>
        </w:tc>
        <w:tc>
          <w:tcPr>
            <w:tcW w:w="1263" w:type="dxa"/>
            <w:shd w:val="clear" w:color="auto" w:fill="auto"/>
          </w:tcPr>
          <w:p w14:paraId="656299CB"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shd w:val="clear" w:color="auto" w:fill="auto"/>
          </w:tcPr>
          <w:p w14:paraId="12B2E5D4" w14:textId="77777777" w:rsidR="008C609E"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shd w:val="clear" w:color="auto" w:fill="auto"/>
          </w:tcPr>
          <w:p w14:paraId="7427AAC3"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x</w:t>
            </w:r>
          </w:p>
        </w:tc>
      </w:tr>
      <w:tr w:rsidR="008C609E" w14:paraId="66E08F8B" w14:textId="77777777" w:rsidTr="00E04C64">
        <w:trPr>
          <w:trHeight w:val="239"/>
        </w:trPr>
        <w:tc>
          <w:tcPr>
            <w:cnfStyle w:val="001000000000" w:firstRow="0" w:lastRow="0" w:firstColumn="1" w:lastColumn="0" w:oddVBand="0" w:evenVBand="0" w:oddHBand="0" w:evenHBand="0" w:firstRowFirstColumn="0" w:firstRowLastColumn="0" w:lastRowFirstColumn="0" w:lastRowLastColumn="0"/>
            <w:tcW w:w="4124" w:type="dxa"/>
            <w:tcBorders>
              <w:bottom w:val="single" w:sz="4" w:space="0" w:color="000000" w:themeColor="text1"/>
            </w:tcBorders>
            <w:shd w:val="clear" w:color="auto" w:fill="auto"/>
          </w:tcPr>
          <w:p w14:paraId="0EC9AF06" w14:textId="77777777" w:rsidR="008C609E" w:rsidRPr="00B90EB9" w:rsidRDefault="008C609E" w:rsidP="00E04C64">
            <w:pPr>
              <w:rPr>
                <w:rFonts w:ascii="Times New Roman" w:hAnsi="Times New Roman" w:cs="Times New Roman"/>
                <w:sz w:val="24"/>
                <w:szCs w:val="24"/>
              </w:rPr>
            </w:pPr>
          </w:p>
        </w:tc>
        <w:tc>
          <w:tcPr>
            <w:tcW w:w="1263" w:type="dxa"/>
            <w:tcBorders>
              <w:bottom w:val="single" w:sz="4" w:space="0" w:color="000000" w:themeColor="text1"/>
            </w:tcBorders>
          </w:tcPr>
          <w:p w14:paraId="6A4C2E60"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84" w:type="dxa"/>
            <w:tcBorders>
              <w:bottom w:val="single" w:sz="4" w:space="0" w:color="000000" w:themeColor="text1"/>
            </w:tcBorders>
          </w:tcPr>
          <w:p w14:paraId="079C17BB"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tcBorders>
              <w:bottom w:val="single" w:sz="4" w:space="0" w:color="000000" w:themeColor="text1"/>
            </w:tcBorders>
            <w:shd w:val="clear" w:color="auto" w:fill="auto"/>
          </w:tcPr>
          <w:p w14:paraId="0A472845" w14:textId="77777777" w:rsidR="008C609E" w:rsidRPr="00B90EB9" w:rsidRDefault="008C609E" w:rsidP="00E04C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C609E" w14:paraId="1C613F6F" w14:textId="77777777" w:rsidTr="00E04C6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124" w:type="dxa"/>
            <w:tcBorders>
              <w:top w:val="single" w:sz="4" w:space="0" w:color="000000" w:themeColor="text1"/>
              <w:bottom w:val="nil"/>
            </w:tcBorders>
            <w:shd w:val="clear" w:color="auto" w:fill="auto"/>
          </w:tcPr>
          <w:p w14:paraId="4FEFB557" w14:textId="77777777" w:rsidR="008C609E" w:rsidRPr="00B90EB9" w:rsidRDefault="008C609E" w:rsidP="00E04C64">
            <w:pPr>
              <w:rPr>
                <w:rFonts w:ascii="Times New Roman" w:hAnsi="Times New Roman" w:cs="Times New Roman"/>
                <w:b w:val="0"/>
                <w:bCs w:val="0"/>
                <w:sz w:val="24"/>
                <w:szCs w:val="24"/>
              </w:rPr>
            </w:pPr>
          </w:p>
        </w:tc>
        <w:tc>
          <w:tcPr>
            <w:tcW w:w="1263" w:type="dxa"/>
            <w:tcBorders>
              <w:top w:val="single" w:sz="4" w:space="0" w:color="000000" w:themeColor="text1"/>
              <w:bottom w:val="nil"/>
            </w:tcBorders>
            <w:shd w:val="clear" w:color="auto" w:fill="auto"/>
          </w:tcPr>
          <w:p w14:paraId="3A0CAF62"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84" w:type="dxa"/>
            <w:tcBorders>
              <w:top w:val="single" w:sz="4" w:space="0" w:color="000000" w:themeColor="text1"/>
              <w:bottom w:val="nil"/>
            </w:tcBorders>
            <w:shd w:val="clear" w:color="auto" w:fill="auto"/>
          </w:tcPr>
          <w:p w14:paraId="13B12835"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tcBorders>
              <w:top w:val="single" w:sz="4" w:space="0" w:color="000000" w:themeColor="text1"/>
              <w:bottom w:val="nil"/>
            </w:tcBorders>
            <w:shd w:val="clear" w:color="auto" w:fill="auto"/>
          </w:tcPr>
          <w:p w14:paraId="0E60386C" w14:textId="77777777" w:rsidR="008C609E" w:rsidRPr="00B90EB9" w:rsidRDefault="008C609E" w:rsidP="00E04C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8251A1A" w14:textId="4936C854" w:rsidR="008C609E" w:rsidRDefault="00E04C64" w:rsidP="004669EE">
      <w:pPr>
        <w:ind w:left="0" w:firstLine="0"/>
        <w:rPr>
          <w:lang w:val="es-GT"/>
        </w:rPr>
      </w:pPr>
      <w:r w:rsidRPr="00E04C64">
        <w:rPr>
          <w:highlight w:val="yellow"/>
          <w:lang w:val="es-GT"/>
        </w:rPr>
        <w:t>(Acá irá el resumen de las 5 fases del proyecto con su tiempo de duración.)</w:t>
      </w:r>
    </w:p>
    <w:p w14:paraId="480EFAE7" w14:textId="77777777" w:rsidR="008C609E" w:rsidRPr="008C609E" w:rsidRDefault="008C609E" w:rsidP="008C609E">
      <w:pPr>
        <w:rPr>
          <w:lang w:val="es-GT"/>
        </w:rPr>
      </w:pPr>
    </w:p>
    <w:p w14:paraId="30AE349C" w14:textId="55B02D2F" w:rsidR="00B364C3" w:rsidRDefault="00B364C3" w:rsidP="00B364C3">
      <w:pPr>
        <w:jc w:val="center"/>
        <w:rPr>
          <w:lang w:val="es-GT"/>
        </w:rPr>
      </w:pPr>
    </w:p>
    <w:p w14:paraId="62C248C7" w14:textId="526ED8ED" w:rsidR="00E04C64" w:rsidRDefault="00E04C64" w:rsidP="00B364C3">
      <w:pPr>
        <w:jc w:val="center"/>
        <w:rPr>
          <w:lang w:val="es-GT"/>
        </w:rPr>
      </w:pPr>
    </w:p>
    <w:p w14:paraId="0184E5C0" w14:textId="719F0F88" w:rsidR="00E04C64" w:rsidRDefault="00E04C64" w:rsidP="00B364C3">
      <w:pPr>
        <w:jc w:val="center"/>
        <w:rPr>
          <w:lang w:val="es-GT"/>
        </w:rPr>
      </w:pPr>
    </w:p>
    <w:p w14:paraId="7E23D6B4" w14:textId="22305217" w:rsidR="00E04C64" w:rsidRDefault="00E04C64" w:rsidP="00B364C3">
      <w:pPr>
        <w:jc w:val="center"/>
        <w:rPr>
          <w:lang w:val="es-GT"/>
        </w:rPr>
      </w:pPr>
    </w:p>
    <w:p w14:paraId="32C9EE7C" w14:textId="77777777" w:rsidR="00E04C64" w:rsidRDefault="00E04C64" w:rsidP="00B364C3">
      <w:pPr>
        <w:jc w:val="center"/>
        <w:rPr>
          <w:lang w:val="es-GT"/>
        </w:rPr>
      </w:pPr>
    </w:p>
    <w:p w14:paraId="15396E8D" w14:textId="574080D3" w:rsidR="00022C4B" w:rsidRDefault="00022C4B" w:rsidP="00022C4B">
      <w:pPr>
        <w:pStyle w:val="Ttulo2"/>
      </w:pPr>
      <w:bookmarkStart w:id="377" w:name="_Toc41638879"/>
      <w:r>
        <w:t>Bibliografía</w:t>
      </w:r>
      <w:bookmarkEnd w:id="377"/>
    </w:p>
    <w:bookmarkStart w:id="378" w:name="_Hlk39687466" w:displacedByCustomXml="next"/>
    <w:sdt>
      <w:sdtPr>
        <w:rPr>
          <w:rFonts w:ascii="Times New Roman" w:hAnsi="Times New Roman" w:cs="Times New Roman"/>
          <w:sz w:val="24"/>
          <w:szCs w:val="24"/>
        </w:rPr>
        <w:id w:val="448586417"/>
        <w:docPartObj>
          <w:docPartGallery w:val="Bibliographies"/>
          <w:docPartUnique/>
        </w:docPartObj>
      </w:sdtPr>
      <w:sdtContent>
        <w:p w14:paraId="5746DA0C" w14:textId="5214F159" w:rsidR="00681997" w:rsidRPr="00182A56" w:rsidRDefault="00681997" w:rsidP="00226A3C">
          <w:pPr>
            <w:rPr>
              <w:rFonts w:ascii="Times New Roman" w:hAnsi="Times New Roman" w:cs="Times New Roman"/>
              <w:sz w:val="24"/>
              <w:szCs w:val="24"/>
            </w:rPr>
          </w:pPr>
        </w:p>
        <w:sdt>
          <w:sdtPr>
            <w:rPr>
              <w:rFonts w:ascii="Times New Roman" w:hAnsi="Times New Roman" w:cs="Times New Roman"/>
              <w:sz w:val="24"/>
              <w:szCs w:val="24"/>
            </w:rPr>
            <w:id w:val="-573587230"/>
            <w:bibliography/>
          </w:sdtPr>
          <w:sdtContent>
            <w:p w14:paraId="01391908" w14:textId="77777777" w:rsidR="00E04C64" w:rsidRDefault="00681997" w:rsidP="00E04C64">
              <w:pPr>
                <w:pStyle w:val="Bibliografa"/>
                <w:ind w:left="720" w:hanging="720"/>
                <w:rPr>
                  <w:noProof/>
                  <w:sz w:val="24"/>
                  <w:szCs w:val="24"/>
                  <w:lang w:val="es-GT"/>
                </w:rPr>
              </w:pPr>
              <w:r w:rsidRPr="00182A56">
                <w:rPr>
                  <w:rFonts w:ascii="Times New Roman" w:hAnsi="Times New Roman" w:cs="Times New Roman"/>
                  <w:sz w:val="24"/>
                  <w:szCs w:val="24"/>
                </w:rPr>
                <w:fldChar w:fldCharType="begin"/>
              </w:r>
              <w:r w:rsidRPr="00182A56">
                <w:rPr>
                  <w:rFonts w:ascii="Times New Roman" w:hAnsi="Times New Roman" w:cs="Times New Roman"/>
                  <w:sz w:val="24"/>
                  <w:szCs w:val="24"/>
                </w:rPr>
                <w:instrText>BIBLIOGRAPHY</w:instrText>
              </w:r>
              <w:r w:rsidRPr="00182A56">
                <w:rPr>
                  <w:rFonts w:ascii="Times New Roman" w:hAnsi="Times New Roman" w:cs="Times New Roman"/>
                  <w:sz w:val="24"/>
                  <w:szCs w:val="24"/>
                </w:rPr>
                <w:fldChar w:fldCharType="separate"/>
              </w:r>
              <w:r w:rsidR="00E04C64">
                <w:rPr>
                  <w:noProof/>
                  <w:lang w:val="es-GT"/>
                </w:rPr>
                <w:t xml:space="preserve">AdminLTE. (2014-2019). </w:t>
              </w:r>
              <w:r w:rsidR="00E04C64">
                <w:rPr>
                  <w:i/>
                  <w:iCs/>
                  <w:noProof/>
                  <w:lang w:val="es-GT"/>
                </w:rPr>
                <w:t>AdminLTE</w:t>
              </w:r>
              <w:r w:rsidR="00E04C64">
                <w:rPr>
                  <w:noProof/>
                  <w:lang w:val="es-GT"/>
                </w:rPr>
                <w:t>. Recuperado el 20 de 05 de 2020, de https://adminlte.io/themes/AdminLTE/index2.html</w:t>
              </w:r>
            </w:p>
            <w:p w14:paraId="0682055A" w14:textId="77777777" w:rsidR="00E04C64" w:rsidRDefault="00E04C64" w:rsidP="00E04C64">
              <w:pPr>
                <w:pStyle w:val="Bibliografa"/>
                <w:ind w:left="720" w:hanging="720"/>
                <w:rPr>
                  <w:noProof/>
                  <w:lang w:val="es-GT"/>
                </w:rPr>
              </w:pPr>
              <w:r>
                <w:rPr>
                  <w:noProof/>
                  <w:lang w:val="es-GT"/>
                </w:rPr>
                <w:t xml:space="preserve">Aguilar, L. J., &amp; Martínez, I. Z. (2011). </w:t>
              </w:r>
              <w:r>
                <w:rPr>
                  <w:i/>
                  <w:iCs/>
                  <w:noProof/>
                  <w:lang w:val="es-GT"/>
                </w:rPr>
                <w:t>Programación en Java 6. Algoritmos, programación orientada a objetos e interfaz gráfica de usuarios</w:t>
              </w:r>
              <w:r>
                <w:rPr>
                  <w:noProof/>
                  <w:lang w:val="es-GT"/>
                </w:rPr>
                <w:t xml:space="preserve"> (Primera ed.). (S. D. McGRAW-</w:t>
              </w:r>
              <w:r>
                <w:rPr>
                  <w:noProof/>
                  <w:lang w:val="es-GT"/>
                </w:rPr>
                <w:lastRenderedPageBreak/>
                <w:t>HILL/INTERAMERICANA EDITORES, Ed.) Distrito Federal, México: Mc Graw Hill. Recuperado el 14 de 05 de 2020</w:t>
              </w:r>
            </w:p>
            <w:p w14:paraId="4513FF13" w14:textId="77777777" w:rsidR="00E04C64" w:rsidRDefault="00E04C64" w:rsidP="00E04C64">
              <w:pPr>
                <w:pStyle w:val="Bibliografa"/>
                <w:ind w:left="720" w:hanging="720"/>
                <w:rPr>
                  <w:noProof/>
                  <w:lang w:val="es-GT"/>
                </w:rPr>
              </w:pPr>
              <w:r>
                <w:rPr>
                  <w:noProof/>
                  <w:lang w:val="es-GT"/>
                </w:rPr>
                <w:t xml:space="preserve">Alicante, U. d. (1996-2020). </w:t>
              </w:r>
              <w:r>
                <w:rPr>
                  <w:i/>
                  <w:iCs/>
                  <w:noProof/>
                  <w:lang w:val="es-GT"/>
                </w:rPr>
                <w:t>Universidad de Alicante, servicio de Informática ASP.NET MVC 3 Framework</w:t>
              </w:r>
              <w:r>
                <w:rPr>
                  <w:noProof/>
                  <w:lang w:val="es-GT"/>
                </w:rPr>
                <w:t>. Recuperado el 06 de 05 de 2020, de https://si.ua.es/es/documentacion/asp-net-mvc-3/1-dia/modelo-vista-controlador-mvc.html</w:t>
              </w:r>
            </w:p>
            <w:p w14:paraId="2B2D55C7" w14:textId="77777777" w:rsidR="00E04C64" w:rsidRDefault="00E04C64" w:rsidP="00E04C64">
              <w:pPr>
                <w:pStyle w:val="Bibliografa"/>
                <w:ind w:left="720" w:hanging="720"/>
                <w:rPr>
                  <w:noProof/>
                  <w:lang w:val="es-GT"/>
                </w:rPr>
              </w:pPr>
              <w:r w:rsidRPr="00E04C64">
                <w:rPr>
                  <w:noProof/>
                  <w:lang w:val="en-US"/>
                </w:rPr>
                <w:t xml:space="preserve">Alliance, S. (s.f.). </w:t>
              </w:r>
              <w:r w:rsidRPr="00E04C64">
                <w:rPr>
                  <w:i/>
                  <w:iCs/>
                  <w:noProof/>
                  <w:lang w:val="en-US"/>
                </w:rPr>
                <w:t>State of Scrum 2017-2018 scaling and agile transformation.</w:t>
              </w:r>
              <w:r w:rsidRPr="00E04C64">
                <w:rPr>
                  <w:noProof/>
                  <w:lang w:val="en-US"/>
                </w:rPr>
                <w:t xml:space="preserve"> </w:t>
              </w:r>
              <w:r>
                <w:rPr>
                  <w:noProof/>
                  <w:lang w:val="es-GT"/>
                </w:rPr>
                <w:t>Recuperado el 20 de 05 de 2020</w:t>
              </w:r>
            </w:p>
            <w:p w14:paraId="05406DAB" w14:textId="77777777" w:rsidR="00E04C64" w:rsidRDefault="00E04C64" w:rsidP="00E04C64">
              <w:pPr>
                <w:pStyle w:val="Bibliografa"/>
                <w:ind w:left="720" w:hanging="720"/>
                <w:rPr>
                  <w:noProof/>
                  <w:lang w:val="es-GT"/>
                </w:rPr>
              </w:pPr>
              <w:r>
                <w:rPr>
                  <w:noProof/>
                  <w:lang w:val="es-GT"/>
                </w:rPr>
                <w:t xml:space="preserve">APA, N. (2020). </w:t>
              </w:r>
              <w:r>
                <w:rPr>
                  <w:i/>
                  <w:iCs/>
                  <w:noProof/>
                  <w:lang w:val="es-GT"/>
                </w:rPr>
                <w:t>Normas APA a Chegg Service</w:t>
              </w:r>
              <w:r>
                <w:rPr>
                  <w:noProof/>
                  <w:lang w:val="es-GT"/>
                </w:rPr>
                <w:t>. Recuperado el 27 de 02 de 2020, de https://normasapa.com/normas-apa-2019-cuestiones-mas-frecuentes/</w:t>
              </w:r>
            </w:p>
            <w:p w14:paraId="13BBD958" w14:textId="77777777" w:rsidR="00E04C64" w:rsidRDefault="00E04C64" w:rsidP="00E04C64">
              <w:pPr>
                <w:pStyle w:val="Bibliografa"/>
                <w:ind w:left="720" w:hanging="720"/>
                <w:rPr>
                  <w:noProof/>
                  <w:lang w:val="es-GT"/>
                </w:rPr>
              </w:pPr>
              <w:r>
                <w:rPr>
                  <w:noProof/>
                  <w:lang w:val="es-GT"/>
                </w:rPr>
                <w:t xml:space="preserve">Apache Friends. (2020). </w:t>
              </w:r>
              <w:r>
                <w:rPr>
                  <w:i/>
                  <w:iCs/>
                  <w:noProof/>
                  <w:lang w:val="es-GT"/>
                </w:rPr>
                <w:t>Apache Friends</w:t>
              </w:r>
              <w:r>
                <w:rPr>
                  <w:noProof/>
                  <w:lang w:val="es-GT"/>
                </w:rPr>
                <w:t>. Recuperado el 20 de 05 de 2020, de https://www.apachefriends.org/es/index.html</w:t>
              </w:r>
            </w:p>
            <w:p w14:paraId="288DBC7E" w14:textId="77777777" w:rsidR="00E04C64" w:rsidRDefault="00E04C64" w:rsidP="00E04C64">
              <w:pPr>
                <w:pStyle w:val="Bibliografa"/>
                <w:ind w:left="720" w:hanging="720"/>
                <w:rPr>
                  <w:noProof/>
                  <w:lang w:val="es-GT"/>
                </w:rPr>
              </w:pPr>
              <w:r>
                <w:rPr>
                  <w:i/>
                  <w:iCs/>
                  <w:noProof/>
                  <w:lang w:val="es-GT"/>
                </w:rPr>
                <w:t>auditoria.usac.</w:t>
              </w:r>
              <w:r>
                <w:rPr>
                  <w:noProof/>
                  <w:lang w:val="es-GT"/>
                </w:rPr>
                <w:t xml:space="preserve"> (13 de 05 de 1938). Recuperado el 23 de 03 de 2020, de auditoria.usac: http://c3.usac.edu.gt/auditoria.usac.edu.gt/public_html/wp-content/uploads/2014/10/Decreto-2084-ubico-hojas-autorizadas1.pdf</w:t>
              </w:r>
            </w:p>
            <w:p w14:paraId="6084F81A" w14:textId="77777777" w:rsidR="00E04C64" w:rsidRDefault="00E04C64" w:rsidP="00E04C64">
              <w:pPr>
                <w:pStyle w:val="Bibliografa"/>
                <w:ind w:left="720" w:hanging="720"/>
                <w:rPr>
                  <w:noProof/>
                  <w:lang w:val="es-GT"/>
                </w:rPr>
              </w:pPr>
              <w:r>
                <w:rPr>
                  <w:noProof/>
                  <w:lang w:val="es-GT"/>
                </w:rPr>
                <w:t xml:space="preserve">Betancourt. (22 de 03 de 2017). </w:t>
              </w:r>
              <w:r>
                <w:rPr>
                  <w:i/>
                  <w:iCs/>
                  <w:noProof/>
                  <w:lang w:val="es-GT"/>
                </w:rPr>
                <w:t>IngenioEmpresa.com</w:t>
              </w:r>
              <w:r>
                <w:rPr>
                  <w:noProof/>
                  <w:lang w:val="es-GT"/>
                </w:rPr>
                <w:t>. Recuperado el 26 de 05 de 2020, de https://ingenioempresa.com/planificacion-requerimientos-material-mrp/#Paso_1_Definiendo_la_lista_de_materiales_BOM</w:t>
              </w:r>
            </w:p>
            <w:p w14:paraId="682EDE7A" w14:textId="77777777" w:rsidR="00E04C64" w:rsidRDefault="00E04C64" w:rsidP="00E04C64">
              <w:pPr>
                <w:pStyle w:val="Bibliografa"/>
                <w:ind w:left="720" w:hanging="720"/>
                <w:rPr>
                  <w:noProof/>
                  <w:lang w:val="es-GT"/>
                </w:rPr>
              </w:pPr>
              <w:r>
                <w:rPr>
                  <w:noProof/>
                  <w:lang w:val="es-GT"/>
                </w:rPr>
                <w:t xml:space="preserve">Brito, J., Ferreiro, V., &amp; López, C. (s.f.). Sistema de Costos Basado En Actividades en la Fabricación de Campanas Industriales: Aplicación del Modelo ABC como herramienta de Gestión. </w:t>
              </w:r>
              <w:r>
                <w:rPr>
                  <w:i/>
                  <w:iCs/>
                  <w:noProof/>
                  <w:lang w:val="es-GT"/>
                </w:rPr>
                <w:t>XV Congreso Internacional de Contaduría, Administración e Informática.</w:t>
              </w:r>
              <w:r>
                <w:rPr>
                  <w:noProof/>
                  <w:lang w:val="es-GT"/>
                </w:rPr>
                <w:t>, (pág. 33). Recuperado el 19 de 04 de 2020, de http://congreso.investiga.fca.unam.mx/docs/xv/ponencias/168.pdf</w:t>
              </w:r>
            </w:p>
            <w:p w14:paraId="6919D0C6" w14:textId="77777777" w:rsidR="00E04C64" w:rsidRDefault="00E04C64" w:rsidP="00E04C64">
              <w:pPr>
                <w:pStyle w:val="Bibliografa"/>
                <w:ind w:left="720" w:hanging="720"/>
                <w:rPr>
                  <w:noProof/>
                  <w:lang w:val="es-GT"/>
                </w:rPr>
              </w:pPr>
              <w:r>
                <w:rPr>
                  <w:noProof/>
                  <w:lang w:val="es-GT"/>
                </w:rPr>
                <w:t xml:space="preserve">Cortes, J. A. (2014). </w:t>
              </w:r>
              <w:r>
                <w:rPr>
                  <w:i/>
                  <w:iCs/>
                  <w:noProof/>
                  <w:lang w:val="es-GT"/>
                </w:rPr>
                <w:t>Fundamentos de la gestión de inventarios.</w:t>
              </w:r>
              <w:r>
                <w:rPr>
                  <w:noProof/>
                  <w:lang w:val="es-GT"/>
                </w:rPr>
                <w:t xml:space="preserve"> (D. A. Pulgarín, Ed.) Medellín, Colombia: Esumer. Recuperado el 08 de 04 de 2020</w:t>
              </w:r>
            </w:p>
            <w:p w14:paraId="1E6B2FB2" w14:textId="77777777" w:rsidR="00E04C64" w:rsidRDefault="00E04C64" w:rsidP="00E04C64">
              <w:pPr>
                <w:pStyle w:val="Bibliografa"/>
                <w:ind w:left="720" w:hanging="720"/>
                <w:rPr>
                  <w:noProof/>
                  <w:lang w:val="es-GT"/>
                </w:rPr>
              </w:pPr>
              <w:r>
                <w:rPr>
                  <w:noProof/>
                  <w:lang w:val="es-GT"/>
                </w:rPr>
                <w:t xml:space="preserve">Date, C. (2001). </w:t>
              </w:r>
              <w:r>
                <w:rPr>
                  <w:i/>
                  <w:iCs/>
                  <w:noProof/>
                  <w:lang w:val="es-GT"/>
                </w:rPr>
                <w:t>Introducción a los sistemas de bases de datos.</w:t>
              </w:r>
              <w:r>
                <w:rPr>
                  <w:noProof/>
                  <w:lang w:val="es-GT"/>
                </w:rPr>
                <w:t xml:space="preserve"> Juárez, México: Pearson Education. Recuperado el 13 de 05 de 2020</w:t>
              </w:r>
            </w:p>
            <w:p w14:paraId="11118B7F" w14:textId="77777777" w:rsidR="00E04C64" w:rsidRDefault="00E04C64" w:rsidP="00E04C64">
              <w:pPr>
                <w:pStyle w:val="Bibliografa"/>
                <w:ind w:left="720" w:hanging="720"/>
                <w:rPr>
                  <w:noProof/>
                  <w:lang w:val="es-GT"/>
                </w:rPr>
              </w:pPr>
              <w:r>
                <w:rPr>
                  <w:noProof/>
                  <w:lang w:val="es-GT"/>
                </w:rPr>
                <w:t xml:space="preserve">Desconocido. (16 de 03 de 2020). </w:t>
              </w:r>
              <w:r>
                <w:rPr>
                  <w:i/>
                  <w:iCs/>
                  <w:noProof/>
                  <w:lang w:val="es-GT"/>
                </w:rPr>
                <w:t>deguate.com.</w:t>
              </w:r>
              <w:r>
                <w:rPr>
                  <w:noProof/>
                  <w:lang w:val="es-GT"/>
                </w:rPr>
                <w:t xml:space="preserve"> (deguate.com, Ed.) Obtenido de deguate.com: www.deguate.com/artman/uploads/32/Circular_3-57.pdf</w:t>
              </w:r>
            </w:p>
            <w:p w14:paraId="692133B8" w14:textId="77777777" w:rsidR="00E04C64" w:rsidRDefault="00E04C64" w:rsidP="00E04C64">
              <w:pPr>
                <w:pStyle w:val="Bibliografa"/>
                <w:ind w:left="720" w:hanging="720"/>
                <w:rPr>
                  <w:noProof/>
                  <w:lang w:val="es-GT"/>
                </w:rPr>
              </w:pPr>
              <w:r>
                <w:rPr>
                  <w:noProof/>
                  <w:lang w:val="es-GT"/>
                </w:rPr>
                <w:t xml:space="preserve">DIRECTIVO, I. N.-I.-C. (2018). ACUERDO No. CD-INACIF-8-2018. En </w:t>
              </w:r>
              <w:r>
                <w:rPr>
                  <w:i/>
                  <w:iCs/>
                  <w:noProof/>
                  <w:lang w:val="es-GT"/>
                </w:rPr>
                <w:t>REFORMAS AL ACUERDO CD-INACIF-027-2012 REGLAMENTO DE ORGANIZACIÓN Y FUNCIONAMIENTO DEL INSTITUTO NACIONAL DE CIENCIAS FORENSES DE GUATEMALA</w:t>
              </w:r>
              <w:r>
                <w:rPr>
                  <w:noProof/>
                  <w:lang w:val="es-GT"/>
                </w:rPr>
                <w:t xml:space="preserve"> (pág. 15). Guatemala. Recuperado el 12 de 03 de 2020, de https://www.inacif.gob.gt/docs/uip/InformacionPublicadeOficio-numeral01-02a.pdf</w:t>
              </w:r>
            </w:p>
            <w:p w14:paraId="39C9F69B" w14:textId="77777777" w:rsidR="00E04C64" w:rsidRDefault="00E04C64" w:rsidP="00E04C64">
              <w:pPr>
                <w:pStyle w:val="Bibliografa"/>
                <w:ind w:left="720" w:hanging="720"/>
                <w:rPr>
                  <w:noProof/>
                  <w:lang w:val="es-GT"/>
                </w:rPr>
              </w:pPr>
              <w:r>
                <w:rPr>
                  <w:noProof/>
                  <w:lang w:val="es-GT"/>
                </w:rPr>
                <w:t xml:space="preserve">Dowloadastro. (2020). </w:t>
              </w:r>
              <w:r>
                <w:rPr>
                  <w:i/>
                  <w:iCs/>
                  <w:noProof/>
                  <w:lang w:val="es-GT"/>
                </w:rPr>
                <w:t>Google Chrome Versiones Anteriores</w:t>
              </w:r>
              <w:r>
                <w:rPr>
                  <w:noProof/>
                  <w:lang w:val="es-GT"/>
                </w:rPr>
                <w:t>. Recuperado el 06 de 05 de 2020, de https://google_chrome.es.downloadastro.com/old_versions/</w:t>
              </w:r>
            </w:p>
            <w:p w14:paraId="14066D35" w14:textId="77777777" w:rsidR="00E04C64" w:rsidRDefault="00E04C64" w:rsidP="00E04C64">
              <w:pPr>
                <w:pStyle w:val="Bibliografa"/>
                <w:ind w:left="720" w:hanging="720"/>
                <w:rPr>
                  <w:noProof/>
                  <w:lang w:val="es-GT"/>
                </w:rPr>
              </w:pPr>
              <w:r>
                <w:rPr>
                  <w:noProof/>
                  <w:lang w:val="es-GT"/>
                </w:rPr>
                <w:t xml:space="preserve">Downloadastro. (2020). </w:t>
              </w:r>
              <w:r>
                <w:rPr>
                  <w:i/>
                  <w:iCs/>
                  <w:noProof/>
                  <w:lang w:val="es-GT"/>
                </w:rPr>
                <w:t>Mozilla Firefox Versiones Anteriores</w:t>
              </w:r>
              <w:r>
                <w:rPr>
                  <w:noProof/>
                  <w:lang w:val="es-GT"/>
                </w:rPr>
                <w:t>. Recuperado el 2020 de 05 de 06, de https://mozilla_firefox.es.downloadastro.com/old_versions/</w:t>
              </w:r>
            </w:p>
            <w:p w14:paraId="55983603" w14:textId="77777777" w:rsidR="00E04C64" w:rsidRDefault="00E04C64" w:rsidP="00E04C64">
              <w:pPr>
                <w:pStyle w:val="Bibliografa"/>
                <w:ind w:left="720" w:hanging="720"/>
                <w:rPr>
                  <w:noProof/>
                  <w:lang w:val="es-GT"/>
                </w:rPr>
              </w:pPr>
              <w:r>
                <w:rPr>
                  <w:noProof/>
                  <w:lang w:val="es-GT"/>
                </w:rPr>
                <w:lastRenderedPageBreak/>
                <w:t xml:space="preserve">Esquit, M. E. (2016). </w:t>
              </w:r>
              <w:r>
                <w:rPr>
                  <w:i/>
                  <w:iCs/>
                  <w:noProof/>
                  <w:lang w:val="es-GT"/>
                </w:rPr>
                <w:t>SISTEMA PARA EL CONTROL DE SOLICITUDES DE COMPRA DE BIENES, OBRAS Y SERVICIOS DE LAS UNIDADES Y DEPENDENCIAS DEL INSTITUTO NACIONAL DE CIENCIAS FORENSES DE GUATEMALA (INACIF).</w:t>
              </w:r>
              <w:r>
                <w:rPr>
                  <w:noProof/>
                  <w:lang w:val="es-GT"/>
                </w:rPr>
                <w:t xml:space="preserve"> Guatemala. Recuperado el 25 de 02 de 2020, de http://www.repositorio.usac.edu.gt/3554/1/Manuel%20Elias%20Muh%C3%BAn%20Esquit.pdf</w:t>
              </w:r>
            </w:p>
            <w:p w14:paraId="4B5CEDED" w14:textId="77777777" w:rsidR="00E04C64" w:rsidRDefault="00E04C64" w:rsidP="00E04C64">
              <w:pPr>
                <w:pStyle w:val="Bibliografa"/>
                <w:ind w:left="720" w:hanging="720"/>
                <w:rPr>
                  <w:noProof/>
                  <w:lang w:val="es-GT"/>
                </w:rPr>
              </w:pPr>
              <w:r>
                <w:rPr>
                  <w:noProof/>
                  <w:lang w:val="es-GT"/>
                </w:rPr>
                <w:t xml:space="preserve">Ferrer, J. R. (2013). </w:t>
              </w:r>
              <w:r>
                <w:rPr>
                  <w:i/>
                  <w:iCs/>
                  <w:noProof/>
                  <w:lang w:val="es-GT"/>
                </w:rPr>
                <w:t>Gestión y pedido de stock.</w:t>
              </w:r>
              <w:r>
                <w:rPr>
                  <w:noProof/>
                  <w:lang w:val="es-GT"/>
                </w:rPr>
                <w:t xml:space="preserve"> España: Ministerio de Educación de España. Recuperado el 25 de 05 de 2020</w:t>
              </w:r>
            </w:p>
            <w:p w14:paraId="472078F6" w14:textId="77777777" w:rsidR="00E04C64" w:rsidRDefault="00E04C64" w:rsidP="00E04C64">
              <w:pPr>
                <w:pStyle w:val="Bibliografa"/>
                <w:ind w:left="720" w:hanging="720"/>
                <w:rPr>
                  <w:noProof/>
                  <w:lang w:val="es-GT"/>
                </w:rPr>
              </w:pPr>
              <w:r>
                <w:rPr>
                  <w:noProof/>
                  <w:lang w:val="es-GT"/>
                </w:rPr>
                <w:t xml:space="preserve">Gaikema, M., Donkerslot, M., Johnson, J., &amp; Mulder, H. (2019). </w:t>
              </w:r>
              <w:r>
                <w:rPr>
                  <w:i/>
                  <w:iCs/>
                  <w:noProof/>
                  <w:lang w:val="es-GT"/>
                </w:rPr>
                <w:t>standishgroup.</w:t>
              </w:r>
              <w:r>
                <w:rPr>
                  <w:noProof/>
                  <w:lang w:val="es-GT"/>
                </w:rPr>
                <w:t xml:space="preserve"> Recuperado el 19 de 05 de 2020, de https://www.standishgroup.com/sample_research_files/Increase%20the%20success%20of%20Governmental%20IT-projects%20(FINAL).pdf</w:t>
              </w:r>
            </w:p>
            <w:p w14:paraId="43CD435E" w14:textId="77777777" w:rsidR="00E04C64" w:rsidRDefault="00E04C64" w:rsidP="00E04C64">
              <w:pPr>
                <w:pStyle w:val="Bibliografa"/>
                <w:ind w:left="720" w:hanging="720"/>
                <w:rPr>
                  <w:noProof/>
                </w:rPr>
              </w:pPr>
              <w:r>
                <w:rPr>
                  <w:noProof/>
                </w:rPr>
                <w:t xml:space="preserve">García, J. O. (2017). </w:t>
              </w:r>
              <w:r>
                <w:rPr>
                  <w:i/>
                  <w:iCs/>
                  <w:noProof/>
                </w:rPr>
                <w:t>Contabilidad General 13.ª edición.</w:t>
              </w:r>
              <w:r>
                <w:rPr>
                  <w:noProof/>
                </w:rPr>
                <w:t xml:space="preserve"> Barcelona, España: Editorial de Centro Libros PAPF, S. L. U. Recuperado el 07 de 04 de 2020</w:t>
              </w:r>
            </w:p>
            <w:p w14:paraId="349E4A5C" w14:textId="77777777" w:rsidR="00E04C64" w:rsidRDefault="00E04C64" w:rsidP="00E04C64">
              <w:pPr>
                <w:pStyle w:val="Bibliografa"/>
                <w:ind w:left="720" w:hanging="720"/>
                <w:rPr>
                  <w:noProof/>
                  <w:lang w:val="es-GT"/>
                </w:rPr>
              </w:pPr>
              <w:r>
                <w:rPr>
                  <w:noProof/>
                  <w:lang w:val="es-GT"/>
                </w:rPr>
                <w:t xml:space="preserve">García, L. A. (2008). </w:t>
              </w:r>
              <w:r>
                <w:rPr>
                  <w:i/>
                  <w:iCs/>
                  <w:noProof/>
                  <w:lang w:val="es-GT"/>
                </w:rPr>
                <w:t>Inidicadores de la gestión logística.</w:t>
              </w:r>
              <w:r>
                <w:rPr>
                  <w:noProof/>
                  <w:lang w:val="es-GT"/>
                </w:rPr>
                <w:t xml:space="preserve"> Bogotá: Ecoe Ediciones. Recuperado el 0 de 2020</w:t>
              </w:r>
            </w:p>
            <w:p w14:paraId="379783C3" w14:textId="77777777" w:rsidR="00E04C64" w:rsidRDefault="00E04C64" w:rsidP="00E04C64">
              <w:pPr>
                <w:pStyle w:val="Bibliografa"/>
                <w:ind w:left="720" w:hanging="720"/>
                <w:rPr>
                  <w:noProof/>
                  <w:lang w:val="es-GT"/>
                </w:rPr>
              </w:pPr>
              <w:r>
                <w:rPr>
                  <w:noProof/>
                  <w:lang w:val="es-GT"/>
                </w:rPr>
                <w:t xml:space="preserve">Google. (2020). </w:t>
              </w:r>
              <w:r>
                <w:rPr>
                  <w:i/>
                  <w:iCs/>
                  <w:noProof/>
                  <w:lang w:val="es-GT"/>
                </w:rPr>
                <w:t>Google Chrome</w:t>
              </w:r>
              <w:r>
                <w:rPr>
                  <w:noProof/>
                  <w:lang w:val="es-GT"/>
                </w:rPr>
                <w:t>. Recuperado el 20 de 05 de 2020, de https://www.google.com/intl/es/chrome/</w:t>
              </w:r>
            </w:p>
            <w:p w14:paraId="4AA6AF99" w14:textId="77777777" w:rsidR="00E04C64" w:rsidRDefault="00E04C64" w:rsidP="00E04C64">
              <w:pPr>
                <w:pStyle w:val="Bibliografa"/>
                <w:ind w:left="720" w:hanging="720"/>
                <w:rPr>
                  <w:noProof/>
                  <w:lang w:val="es-GT"/>
                </w:rPr>
              </w:pPr>
              <w:r>
                <w:rPr>
                  <w:noProof/>
                  <w:lang w:val="es-GT"/>
                </w:rPr>
                <w:t xml:space="preserve">Guajardo, G., &amp; Andrade, N. (2014). </w:t>
              </w:r>
              <w:r>
                <w:rPr>
                  <w:i/>
                  <w:iCs/>
                  <w:noProof/>
                  <w:lang w:val="es-GT"/>
                </w:rPr>
                <w:t>Contabilidad Financiera</w:t>
              </w:r>
              <w:r>
                <w:rPr>
                  <w:noProof/>
                  <w:lang w:val="es-GT"/>
                </w:rPr>
                <w:t xml:space="preserve"> (Vol. 6). México D.F., México: Mc Graw Hill Education. Recuperado el 19 de 04 de 2020</w:t>
              </w:r>
            </w:p>
            <w:p w14:paraId="77AB5FAA" w14:textId="77777777" w:rsidR="00E04C64" w:rsidRDefault="00E04C64" w:rsidP="00E04C64">
              <w:pPr>
                <w:pStyle w:val="Bibliografa"/>
                <w:ind w:left="720" w:hanging="720"/>
                <w:rPr>
                  <w:noProof/>
                  <w:lang w:val="es-GT"/>
                </w:rPr>
              </w:pPr>
              <w:r>
                <w:rPr>
                  <w:noProof/>
                  <w:lang w:val="es-GT"/>
                </w:rPr>
                <w:t>Guatemala, C. d. (2006). Ley Orgánica Del Instituto Nacional de Ciencias Forenses de Guatemala INACIF., (pág. 18). Guatemala. Recuperado el 05 de 03 de 2020, de https://www.inacif.gob.gt/docs/uip/ley_organica.pdf</w:t>
              </w:r>
            </w:p>
            <w:p w14:paraId="0481E9DB" w14:textId="77777777" w:rsidR="00E04C64" w:rsidRDefault="00E04C64" w:rsidP="00E04C64">
              <w:pPr>
                <w:pStyle w:val="Bibliografa"/>
                <w:ind w:left="720" w:hanging="720"/>
                <w:rPr>
                  <w:noProof/>
                  <w:lang w:val="es-GT"/>
                </w:rPr>
              </w:pPr>
              <w:r>
                <w:rPr>
                  <w:noProof/>
                  <w:lang w:val="es-GT"/>
                </w:rPr>
                <w:t xml:space="preserve">Guatemala, I. N. (2018). </w:t>
              </w:r>
              <w:r>
                <w:rPr>
                  <w:i/>
                  <w:iCs/>
                  <w:noProof/>
                  <w:lang w:val="es-GT"/>
                </w:rPr>
                <w:t>Historia</w:t>
              </w:r>
              <w:r>
                <w:rPr>
                  <w:noProof/>
                  <w:lang w:val="es-GT"/>
                </w:rPr>
                <w:t>. Recuperado el 03 de 03 de 2020, de https://www.inacif.gob.gt/index.php/inacif/normativa</w:t>
              </w:r>
            </w:p>
            <w:p w14:paraId="06F53C05" w14:textId="77777777" w:rsidR="00E04C64" w:rsidRDefault="00E04C64" w:rsidP="00E04C64">
              <w:pPr>
                <w:pStyle w:val="Bibliografa"/>
                <w:ind w:left="720" w:hanging="720"/>
                <w:rPr>
                  <w:noProof/>
                  <w:lang w:val="es-GT"/>
                </w:rPr>
              </w:pPr>
              <w:r>
                <w:rPr>
                  <w:noProof/>
                  <w:lang w:val="es-GT"/>
                </w:rPr>
                <w:t xml:space="preserve">INACIF. (2018). </w:t>
              </w:r>
              <w:r>
                <w:rPr>
                  <w:i/>
                  <w:iCs/>
                  <w:noProof/>
                  <w:lang w:val="es-GT"/>
                </w:rPr>
                <w:t>INACIF</w:t>
              </w:r>
              <w:r>
                <w:rPr>
                  <w:noProof/>
                  <w:lang w:val="es-GT"/>
                </w:rPr>
                <w:t>. Recuperado el 25 de 02 de 2020, de https://www.inacif.gob.gt/index.php/inacif/mision-vision</w:t>
              </w:r>
            </w:p>
            <w:p w14:paraId="090C4DE8" w14:textId="77777777" w:rsidR="00E04C64" w:rsidRDefault="00E04C64" w:rsidP="00E04C64">
              <w:pPr>
                <w:pStyle w:val="Bibliografa"/>
                <w:ind w:left="720" w:hanging="720"/>
                <w:rPr>
                  <w:noProof/>
                  <w:lang w:val="es-GT"/>
                </w:rPr>
              </w:pPr>
              <w:r>
                <w:rPr>
                  <w:noProof/>
                  <w:lang w:val="es-GT"/>
                </w:rPr>
                <w:t>INACIF, C. D. (2018). Reformas al Acuerdo Número CD-INACIF-027-2012. En INACIF. Guatemala. Recuperado el 03 de 03 de 2020</w:t>
              </w:r>
            </w:p>
            <w:p w14:paraId="381578B3" w14:textId="77777777" w:rsidR="00E04C64" w:rsidRDefault="00E04C64" w:rsidP="00E04C64">
              <w:pPr>
                <w:pStyle w:val="Bibliografa"/>
                <w:ind w:left="720" w:hanging="720"/>
                <w:rPr>
                  <w:noProof/>
                  <w:lang w:val="es-GT"/>
                </w:rPr>
              </w:pPr>
              <w:r>
                <w:rPr>
                  <w:noProof/>
                  <w:lang w:val="es-GT"/>
                </w:rPr>
                <w:t xml:space="preserve">Ingenio Empresa. (16 de 05 de 2018). </w:t>
              </w:r>
              <w:r>
                <w:rPr>
                  <w:i/>
                  <w:iCs/>
                  <w:noProof/>
                  <w:lang w:val="es-GT"/>
                </w:rPr>
                <w:t>IngenioEmpresa</w:t>
              </w:r>
              <w:r>
                <w:rPr>
                  <w:noProof/>
                  <w:lang w:val="es-GT"/>
                </w:rPr>
                <w:t>. Recuperado el 24 de 05 de 2020, de https://ingenioempresa.com/sistema-de-revision-continua/</w:t>
              </w:r>
            </w:p>
            <w:p w14:paraId="2AC44671" w14:textId="77777777" w:rsidR="00E04C64" w:rsidRDefault="00E04C64" w:rsidP="00E04C64">
              <w:pPr>
                <w:pStyle w:val="Bibliografa"/>
                <w:ind w:left="720" w:hanging="720"/>
                <w:rPr>
                  <w:noProof/>
                  <w:lang w:val="es-GT"/>
                </w:rPr>
              </w:pPr>
              <w:r>
                <w:rPr>
                  <w:noProof/>
                  <w:lang w:val="es-GT"/>
                </w:rPr>
                <w:t xml:space="preserve">Intelaf. (2020). </w:t>
              </w:r>
              <w:r>
                <w:rPr>
                  <w:i/>
                  <w:iCs/>
                  <w:noProof/>
                  <w:lang w:val="es-GT"/>
                </w:rPr>
                <w:t>Intelaf.com</w:t>
              </w:r>
              <w:r>
                <w:rPr>
                  <w:noProof/>
                  <w:lang w:val="es-GT"/>
                </w:rPr>
                <w:t>. Recuperado el 29 de 05 de 2020, de https://www.intelaf.com/precios_stock_detallado.aspx?codigo=UPS-CEN-600ECO</w:t>
              </w:r>
            </w:p>
            <w:p w14:paraId="46CF279B" w14:textId="77777777" w:rsidR="00E04C64" w:rsidRDefault="00E04C64" w:rsidP="00E04C64">
              <w:pPr>
                <w:pStyle w:val="Bibliografa"/>
                <w:ind w:left="720" w:hanging="720"/>
                <w:rPr>
                  <w:noProof/>
                  <w:lang w:val="es-GT"/>
                </w:rPr>
              </w:pPr>
              <w:r>
                <w:rPr>
                  <w:noProof/>
                  <w:lang w:val="es-GT"/>
                </w:rPr>
                <w:t xml:space="preserve">Intelaf. (2020). </w:t>
              </w:r>
              <w:r>
                <w:rPr>
                  <w:i/>
                  <w:iCs/>
                  <w:noProof/>
                  <w:lang w:val="es-GT"/>
                </w:rPr>
                <w:t>Intelaf.com</w:t>
              </w:r>
              <w:r>
                <w:rPr>
                  <w:noProof/>
                  <w:lang w:val="es-GT"/>
                </w:rPr>
                <w:t>. Obtenido de https://www.intelaf.com/precios_stock_detallado.aspx?codigo=PAP-CHA-500H75G</w:t>
              </w:r>
            </w:p>
            <w:p w14:paraId="142F34E3" w14:textId="77777777" w:rsidR="00E04C64" w:rsidRDefault="00E04C64" w:rsidP="00E04C64">
              <w:pPr>
                <w:pStyle w:val="Bibliografa"/>
                <w:ind w:left="720" w:hanging="720"/>
                <w:rPr>
                  <w:noProof/>
                  <w:lang w:val="es-GT"/>
                </w:rPr>
              </w:pPr>
              <w:r>
                <w:rPr>
                  <w:noProof/>
                  <w:lang w:val="es-GT"/>
                </w:rPr>
                <w:t xml:space="preserve">Intelaf. (9 de 05 de 2020). </w:t>
              </w:r>
              <w:r>
                <w:rPr>
                  <w:i/>
                  <w:iCs/>
                  <w:noProof/>
                  <w:lang w:val="es-GT"/>
                </w:rPr>
                <w:t>Intelaf.com</w:t>
              </w:r>
              <w:r>
                <w:rPr>
                  <w:noProof/>
                  <w:lang w:val="es-GT"/>
                </w:rPr>
                <w:t>. Obtenido de https://www.intelaf.com/precios_stock_detallado.aspx?codigo=REFIL-NKT-KT100</w:t>
              </w:r>
            </w:p>
            <w:p w14:paraId="720C9831" w14:textId="77777777" w:rsidR="00E04C64" w:rsidRDefault="00E04C64" w:rsidP="00E04C64">
              <w:pPr>
                <w:pStyle w:val="Bibliografa"/>
                <w:ind w:left="720" w:hanging="720"/>
                <w:rPr>
                  <w:noProof/>
                  <w:lang w:val="es-GT"/>
                </w:rPr>
              </w:pPr>
              <w:r>
                <w:rPr>
                  <w:noProof/>
                  <w:lang w:val="es-GT"/>
                </w:rPr>
                <w:lastRenderedPageBreak/>
                <w:t xml:space="preserve">ISOTools. (2020). </w:t>
              </w:r>
              <w:r>
                <w:rPr>
                  <w:i/>
                  <w:iCs/>
                  <w:noProof/>
                  <w:lang w:val="es-GT"/>
                </w:rPr>
                <w:t>ISOTools Excellence</w:t>
              </w:r>
              <w:r>
                <w:rPr>
                  <w:noProof/>
                  <w:lang w:val="es-GT"/>
                </w:rPr>
                <w:t>. Recuperado el 19 de 04 de 2020, de https://www.isotools.org/soluciones/procesos/kpis-indicadores/</w:t>
              </w:r>
            </w:p>
            <w:p w14:paraId="683784B0" w14:textId="77777777" w:rsidR="00E04C64" w:rsidRDefault="00E04C64" w:rsidP="00E04C64">
              <w:pPr>
                <w:pStyle w:val="Bibliografa"/>
                <w:ind w:left="720" w:hanging="720"/>
                <w:rPr>
                  <w:noProof/>
                  <w:lang w:val="es-GT"/>
                </w:rPr>
              </w:pPr>
              <w:r>
                <w:rPr>
                  <w:noProof/>
                  <w:lang w:val="es-GT"/>
                </w:rPr>
                <w:t xml:space="preserve">itrionet. (s.f.). </w:t>
              </w:r>
              <w:r>
                <w:rPr>
                  <w:i/>
                  <w:iCs/>
                  <w:noProof/>
                  <w:lang w:val="es-GT"/>
                </w:rPr>
                <w:t>itrionet soluciones web</w:t>
              </w:r>
              <w:r>
                <w:rPr>
                  <w:noProof/>
                  <w:lang w:val="es-GT"/>
                </w:rPr>
                <w:t>. Recuperado el 27 de 05 de 2020, de http://itrionet.com/servicios/aplicaciones-web</w:t>
              </w:r>
            </w:p>
            <w:p w14:paraId="34EA3B90" w14:textId="77777777" w:rsidR="00E04C64" w:rsidRDefault="00E04C64" w:rsidP="00E04C64">
              <w:pPr>
                <w:pStyle w:val="Bibliografa"/>
                <w:ind w:left="720" w:hanging="720"/>
                <w:rPr>
                  <w:noProof/>
                  <w:lang w:val="es-GT"/>
                </w:rPr>
              </w:pPr>
              <w:r>
                <w:rPr>
                  <w:noProof/>
                  <w:lang w:val="es-GT"/>
                </w:rPr>
                <w:t xml:space="preserve">Jiménez, J. M. (2008). </w:t>
              </w:r>
              <w:r>
                <w:rPr>
                  <w:i/>
                  <w:iCs/>
                  <w:noProof/>
                  <w:lang w:val="es-GT"/>
                </w:rPr>
                <w:t>Contabilidad Financiera.</w:t>
              </w:r>
              <w:r>
                <w:rPr>
                  <w:noProof/>
                  <w:lang w:val="es-GT"/>
                </w:rPr>
                <w:t xml:space="preserve"> Madrid, España: Prentice Hall. Recuperado el 08 de 04 de 2020</w:t>
              </w:r>
            </w:p>
            <w:p w14:paraId="18FBE52C" w14:textId="77777777" w:rsidR="00E04C64" w:rsidRDefault="00E04C64" w:rsidP="00E04C64">
              <w:pPr>
                <w:pStyle w:val="Bibliografa"/>
                <w:ind w:left="720" w:hanging="720"/>
                <w:rPr>
                  <w:noProof/>
                  <w:lang w:val="es-GT"/>
                </w:rPr>
              </w:pPr>
              <w:r>
                <w:rPr>
                  <w:noProof/>
                  <w:lang w:val="es-GT"/>
                </w:rPr>
                <w:t xml:space="preserve">Lizana, L. (Junio de 2002). ABC Costeo Basado en Actividades. </w:t>
              </w:r>
              <w:r>
                <w:rPr>
                  <w:i/>
                  <w:iCs/>
                  <w:noProof/>
                  <w:lang w:val="es-GT"/>
                </w:rPr>
                <w:t>Gerencia</w:t>
              </w:r>
              <w:r>
                <w:rPr>
                  <w:noProof/>
                  <w:lang w:val="es-GT"/>
                </w:rPr>
                <w:t>. Recuperado el 19 de 04 de 2020, de http://www.emb.cl/gerencia/articulo.mvc?xid=3117&amp;edi=16&amp;xit=abc-costeo-basado-en-actividades</w:t>
              </w:r>
            </w:p>
            <w:p w14:paraId="12938501" w14:textId="77777777" w:rsidR="00E04C64" w:rsidRDefault="00E04C64" w:rsidP="00E04C64">
              <w:pPr>
                <w:pStyle w:val="Bibliografa"/>
                <w:ind w:left="720" w:hanging="720"/>
                <w:rPr>
                  <w:noProof/>
                  <w:lang w:val="es-GT"/>
                </w:rPr>
              </w:pPr>
              <w:r>
                <w:rPr>
                  <w:noProof/>
                  <w:lang w:val="es-GT"/>
                </w:rPr>
                <w:t xml:space="preserve">López, B. S. (19 de 07 de 2019). </w:t>
              </w:r>
              <w:r>
                <w:rPr>
                  <w:i/>
                  <w:iCs/>
                  <w:noProof/>
                  <w:lang w:val="es-GT"/>
                </w:rPr>
                <w:t>ingenieriaindustrialonline.com</w:t>
              </w:r>
              <w:r>
                <w:rPr>
                  <w:noProof/>
                  <w:lang w:val="es-GT"/>
                </w:rPr>
                <w:t>. Recuperado el 25 de 05 de 2020, de https://www.ingenieriaindustrialonline.com/gestion-de-inventarios/control-de-inventarios/</w:t>
              </w:r>
            </w:p>
            <w:p w14:paraId="40623DCC" w14:textId="77777777" w:rsidR="00E04C64" w:rsidRDefault="00E04C64" w:rsidP="00E04C64">
              <w:pPr>
                <w:pStyle w:val="Bibliografa"/>
                <w:ind w:left="720" w:hanging="720"/>
                <w:rPr>
                  <w:noProof/>
                  <w:lang w:val="es-GT"/>
                </w:rPr>
              </w:pPr>
              <w:r>
                <w:rPr>
                  <w:noProof/>
                  <w:lang w:val="es-GT"/>
                </w:rPr>
                <w:t xml:space="preserve">Lucid Software. (2020). </w:t>
              </w:r>
              <w:r>
                <w:rPr>
                  <w:i/>
                  <w:iCs/>
                  <w:noProof/>
                  <w:lang w:val="es-GT"/>
                </w:rPr>
                <w:t>Lucidchart</w:t>
              </w:r>
              <w:r>
                <w:rPr>
                  <w:noProof/>
                  <w:lang w:val="es-GT"/>
                </w:rPr>
                <w:t>. Recuperado el 20 de 05 de 2020, de https://lucidchart.zendesk.com/hc/es-419</w:t>
              </w:r>
            </w:p>
            <w:p w14:paraId="13E98B10" w14:textId="77777777" w:rsidR="00E04C64" w:rsidRDefault="00E04C64" w:rsidP="00E04C64">
              <w:pPr>
                <w:pStyle w:val="Bibliografa"/>
                <w:ind w:left="720" w:hanging="720"/>
                <w:rPr>
                  <w:noProof/>
                  <w:lang w:val="es-GT"/>
                </w:rPr>
              </w:pPr>
              <w:r>
                <w:rPr>
                  <w:noProof/>
                  <w:lang w:val="es-GT"/>
                </w:rPr>
                <w:t xml:space="preserve">Mannino, M. V. (2007). </w:t>
              </w:r>
              <w:r>
                <w:rPr>
                  <w:i/>
                  <w:iCs/>
                  <w:noProof/>
                  <w:lang w:val="es-GT"/>
                </w:rPr>
                <w:t>Administración de Bases de Datos Diseño y Desarollo de Aplicaciones.</w:t>
              </w:r>
              <w:r>
                <w:rPr>
                  <w:noProof/>
                  <w:lang w:val="es-GT"/>
                </w:rPr>
                <w:t xml:space="preserve"> (Tercera ed.). (S. D. McGRAW-HILL/INTERAMERICANA EDITORES, Ed.) Distrito Federal, México: McGraw-Hill Interamericana. Recuperado el 27 de 05 de 2020</w:t>
              </w:r>
            </w:p>
            <w:p w14:paraId="01889106" w14:textId="77777777" w:rsidR="00E04C64" w:rsidRDefault="00E04C64" w:rsidP="00E04C64">
              <w:pPr>
                <w:pStyle w:val="Bibliografa"/>
                <w:ind w:left="720" w:hanging="720"/>
                <w:rPr>
                  <w:noProof/>
                  <w:lang w:val="es-GT"/>
                </w:rPr>
              </w:pPr>
              <w:r>
                <w:rPr>
                  <w:noProof/>
                  <w:lang w:val="es-GT"/>
                </w:rPr>
                <w:t>Microsoft. (2020). Recuperado el 20 de 05 de 2020, de https://code.visualstudio.com/</w:t>
              </w:r>
            </w:p>
            <w:p w14:paraId="6F304D19" w14:textId="77777777" w:rsidR="00E04C64" w:rsidRDefault="00E04C64" w:rsidP="00E04C64">
              <w:pPr>
                <w:pStyle w:val="Bibliografa"/>
                <w:ind w:left="720" w:hanging="720"/>
                <w:rPr>
                  <w:noProof/>
                  <w:lang w:val="es-GT"/>
                </w:rPr>
              </w:pPr>
              <w:r>
                <w:rPr>
                  <w:noProof/>
                  <w:lang w:val="es-GT"/>
                </w:rPr>
                <w:t xml:space="preserve">Microsoft. (2020). </w:t>
              </w:r>
              <w:r>
                <w:rPr>
                  <w:i/>
                  <w:iCs/>
                  <w:noProof/>
                  <w:lang w:val="es-GT"/>
                </w:rPr>
                <w:t>Microsoft</w:t>
              </w:r>
              <w:r>
                <w:rPr>
                  <w:noProof/>
                  <w:lang w:val="es-GT"/>
                </w:rPr>
                <w:t>. Recuperado el 29 de 05 de 2020, de https://www.microsoft.com/es-es/p/windows-10-pro/df77x4d43rkt?activetab=pivot%3aoverviewtab</w:t>
              </w:r>
            </w:p>
            <w:p w14:paraId="2B0AA195" w14:textId="77777777" w:rsidR="00E04C64" w:rsidRDefault="00E04C64" w:rsidP="00E04C64">
              <w:pPr>
                <w:pStyle w:val="Bibliografa"/>
                <w:ind w:left="720" w:hanging="720"/>
                <w:rPr>
                  <w:noProof/>
                  <w:lang w:val="es-GT"/>
                </w:rPr>
              </w:pPr>
              <w:r>
                <w:rPr>
                  <w:noProof/>
                  <w:lang w:val="es-GT"/>
                </w:rPr>
                <w:t xml:space="preserve">Ministerio de Ciencia, T. e. (s.f.). </w:t>
              </w:r>
              <w:r>
                <w:rPr>
                  <w:i/>
                  <w:iCs/>
                  <w:noProof/>
                  <w:lang w:val="es-GT"/>
                </w:rPr>
                <w:t>CONICET</w:t>
              </w:r>
              <w:r>
                <w:rPr>
                  <w:noProof/>
                  <w:lang w:val="es-GT"/>
                </w:rPr>
                <w:t>. Recuperado el 29 de 02 de 2020, de https://www.conicet.gov.ar/programas/ciencia-y-justicia/metodos/</w:t>
              </w:r>
            </w:p>
            <w:p w14:paraId="51E5ACEA" w14:textId="77777777" w:rsidR="00E04C64" w:rsidRDefault="00E04C64" w:rsidP="00E04C64">
              <w:pPr>
                <w:pStyle w:val="Bibliografa"/>
                <w:ind w:left="720" w:hanging="720"/>
                <w:rPr>
                  <w:noProof/>
                  <w:lang w:val="es-GT"/>
                </w:rPr>
              </w:pPr>
              <w:r>
                <w:rPr>
                  <w:noProof/>
                  <w:lang w:val="es-GT"/>
                </w:rPr>
                <w:t xml:space="preserve">Mondelo, E., &amp; Siles, R. (2019). </w:t>
              </w:r>
              <w:r>
                <w:rPr>
                  <w:i/>
                  <w:iCs/>
                  <w:noProof/>
                  <w:lang w:val="es-GT"/>
                </w:rPr>
                <w:t>Guía Metodológica PM4R</w:t>
              </w:r>
              <w:r>
                <w:rPr>
                  <w:noProof/>
                  <w:lang w:val="es-GT"/>
                </w:rPr>
                <w:t xml:space="preserve"> (5ta. ed.). Latinoamérica. Recuperado el 19 de 05 de 2020</w:t>
              </w:r>
            </w:p>
            <w:p w14:paraId="73277A66" w14:textId="77777777" w:rsidR="00E04C64" w:rsidRDefault="00E04C64" w:rsidP="00E04C64">
              <w:pPr>
                <w:pStyle w:val="Bibliografa"/>
                <w:ind w:left="720" w:hanging="720"/>
                <w:rPr>
                  <w:noProof/>
                  <w:lang w:val="es-GT"/>
                </w:rPr>
              </w:pPr>
              <w:r>
                <w:rPr>
                  <w:noProof/>
                  <w:lang w:val="es-GT"/>
                </w:rPr>
                <w:t xml:space="preserve">Montón, F. J. (2017). </w:t>
              </w:r>
              <w:r>
                <w:rPr>
                  <w:i/>
                  <w:iCs/>
                  <w:noProof/>
                  <w:lang w:val="es-GT"/>
                </w:rPr>
                <w:t>Gestión de compras en el pequeño comercio.</w:t>
              </w:r>
              <w:r>
                <w:rPr>
                  <w:noProof/>
                  <w:lang w:val="es-GT"/>
                </w:rPr>
                <w:t xml:space="preserve"> Editorial CEP, S.L. Recuperado el 25 de 05 de 2020</w:t>
              </w:r>
            </w:p>
            <w:p w14:paraId="4C8FA2C0" w14:textId="77777777" w:rsidR="00E04C64" w:rsidRDefault="00E04C64" w:rsidP="00E04C64">
              <w:pPr>
                <w:pStyle w:val="Bibliografa"/>
                <w:ind w:left="720" w:hanging="720"/>
                <w:rPr>
                  <w:noProof/>
                  <w:lang w:val="es-GT"/>
                </w:rPr>
              </w:pPr>
              <w:r>
                <w:rPr>
                  <w:noProof/>
                  <w:lang w:val="es-GT"/>
                </w:rPr>
                <w:t xml:space="preserve">Mora, S. L. (2002). </w:t>
              </w:r>
              <w:r>
                <w:rPr>
                  <w:i/>
                  <w:iCs/>
                  <w:noProof/>
                  <w:lang w:val="es-GT"/>
                </w:rPr>
                <w:t>Programación de aplicaciones web: historia, principios básicos y clientes web.</w:t>
              </w:r>
              <w:r>
                <w:rPr>
                  <w:noProof/>
                  <w:lang w:val="es-GT"/>
                </w:rPr>
                <w:t xml:space="preserve"> San Vicente, Alicante, España: Editorial Club Universitario. Recuperado el 15 de 05 de 2020</w:t>
              </w:r>
            </w:p>
            <w:p w14:paraId="3D6377CB" w14:textId="77777777" w:rsidR="00E04C64" w:rsidRDefault="00E04C64" w:rsidP="00E04C64">
              <w:pPr>
                <w:pStyle w:val="Bibliografa"/>
                <w:ind w:left="720" w:hanging="720"/>
                <w:rPr>
                  <w:noProof/>
                  <w:lang w:val="es-GT"/>
                </w:rPr>
              </w:pPr>
              <w:r>
                <w:rPr>
                  <w:noProof/>
                  <w:lang w:val="es-GT"/>
                </w:rPr>
                <w:t xml:space="preserve">Mozilla, C. (2019-2020). </w:t>
              </w:r>
              <w:r>
                <w:rPr>
                  <w:i/>
                  <w:iCs/>
                  <w:noProof/>
                  <w:lang w:val="es-GT"/>
                </w:rPr>
                <w:t>Firefox Browser</w:t>
              </w:r>
              <w:r>
                <w:rPr>
                  <w:noProof/>
                  <w:lang w:val="es-GT"/>
                </w:rPr>
                <w:t>. Recuperado el 20 de 05 de 2020, de https://www.mozilla.org/es-ES/firefox/new/</w:t>
              </w:r>
            </w:p>
            <w:p w14:paraId="2BF76AA2" w14:textId="77777777" w:rsidR="00E04C64" w:rsidRDefault="00E04C64" w:rsidP="00E04C64">
              <w:pPr>
                <w:pStyle w:val="Bibliografa"/>
                <w:ind w:left="720" w:hanging="720"/>
                <w:rPr>
                  <w:noProof/>
                  <w:lang w:val="es-GT"/>
                </w:rPr>
              </w:pPr>
              <w:r>
                <w:rPr>
                  <w:noProof/>
                  <w:lang w:val="es-GT"/>
                </w:rPr>
                <w:t xml:space="preserve">Nahmias, S. (2007). </w:t>
              </w:r>
              <w:r>
                <w:rPr>
                  <w:i/>
                  <w:iCs/>
                  <w:noProof/>
                  <w:lang w:val="es-GT"/>
                </w:rPr>
                <w:t>Análisis de la producción y las operaciones</w:t>
              </w:r>
              <w:r>
                <w:rPr>
                  <w:noProof/>
                  <w:lang w:val="es-GT"/>
                </w:rPr>
                <w:t xml:space="preserve"> (Quinta ed.). McGraw-Hill Interamericana. Recuperado el 25 de 05 de 2020</w:t>
              </w:r>
            </w:p>
            <w:p w14:paraId="4DC2920E" w14:textId="77777777" w:rsidR="00E04C64" w:rsidRDefault="00E04C64" w:rsidP="00E04C64">
              <w:pPr>
                <w:pStyle w:val="Bibliografa"/>
                <w:ind w:left="720" w:hanging="720"/>
                <w:rPr>
                  <w:noProof/>
                  <w:lang w:val="es-GT"/>
                </w:rPr>
              </w:pPr>
              <w:r>
                <w:rPr>
                  <w:noProof/>
                  <w:lang w:val="es-GT"/>
                </w:rPr>
                <w:t xml:space="preserve">neuv∞. (2020). </w:t>
              </w:r>
              <w:r>
                <w:rPr>
                  <w:i/>
                  <w:iCs/>
                  <w:noProof/>
                  <w:lang w:val="es-GT"/>
                </w:rPr>
                <w:t>neuv∞</w:t>
              </w:r>
              <w:r>
                <w:rPr>
                  <w:noProof/>
                  <w:lang w:val="es-GT"/>
                </w:rPr>
                <w:t>. Recuperado el 20 de 05 de 2020, de https://neuvoo.com.mx/salario/</w:t>
              </w:r>
            </w:p>
            <w:p w14:paraId="3C6A0EAF" w14:textId="77777777" w:rsidR="00E04C64" w:rsidRDefault="00E04C64" w:rsidP="00E04C64">
              <w:pPr>
                <w:pStyle w:val="Bibliografa"/>
                <w:ind w:left="720" w:hanging="720"/>
                <w:rPr>
                  <w:noProof/>
                  <w:lang w:val="es-GT"/>
                </w:rPr>
              </w:pPr>
              <w:r>
                <w:rPr>
                  <w:noProof/>
                  <w:lang w:val="es-GT"/>
                </w:rPr>
                <w:t xml:space="preserve">Olmedo, A. J. (09 de 01 de 2017). </w:t>
              </w:r>
              <w:r>
                <w:rPr>
                  <w:i/>
                  <w:iCs/>
                  <w:noProof/>
                  <w:lang w:val="es-GT"/>
                </w:rPr>
                <w:t>Análisis y Soluciones de Gestión.</w:t>
              </w:r>
              <w:r>
                <w:rPr>
                  <w:noProof/>
                  <w:lang w:val="es-GT"/>
                </w:rPr>
                <w:t xml:space="preserve"> Recuperado el 24 de 05 de 2020, de https://www.asgestion.com/calculo-del-stock-de-seguridad/</w:t>
              </w:r>
            </w:p>
            <w:p w14:paraId="4BC2231E" w14:textId="77777777" w:rsidR="00E04C64" w:rsidRDefault="00E04C64" w:rsidP="00E04C64">
              <w:pPr>
                <w:pStyle w:val="Bibliografa"/>
                <w:ind w:left="720" w:hanging="720"/>
                <w:rPr>
                  <w:noProof/>
                  <w:lang w:val="es-GT"/>
                </w:rPr>
              </w:pPr>
              <w:r>
                <w:rPr>
                  <w:noProof/>
                  <w:lang w:val="es-GT"/>
                </w:rPr>
                <w:lastRenderedPageBreak/>
                <w:t xml:space="preserve">Pascual, R. C. (1999). </w:t>
              </w:r>
              <w:r>
                <w:rPr>
                  <w:i/>
                  <w:iCs/>
                  <w:noProof/>
                  <w:lang w:val="es-GT"/>
                </w:rPr>
                <w:t>Nuevas técnicas de gestión de stocks: MRP y JIT.</w:t>
              </w:r>
              <w:r>
                <w:rPr>
                  <w:noProof/>
                  <w:lang w:val="es-GT"/>
                </w:rPr>
                <w:t xml:space="preserve"> Barcelona, España.: Marcombo, S.A. Recuperado el 24 de 05 de 2020</w:t>
              </w:r>
            </w:p>
            <w:p w14:paraId="71CA240A" w14:textId="77777777" w:rsidR="00E04C64" w:rsidRDefault="00E04C64" w:rsidP="00E04C64">
              <w:pPr>
                <w:pStyle w:val="Bibliografa"/>
                <w:ind w:left="720" w:hanging="720"/>
                <w:rPr>
                  <w:noProof/>
                  <w:lang w:val="es-GT"/>
                </w:rPr>
              </w:pPr>
              <w:r>
                <w:rPr>
                  <w:noProof/>
                  <w:lang w:val="es-GT"/>
                </w:rPr>
                <w:t xml:space="preserve">Prado, J. R. (1992). </w:t>
              </w:r>
              <w:r>
                <w:rPr>
                  <w:i/>
                  <w:iCs/>
                  <w:noProof/>
                  <w:lang w:val="es-GT"/>
                </w:rPr>
                <w:t>La planeación y el control de la producción</w:t>
              </w:r>
              <w:r>
                <w:rPr>
                  <w:noProof/>
                  <w:lang w:val="es-GT"/>
                </w:rPr>
                <w:t xml:space="preserve"> (Vol. 1). Azcapotzalco, México: Universidad Autónoma Metropolitana . Recuperado el 19 de 04 de 2020</w:t>
              </w:r>
            </w:p>
            <w:p w14:paraId="72D59448" w14:textId="77777777" w:rsidR="00E04C64" w:rsidRDefault="00E04C64" w:rsidP="00E04C64">
              <w:pPr>
                <w:pStyle w:val="Bibliografa"/>
                <w:ind w:left="720" w:hanging="720"/>
                <w:rPr>
                  <w:noProof/>
                  <w:lang w:val="es-GT"/>
                </w:rPr>
              </w:pPr>
              <w:r>
                <w:rPr>
                  <w:noProof/>
                  <w:lang w:val="es-GT"/>
                </w:rPr>
                <w:t xml:space="preserve">Pressman, R. S. (2010). </w:t>
              </w:r>
              <w:r>
                <w:rPr>
                  <w:i/>
                  <w:iCs/>
                  <w:noProof/>
                  <w:lang w:val="es-GT"/>
                </w:rPr>
                <w:t>Ingeniería de Software Un enfoque práctico.</w:t>
              </w:r>
              <w:r>
                <w:rPr>
                  <w:noProof/>
                  <w:lang w:val="es-GT"/>
                </w:rPr>
                <w:t xml:space="preserve"> (Séptima. ed.). Distrito Federal, México: McGrawHill. Recuperado el 20 de 05 de 2020</w:t>
              </w:r>
            </w:p>
            <w:p w14:paraId="06A689B8" w14:textId="77777777" w:rsidR="00E04C64" w:rsidRDefault="00E04C64" w:rsidP="00E04C64">
              <w:pPr>
                <w:pStyle w:val="Bibliografa"/>
                <w:ind w:left="720" w:hanging="720"/>
                <w:rPr>
                  <w:noProof/>
                  <w:lang w:val="es-GT"/>
                </w:rPr>
              </w:pPr>
              <w:r>
                <w:rPr>
                  <w:noProof/>
                  <w:lang w:val="es-GT"/>
                </w:rPr>
                <w:t xml:space="preserve">Público, M. (2018, 2018). </w:t>
              </w:r>
              <w:r>
                <w:rPr>
                  <w:i/>
                  <w:iCs/>
                  <w:noProof/>
                  <w:lang w:val="es-GT"/>
                </w:rPr>
                <w:t>Ministerio Público de Guatemala</w:t>
              </w:r>
              <w:r>
                <w:rPr>
                  <w:noProof/>
                  <w:lang w:val="es-GT"/>
                </w:rPr>
                <w:t>. Recuperado el 03 de 03 de 2020, de https://www.mp.gob.gt/</w:t>
              </w:r>
            </w:p>
            <w:p w14:paraId="3DFDF930" w14:textId="77777777" w:rsidR="00E04C64" w:rsidRDefault="00E04C64" w:rsidP="00E04C64">
              <w:pPr>
                <w:pStyle w:val="Bibliografa"/>
                <w:ind w:left="720" w:hanging="720"/>
                <w:rPr>
                  <w:noProof/>
                  <w:lang w:val="es-GT"/>
                </w:rPr>
              </w:pPr>
              <w:r>
                <w:rPr>
                  <w:noProof/>
                  <w:lang w:val="es-GT"/>
                </w:rPr>
                <w:t xml:space="preserve">Ricardo, C. M. (2009). </w:t>
              </w:r>
              <w:r>
                <w:rPr>
                  <w:i/>
                  <w:iCs/>
                  <w:noProof/>
                  <w:lang w:val="es-GT"/>
                </w:rPr>
                <w:t>Bases de datos.</w:t>
              </w:r>
              <w:r>
                <w:rPr>
                  <w:noProof/>
                  <w:lang w:val="es-GT"/>
                </w:rPr>
                <w:t xml:space="preserve"> (S. d. McGRAW-HILL INTERAMERICANA EDITORES, Ed.) Distrito Federal, México: McGrawHill. Recuperado el 2020 de 05 de 13</w:t>
              </w:r>
            </w:p>
            <w:p w14:paraId="534D79C2" w14:textId="77777777" w:rsidR="00E04C64" w:rsidRDefault="00E04C64" w:rsidP="00E04C64">
              <w:pPr>
                <w:pStyle w:val="Bibliografa"/>
                <w:ind w:left="720" w:hanging="720"/>
                <w:rPr>
                  <w:noProof/>
                  <w:lang w:val="es-GT"/>
                </w:rPr>
              </w:pPr>
              <w:r>
                <w:rPr>
                  <w:noProof/>
                  <w:lang w:val="es-GT"/>
                </w:rPr>
                <w:t xml:space="preserve">S.L, S. (2019). </w:t>
              </w:r>
              <w:r>
                <w:rPr>
                  <w:i/>
                  <w:iCs/>
                  <w:noProof/>
                  <w:lang w:val="es-GT"/>
                </w:rPr>
                <w:t>ServiceTonic</w:t>
              </w:r>
              <w:r>
                <w:rPr>
                  <w:noProof/>
                  <w:lang w:val="es-GT"/>
                </w:rPr>
                <w:t>. Recuperado el 19 de 04 de 2020, de https://www.servicetonic.com/es/service-desk/que-es-un-sla/</w:t>
              </w:r>
            </w:p>
            <w:p w14:paraId="5E44E0B7" w14:textId="77777777" w:rsidR="00E04C64" w:rsidRDefault="00E04C64" w:rsidP="00E04C64">
              <w:pPr>
                <w:pStyle w:val="Bibliografa"/>
                <w:ind w:left="720" w:hanging="720"/>
                <w:rPr>
                  <w:noProof/>
                  <w:lang w:val="es-GT"/>
                </w:rPr>
              </w:pPr>
              <w:r>
                <w:rPr>
                  <w:noProof/>
                  <w:lang w:val="es-GT"/>
                </w:rPr>
                <w:t xml:space="preserve">Schwaber, K., &amp; Sutherland, J. (2013). </w:t>
              </w:r>
              <w:r>
                <w:rPr>
                  <w:i/>
                  <w:iCs/>
                  <w:noProof/>
                  <w:lang w:val="es-GT"/>
                </w:rPr>
                <w:t>La guía de Scum.</w:t>
              </w:r>
              <w:r>
                <w:rPr>
                  <w:noProof/>
                  <w:lang w:val="es-GT"/>
                </w:rPr>
                <w:t xml:space="preserve"> Recuperado el 20 de 05 de 2020</w:t>
              </w:r>
            </w:p>
            <w:p w14:paraId="136DB323" w14:textId="77777777" w:rsidR="00E04C64" w:rsidRDefault="00E04C64" w:rsidP="00E04C64">
              <w:pPr>
                <w:pStyle w:val="Bibliografa"/>
                <w:ind w:left="720" w:hanging="720"/>
                <w:rPr>
                  <w:noProof/>
                  <w:lang w:val="es-GT"/>
                </w:rPr>
              </w:pPr>
              <w:r>
                <w:rPr>
                  <w:noProof/>
                  <w:lang w:val="es-GT"/>
                </w:rPr>
                <w:t xml:space="preserve">Scrum.org. (2020). </w:t>
              </w:r>
              <w:r w:rsidRPr="00E04C64">
                <w:rPr>
                  <w:i/>
                  <w:iCs/>
                  <w:noProof/>
                  <w:lang w:val="en-US"/>
                </w:rPr>
                <w:t>Scrum.org the home of Scrum</w:t>
              </w:r>
              <w:r w:rsidRPr="00E04C64">
                <w:rPr>
                  <w:noProof/>
                  <w:lang w:val="en-US"/>
                </w:rPr>
                <w:t xml:space="preserve">. </w:t>
              </w:r>
              <w:r>
                <w:rPr>
                  <w:noProof/>
                  <w:lang w:val="es-GT"/>
                </w:rPr>
                <w:t>Recuperado el 20 de 05 de 2020, de https://www.scrum.org/resources/what-is-scrum</w:t>
              </w:r>
            </w:p>
            <w:p w14:paraId="727DF358" w14:textId="77777777" w:rsidR="00E04C64" w:rsidRDefault="00E04C64" w:rsidP="00E04C64">
              <w:pPr>
                <w:pStyle w:val="Bibliografa"/>
                <w:ind w:left="720" w:hanging="720"/>
                <w:rPr>
                  <w:noProof/>
                  <w:lang w:val="es-GT"/>
                </w:rPr>
              </w:pPr>
              <w:r>
                <w:rPr>
                  <w:noProof/>
                  <w:lang w:val="es-GT"/>
                </w:rPr>
                <w:t xml:space="preserve">sistemasfifolifo. (11 de 2013). </w:t>
              </w:r>
              <w:r>
                <w:rPr>
                  <w:i/>
                  <w:iCs/>
                  <w:noProof/>
                  <w:lang w:val="es-GT"/>
                </w:rPr>
                <w:t>Administración de la producción</w:t>
              </w:r>
              <w:r>
                <w:rPr>
                  <w:noProof/>
                  <w:lang w:val="es-GT"/>
                </w:rPr>
                <w:t>. Recuperado el 19, de https://sistemasfifolifo.wordpress.com/2013/11/21/ventajas-y-desventajas-de-la-herramienta-2/</w:t>
              </w:r>
            </w:p>
            <w:p w14:paraId="64ED688F" w14:textId="77777777" w:rsidR="00E04C64" w:rsidRDefault="00E04C64" w:rsidP="00E04C64">
              <w:pPr>
                <w:pStyle w:val="Bibliografa"/>
                <w:ind w:left="720" w:hanging="720"/>
                <w:rPr>
                  <w:noProof/>
                  <w:lang w:val="es-GT"/>
                </w:rPr>
              </w:pPr>
              <w:r>
                <w:rPr>
                  <w:noProof/>
                  <w:lang w:val="es-GT"/>
                </w:rPr>
                <w:t xml:space="preserve">The jQuery Foundation. (2020). </w:t>
              </w:r>
              <w:r>
                <w:rPr>
                  <w:i/>
                  <w:iCs/>
                  <w:noProof/>
                  <w:lang w:val="es-GT"/>
                </w:rPr>
                <w:t>jQuery</w:t>
              </w:r>
              <w:r>
                <w:rPr>
                  <w:noProof/>
                  <w:lang w:val="es-GT"/>
                </w:rPr>
                <w:t>. Recuperado el 20 de 05 de 2020, de https://jquery.com/</w:t>
              </w:r>
            </w:p>
            <w:p w14:paraId="02D11DE1" w14:textId="77777777" w:rsidR="00E04C64" w:rsidRDefault="00E04C64" w:rsidP="00E04C64">
              <w:pPr>
                <w:pStyle w:val="Bibliografa"/>
                <w:ind w:left="720" w:hanging="720"/>
                <w:rPr>
                  <w:noProof/>
                  <w:lang w:val="es-GT"/>
                </w:rPr>
              </w:pPr>
              <w:r>
                <w:rPr>
                  <w:noProof/>
                  <w:lang w:val="es-GT"/>
                </w:rPr>
                <w:t xml:space="preserve">Valencia, U. d. (2020). </w:t>
              </w:r>
              <w:r>
                <w:rPr>
                  <w:i/>
                  <w:iCs/>
                  <w:noProof/>
                  <w:lang w:val="es-GT"/>
                </w:rPr>
                <w:t>Universitat Do València</w:t>
              </w:r>
              <w:r>
                <w:rPr>
                  <w:noProof/>
                  <w:lang w:val="es-GT"/>
                </w:rPr>
                <w:t>. Recuperado el 05 de 19 de 2020, de Las Ventajas de aplicaciones web: https://www.uv.es/uvweb/master-ingenieria-informatica/es/blog/ventajas-aplicaciones-web-1285949166190/GasetaRecerca.html?id=1285952989154</w:t>
              </w:r>
            </w:p>
            <w:p w14:paraId="2B73F1BE" w14:textId="77777777" w:rsidR="00E04C64" w:rsidRDefault="00E04C64" w:rsidP="00E04C64">
              <w:pPr>
                <w:pStyle w:val="Bibliografa"/>
                <w:ind w:left="720" w:hanging="720"/>
                <w:rPr>
                  <w:noProof/>
                  <w:lang w:val="es-GT"/>
                </w:rPr>
              </w:pPr>
              <w:r>
                <w:rPr>
                  <w:noProof/>
                  <w:lang w:val="es-GT"/>
                </w:rPr>
                <w:t xml:space="preserve">Valladolid, U. d. (2016). </w:t>
              </w:r>
              <w:r>
                <w:rPr>
                  <w:i/>
                  <w:iCs/>
                  <w:noProof/>
                  <w:lang w:val="es-GT"/>
                </w:rPr>
                <w:t>Departamento de Informática, Universidad de Valladolid.</w:t>
              </w:r>
              <w:r>
                <w:rPr>
                  <w:noProof/>
                  <w:lang w:val="es-GT"/>
                </w:rPr>
                <w:t xml:space="preserve"> Recuperado el 2020 de 05 de 06, de https://www.infor.uva.es/~fdiaz/sd/2005_06/doc/SD_TE02_20060305.pdf</w:t>
              </w:r>
            </w:p>
            <w:p w14:paraId="1A0DD7ED" w14:textId="77777777" w:rsidR="00E04C64" w:rsidRDefault="00E04C64" w:rsidP="00E04C64">
              <w:pPr>
                <w:pStyle w:val="Bibliografa"/>
                <w:ind w:left="720" w:hanging="720"/>
                <w:rPr>
                  <w:noProof/>
                  <w:lang w:val="es-GT"/>
                </w:rPr>
              </w:pPr>
              <w:r>
                <w:rPr>
                  <w:noProof/>
                  <w:lang w:val="es-GT"/>
                </w:rPr>
                <w:t xml:space="preserve">Vargas, R. (02 de 09 de 2012). </w:t>
              </w:r>
              <w:r>
                <w:rPr>
                  <w:i/>
                  <w:iCs/>
                  <w:noProof/>
                  <w:lang w:val="es-GT"/>
                </w:rPr>
                <w:t>RicardoVargas.Me</w:t>
              </w:r>
              <w:r>
                <w:rPr>
                  <w:noProof/>
                  <w:lang w:val="es-GT"/>
                </w:rPr>
                <w:t>. Recuperado el 19 de 05 de 2020, de https://ricardovargas.me/es/bitacora-web/articulos/item/necesidad-de-una-metodologia</w:t>
              </w:r>
            </w:p>
            <w:p w14:paraId="202157AC" w14:textId="77777777" w:rsidR="00E04C64" w:rsidRDefault="00E04C64" w:rsidP="00E04C64">
              <w:pPr>
                <w:pStyle w:val="Bibliografa"/>
                <w:ind w:left="720" w:hanging="720"/>
                <w:rPr>
                  <w:noProof/>
                  <w:lang w:val="es-GT"/>
                </w:rPr>
              </w:pPr>
              <w:r>
                <w:rPr>
                  <w:noProof/>
                  <w:lang w:val="es-GT"/>
                </w:rPr>
                <w:t xml:space="preserve">Vega, D. L. (2020). </w:t>
              </w:r>
              <w:r>
                <w:rPr>
                  <w:i/>
                  <w:iCs/>
                  <w:noProof/>
                  <w:lang w:val="es-GT"/>
                </w:rPr>
                <w:t>ClickBalance</w:t>
              </w:r>
              <w:r>
                <w:rPr>
                  <w:noProof/>
                  <w:lang w:val="es-GT"/>
                </w:rPr>
                <w:t>. Recuperado el 19 de 04 de 2020, de https://clickbalance.com/blog/contabilidad-y-administracion/tipos-de-inventario-por-que-utilizar-peps-en-tus-almacenes/</w:t>
              </w:r>
            </w:p>
            <w:p w14:paraId="1E490ACE" w14:textId="7FC4EFD6" w:rsidR="00182A56" w:rsidRDefault="00681997" w:rsidP="00E04C64">
              <w:pPr>
                <w:pStyle w:val="Bibliografa"/>
                <w:ind w:left="720" w:hanging="720"/>
                <w:rPr>
                  <w:rFonts w:ascii="Times New Roman" w:hAnsi="Times New Roman" w:cs="Times New Roman"/>
                  <w:sz w:val="24"/>
                  <w:szCs w:val="24"/>
                  <w:lang w:val="es-GT"/>
                </w:rPr>
              </w:pPr>
              <w:r w:rsidRPr="00182A56">
                <w:rPr>
                  <w:rFonts w:ascii="Times New Roman" w:hAnsi="Times New Roman" w:cs="Times New Roman"/>
                  <w:b/>
                  <w:bCs/>
                  <w:sz w:val="24"/>
                  <w:szCs w:val="24"/>
                </w:rPr>
                <w:fldChar w:fldCharType="end"/>
              </w:r>
              <w:r w:rsidR="00182A56" w:rsidRPr="00182A56">
                <w:rPr>
                  <w:rFonts w:ascii="Times New Roman" w:hAnsi="Times New Roman" w:cs="Times New Roman"/>
                  <w:sz w:val="24"/>
                  <w:szCs w:val="24"/>
                  <w:lang w:val="es-GT"/>
                </w:rPr>
                <w:t xml:space="preserve"> Moraga</w:t>
              </w:r>
              <w:r w:rsidR="00182A56">
                <w:rPr>
                  <w:rFonts w:ascii="Times New Roman" w:hAnsi="Times New Roman" w:cs="Times New Roman"/>
                  <w:sz w:val="24"/>
                  <w:szCs w:val="24"/>
                  <w:lang w:val="es-GT"/>
                </w:rPr>
                <w:t>, K.</w:t>
              </w:r>
              <w:r w:rsidR="00182A56" w:rsidRPr="00182A56">
                <w:rPr>
                  <w:rFonts w:ascii="Times New Roman" w:hAnsi="Times New Roman" w:cs="Times New Roman"/>
                  <w:sz w:val="24"/>
                  <w:szCs w:val="24"/>
                  <w:lang w:val="es-GT"/>
                </w:rPr>
                <w:t xml:space="preserve"> (2014). Análisis y Diseño de Un Sistema de Alarma Contra Incidentes Con orientación a Soluciones Inteligentes. (Tesis Pregrado). Universidad Mariano Gálvez de Guatemala.</w:t>
              </w:r>
            </w:p>
            <w:p w14:paraId="2B6BAAA2" w14:textId="77777777" w:rsidR="00681997" w:rsidRPr="00182A56" w:rsidRDefault="00681997" w:rsidP="00182A56">
              <w:pPr>
                <w:pStyle w:val="Bibliografa"/>
                <w:ind w:left="720" w:hanging="720"/>
                <w:rPr>
                  <w:rFonts w:ascii="Times New Roman" w:hAnsi="Times New Roman" w:cs="Times New Roman"/>
                  <w:sz w:val="24"/>
                  <w:szCs w:val="24"/>
                  <w:lang w:val="es-GT"/>
                </w:rPr>
              </w:pPr>
              <w:r w:rsidRPr="00182A56">
                <w:rPr>
                  <w:rFonts w:ascii="Times New Roman" w:hAnsi="Times New Roman" w:cs="Times New Roman"/>
                  <w:sz w:val="24"/>
                  <w:szCs w:val="24"/>
                  <w:lang w:val="es-GT"/>
                </w:rPr>
                <w:t>Circular 3-57, Dirección de Contabilidad del Estado Departamento de Contabilidad, Guatemala, Guatemala, 01 de diciembre de 1969.</w:t>
              </w:r>
            </w:p>
            <w:p w14:paraId="5C7DC10C" w14:textId="77777777" w:rsidR="00681997" w:rsidRPr="00182A56" w:rsidRDefault="00681997" w:rsidP="00182A56">
              <w:pPr>
                <w:pStyle w:val="Bibliografa"/>
                <w:ind w:left="720" w:hanging="720"/>
                <w:rPr>
                  <w:rFonts w:ascii="Times New Roman" w:hAnsi="Times New Roman" w:cs="Times New Roman"/>
                  <w:sz w:val="24"/>
                  <w:szCs w:val="24"/>
                  <w:lang w:val="es-GT"/>
                </w:rPr>
              </w:pPr>
              <w:r w:rsidRPr="00182A56">
                <w:rPr>
                  <w:rFonts w:ascii="Times New Roman" w:hAnsi="Times New Roman" w:cs="Times New Roman"/>
                  <w:sz w:val="24"/>
                  <w:szCs w:val="24"/>
                  <w:lang w:val="es-GT"/>
                </w:rPr>
                <w:lastRenderedPageBreak/>
                <w:t>Decreto No. 2084, Guatemala, Guatemala, 13 de mayo de 1938.</w:t>
              </w:r>
            </w:p>
            <w:p w14:paraId="5F63CC0A" w14:textId="77777777" w:rsidR="00681997" w:rsidRPr="00182A56" w:rsidRDefault="00681997" w:rsidP="00182A56">
              <w:pPr>
                <w:pStyle w:val="Bibliografa"/>
                <w:ind w:left="720" w:hanging="720"/>
                <w:rPr>
                  <w:rFonts w:ascii="Times New Roman" w:hAnsi="Times New Roman" w:cs="Times New Roman"/>
                  <w:sz w:val="24"/>
                  <w:szCs w:val="24"/>
                  <w:lang w:val="es-GT"/>
                </w:rPr>
              </w:pPr>
              <w:r w:rsidRPr="00182A56">
                <w:rPr>
                  <w:rFonts w:ascii="Times New Roman" w:hAnsi="Times New Roman" w:cs="Times New Roman"/>
                  <w:sz w:val="24"/>
                  <w:szCs w:val="24"/>
                  <w:lang w:val="es-GT"/>
                </w:rPr>
                <w:t>Capítulo I, Artículo 4, Literal i, Ley Orgánica de la Contraloría General de Cuentas, Guatemala, Guatemala ,14 de mayo de 2002.</w:t>
              </w:r>
            </w:p>
            <w:p w14:paraId="06AAAF75" w14:textId="4131D9DB" w:rsidR="00182A56" w:rsidRPr="00182A56" w:rsidRDefault="00681997" w:rsidP="00182A56">
              <w:pPr>
                <w:pStyle w:val="Bibliografa"/>
                <w:ind w:left="720" w:hanging="720"/>
                <w:rPr>
                  <w:rFonts w:ascii="Times New Roman" w:hAnsi="Times New Roman" w:cs="Times New Roman"/>
                  <w:sz w:val="24"/>
                  <w:szCs w:val="24"/>
                  <w:lang w:val="es-GT"/>
                </w:rPr>
              </w:pPr>
              <w:r w:rsidRPr="00182A56">
                <w:rPr>
                  <w:rFonts w:ascii="Times New Roman" w:hAnsi="Times New Roman" w:cs="Times New Roman"/>
                  <w:sz w:val="24"/>
                  <w:szCs w:val="24"/>
                </w:rPr>
                <w:t xml:space="preserve">Edgar Rodríguez (2008). </w:t>
              </w:r>
              <w:r w:rsidRPr="00182A56">
                <w:rPr>
                  <w:rFonts w:ascii="Times New Roman" w:hAnsi="Times New Roman" w:cs="Times New Roman"/>
                  <w:sz w:val="24"/>
                  <w:szCs w:val="24"/>
                  <w:lang w:val="es-GT"/>
                </w:rPr>
                <w:t>“</w:t>
              </w:r>
              <w:proofErr w:type="spellStart"/>
              <w:r w:rsidRPr="00182A56">
                <w:rPr>
                  <w:rFonts w:ascii="Times New Roman" w:hAnsi="Times New Roman" w:cs="Times New Roman"/>
                  <w:sz w:val="24"/>
                  <w:szCs w:val="24"/>
                  <w:lang w:val="es-GT"/>
                </w:rPr>
                <w:t>Activity</w:t>
              </w:r>
              <w:proofErr w:type="spellEnd"/>
              <w:r w:rsidRPr="00182A56">
                <w:rPr>
                  <w:rFonts w:ascii="Times New Roman" w:hAnsi="Times New Roman" w:cs="Times New Roman"/>
                  <w:sz w:val="24"/>
                  <w:szCs w:val="24"/>
                  <w:lang w:val="es-GT"/>
                </w:rPr>
                <w:t xml:space="preserve"> </w:t>
              </w:r>
              <w:proofErr w:type="spellStart"/>
              <w:r w:rsidRPr="00182A56">
                <w:rPr>
                  <w:rFonts w:ascii="Times New Roman" w:hAnsi="Times New Roman" w:cs="Times New Roman"/>
                  <w:sz w:val="24"/>
                  <w:szCs w:val="24"/>
                  <w:lang w:val="es-GT"/>
                </w:rPr>
                <w:t>Based</w:t>
              </w:r>
              <w:proofErr w:type="spellEnd"/>
              <w:r w:rsidRPr="00182A56">
                <w:rPr>
                  <w:rFonts w:ascii="Times New Roman" w:hAnsi="Times New Roman" w:cs="Times New Roman"/>
                  <w:sz w:val="24"/>
                  <w:szCs w:val="24"/>
                  <w:lang w:val="es-GT"/>
                </w:rPr>
                <w:t xml:space="preserve"> </w:t>
              </w:r>
              <w:proofErr w:type="spellStart"/>
              <w:r w:rsidRPr="00182A56">
                <w:rPr>
                  <w:rFonts w:ascii="Times New Roman" w:hAnsi="Times New Roman" w:cs="Times New Roman"/>
                  <w:sz w:val="24"/>
                  <w:szCs w:val="24"/>
                  <w:lang w:val="es-GT"/>
                </w:rPr>
                <w:t>Costing</w:t>
              </w:r>
              <w:proofErr w:type="spellEnd"/>
              <w:r w:rsidRPr="00182A56">
                <w:rPr>
                  <w:rFonts w:ascii="Times New Roman" w:hAnsi="Times New Roman" w:cs="Times New Roman"/>
                  <w:sz w:val="24"/>
                  <w:szCs w:val="24"/>
                  <w:lang w:val="es-GT"/>
                </w:rPr>
                <w:t xml:space="preserve"> ABC” Costos Basados en Actividades, Su aplicación a la Gestión de Una Institución Financiera “Banca Universal”. (Postgrado). Universidad Católica Andrés Bello, Caracas, Venezuela.</w:t>
              </w:r>
            </w:p>
            <w:p w14:paraId="58C74604" w14:textId="5D19CD08" w:rsidR="00681997" w:rsidRPr="00182A56" w:rsidRDefault="00681997" w:rsidP="00182A56">
              <w:pPr>
                <w:pStyle w:val="Bibliografa"/>
                <w:ind w:left="720" w:hanging="720"/>
                <w:rPr>
                  <w:rFonts w:ascii="Times New Roman" w:hAnsi="Times New Roman" w:cs="Times New Roman"/>
                  <w:sz w:val="24"/>
                  <w:szCs w:val="24"/>
                </w:rPr>
              </w:pPr>
              <w:r w:rsidRPr="00182A56">
                <w:rPr>
                  <w:rFonts w:ascii="Times New Roman" w:hAnsi="Times New Roman" w:cs="Times New Roman"/>
                  <w:sz w:val="24"/>
                  <w:szCs w:val="24"/>
                </w:rPr>
                <w:t>Amat Oriol y Soldevila (1997). "Contabilidad y Gestión de Costes" Ediciones Gestión 2000</w:t>
              </w:r>
              <w:r w:rsidR="00182A56" w:rsidRPr="00182A56">
                <w:rPr>
                  <w:rFonts w:ascii="Times New Roman" w:hAnsi="Times New Roman" w:cs="Times New Roman"/>
                  <w:sz w:val="24"/>
                  <w:szCs w:val="24"/>
                </w:rPr>
                <w:t>.</w:t>
              </w:r>
            </w:p>
            <w:p w14:paraId="0247F504" w14:textId="75C6C1AD" w:rsidR="00226A3C" w:rsidRDefault="00681997" w:rsidP="00182A56">
              <w:pPr>
                <w:pStyle w:val="Bibliografa"/>
                <w:ind w:left="720" w:hanging="720"/>
                <w:rPr>
                  <w:rFonts w:ascii="Times New Roman" w:hAnsi="Times New Roman" w:cs="Times New Roman"/>
                  <w:sz w:val="24"/>
                  <w:szCs w:val="24"/>
                </w:rPr>
              </w:pPr>
              <w:r w:rsidRPr="00182A56">
                <w:rPr>
                  <w:rFonts w:ascii="Times New Roman" w:hAnsi="Times New Roman" w:cs="Times New Roman"/>
                  <w:sz w:val="24"/>
                  <w:szCs w:val="24"/>
                </w:rPr>
                <w:t>Smith, Malcolm. (1995). “Como dirigir su sistema ABC”. Australia.</w:t>
              </w:r>
              <w:r w:rsidR="008D3876">
                <w:rPr>
                  <w:rFonts w:ascii="Times New Roman" w:hAnsi="Times New Roman" w:cs="Times New Roman"/>
                  <w:sz w:val="24"/>
                  <w:szCs w:val="24"/>
                </w:rPr>
                <w:t xml:space="preserve"> </w:t>
              </w:r>
              <w:r w:rsidRPr="00182A56">
                <w:rPr>
                  <w:rFonts w:ascii="Times New Roman" w:hAnsi="Times New Roman" w:cs="Times New Roman"/>
                  <w:sz w:val="24"/>
                  <w:szCs w:val="24"/>
                </w:rPr>
                <w:t>Universidad Murdoch.</w:t>
              </w:r>
            </w:p>
          </w:sdtContent>
        </w:sdt>
      </w:sdtContent>
    </w:sdt>
    <w:bookmarkEnd w:id="378" w:displacedByCustomXml="prev"/>
    <w:p w14:paraId="6500F777" w14:textId="7122868A" w:rsidR="00E04C64" w:rsidRDefault="00E04C64" w:rsidP="00E04C64"/>
    <w:p w14:paraId="54905511" w14:textId="7FABD004" w:rsidR="00E04C64" w:rsidRDefault="00E04C64" w:rsidP="00E04C64"/>
    <w:p w14:paraId="7D5816D8" w14:textId="2324227A" w:rsidR="00E04C64" w:rsidRDefault="00E04C64" w:rsidP="00E04C64"/>
    <w:p w14:paraId="3C4B5918" w14:textId="7E4C97DE" w:rsidR="00E04C64" w:rsidRDefault="00E04C64" w:rsidP="00E04C64"/>
    <w:p w14:paraId="5B6B1309" w14:textId="70EA019B" w:rsidR="00E04C64" w:rsidRDefault="00E04C64" w:rsidP="00E04C64"/>
    <w:p w14:paraId="5C4C8FB8" w14:textId="4C0DFA2A" w:rsidR="00E04C64" w:rsidRDefault="00E04C64" w:rsidP="00E04C64"/>
    <w:p w14:paraId="4F43099A" w14:textId="52E3B720" w:rsidR="00E04C64" w:rsidRDefault="00E04C64" w:rsidP="00E04C64"/>
    <w:p w14:paraId="04F52DBB" w14:textId="13490FB5" w:rsidR="00E04C64" w:rsidRDefault="00E04C64" w:rsidP="00E04C64"/>
    <w:p w14:paraId="74EC530A" w14:textId="2495A0F5" w:rsidR="00E04C64" w:rsidRDefault="00E04C64" w:rsidP="00E04C64"/>
    <w:p w14:paraId="1B4CA874" w14:textId="77777777" w:rsidR="00E04C64" w:rsidRPr="00E04C64" w:rsidRDefault="00E04C64" w:rsidP="00E04C64"/>
    <w:p w14:paraId="52BA4E61" w14:textId="0BF69A5C" w:rsidR="00022C4B" w:rsidRDefault="00022C4B" w:rsidP="00022C4B">
      <w:pPr>
        <w:pStyle w:val="Ttulo2"/>
      </w:pPr>
      <w:bookmarkStart w:id="379" w:name="_Toc41638880"/>
      <w:r>
        <w:t>Anexos</w:t>
      </w:r>
      <w:bookmarkStart w:id="380" w:name="_Hlk39787849"/>
      <w:bookmarkStart w:id="381" w:name="_Hlk39701080"/>
      <w:r w:rsidR="00682072">
        <w:t xml:space="preserve"> (Falta actualizar</w:t>
      </w:r>
      <w:r w:rsidR="00E13B49">
        <w:t>)</w:t>
      </w:r>
      <w:bookmarkEnd w:id="379"/>
    </w:p>
    <w:p w14:paraId="36AE5B0B" w14:textId="50D11EC9" w:rsidR="00681997" w:rsidRPr="00681997" w:rsidRDefault="00681997" w:rsidP="00CB28E8">
      <w:pPr>
        <w:pStyle w:val="Prrafodelista"/>
        <w:numPr>
          <w:ilvl w:val="0"/>
          <w:numId w:val="22"/>
        </w:numPr>
        <w:rPr>
          <w:rFonts w:ascii="Times New Roman" w:hAnsi="Times New Roman" w:cs="Times New Roman"/>
          <w:sz w:val="24"/>
          <w:szCs w:val="24"/>
        </w:rPr>
      </w:pPr>
      <w:r w:rsidRPr="00023474">
        <w:rPr>
          <w:rFonts w:ascii="Times New Roman" w:hAnsi="Times New Roman" w:cs="Times New Roman"/>
          <w:sz w:val="24"/>
          <w:szCs w:val="24"/>
        </w:rPr>
        <w:t xml:space="preserve">Figura I, </w:t>
      </w:r>
      <w:r>
        <w:rPr>
          <w:rFonts w:ascii="Times New Roman" w:hAnsi="Times New Roman" w:cs="Times New Roman"/>
          <w:sz w:val="24"/>
          <w:szCs w:val="24"/>
        </w:rPr>
        <w:t xml:space="preserve">modelo de </w:t>
      </w:r>
      <w:r w:rsidRPr="00023474">
        <w:rPr>
          <w:rFonts w:ascii="Times New Roman" w:hAnsi="Times New Roman" w:cs="Times New Roman"/>
          <w:sz w:val="24"/>
          <w:szCs w:val="24"/>
        </w:rPr>
        <w:t>en</w:t>
      </w:r>
      <w:r>
        <w:rPr>
          <w:rFonts w:ascii="Times New Roman" w:hAnsi="Times New Roman" w:cs="Times New Roman"/>
          <w:sz w:val="24"/>
          <w:szCs w:val="24"/>
        </w:rPr>
        <w:t xml:space="preserve">trevista </w:t>
      </w:r>
      <w:r w:rsidRPr="00023474">
        <w:rPr>
          <w:rFonts w:ascii="Times New Roman" w:hAnsi="Times New Roman" w:cs="Times New Roman"/>
          <w:sz w:val="24"/>
          <w:szCs w:val="24"/>
        </w:rPr>
        <w:t>que se</w:t>
      </w:r>
      <w:r>
        <w:rPr>
          <w:rFonts w:ascii="Times New Roman" w:hAnsi="Times New Roman" w:cs="Times New Roman"/>
          <w:sz w:val="24"/>
          <w:szCs w:val="24"/>
        </w:rPr>
        <w:t xml:space="preserve"> </w:t>
      </w:r>
      <w:r w:rsidRPr="00023474">
        <w:rPr>
          <w:rFonts w:ascii="Times New Roman" w:hAnsi="Times New Roman" w:cs="Times New Roman"/>
          <w:sz w:val="24"/>
          <w:szCs w:val="24"/>
        </w:rPr>
        <w:t>realizó al encargado de la subsección de Almacén de la Unidad de Tanatología Forense Metropolitana.</w:t>
      </w:r>
    </w:p>
    <w:p w14:paraId="59E79727" w14:textId="1D8F3D86" w:rsidR="00681997" w:rsidRDefault="00681997" w:rsidP="00681997">
      <w:pPr>
        <w:pStyle w:val="Prrafodelista"/>
        <w:ind w:left="1068"/>
        <w:rPr>
          <w:rFonts w:ascii="Times New Roman" w:hAnsi="Times New Roman" w:cs="Times New Roman"/>
          <w:sz w:val="24"/>
          <w:szCs w:val="24"/>
        </w:rPr>
      </w:pPr>
      <w:r>
        <w:rPr>
          <w:noProof/>
          <w:lang w:val="es-GT" w:eastAsia="es-GT"/>
        </w:rPr>
        <w:lastRenderedPageBreak/>
        <w:drawing>
          <wp:inline distT="0" distB="0" distL="0" distR="0" wp14:anchorId="6200C4E7" wp14:editId="528EC89B">
            <wp:extent cx="4534259" cy="54146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5542" cy="5428096"/>
                    </a:xfrm>
                    <a:prstGeom prst="rect">
                      <a:avLst/>
                    </a:prstGeom>
                  </pic:spPr>
                </pic:pic>
              </a:graphicData>
            </a:graphic>
          </wp:inline>
        </w:drawing>
      </w:r>
    </w:p>
    <w:p w14:paraId="1B37F176" w14:textId="058143AC" w:rsidR="00226A3C" w:rsidRPr="00226A3C" w:rsidRDefault="00226A3C" w:rsidP="00226A3C">
      <w:pPr>
        <w:pStyle w:val="Prrafodelista"/>
        <w:ind w:left="1134"/>
        <w:rPr>
          <w:rFonts w:ascii="Times New Roman" w:hAnsi="Times New Roman" w:cs="Times New Roman"/>
          <w:sz w:val="20"/>
          <w:szCs w:val="20"/>
        </w:rPr>
      </w:pPr>
      <w:r w:rsidRPr="00226A3C">
        <w:rPr>
          <w:rFonts w:ascii="Times New Roman" w:hAnsi="Times New Roman" w:cs="Times New Roman"/>
          <w:sz w:val="20"/>
          <w:szCs w:val="20"/>
        </w:rPr>
        <w:t>Fuente: Propia.</w:t>
      </w:r>
    </w:p>
    <w:p w14:paraId="732F8D23" w14:textId="5AA5A874" w:rsidR="00226A3C" w:rsidRDefault="00226A3C" w:rsidP="00681997">
      <w:pPr>
        <w:pStyle w:val="Prrafodelista"/>
        <w:ind w:left="1068"/>
        <w:rPr>
          <w:rFonts w:ascii="Times New Roman" w:hAnsi="Times New Roman" w:cs="Times New Roman"/>
          <w:sz w:val="24"/>
          <w:szCs w:val="24"/>
        </w:rPr>
      </w:pPr>
    </w:p>
    <w:p w14:paraId="203C4255" w14:textId="77777777" w:rsidR="00226A3C" w:rsidRDefault="00226A3C" w:rsidP="00681997">
      <w:pPr>
        <w:pStyle w:val="Prrafodelista"/>
        <w:ind w:left="1068"/>
        <w:rPr>
          <w:rFonts w:ascii="Times New Roman" w:hAnsi="Times New Roman" w:cs="Times New Roman"/>
          <w:sz w:val="24"/>
          <w:szCs w:val="24"/>
        </w:rPr>
      </w:pPr>
    </w:p>
    <w:p w14:paraId="630ED427" w14:textId="77777777" w:rsidR="00226A3C" w:rsidRDefault="00226A3C" w:rsidP="00681997">
      <w:pPr>
        <w:pStyle w:val="Prrafodelista"/>
        <w:ind w:left="1068"/>
        <w:rPr>
          <w:rFonts w:ascii="Times New Roman" w:hAnsi="Times New Roman" w:cs="Times New Roman"/>
          <w:sz w:val="24"/>
          <w:szCs w:val="24"/>
        </w:rPr>
      </w:pPr>
    </w:p>
    <w:p w14:paraId="249E9686" w14:textId="77777777" w:rsidR="00681997" w:rsidRDefault="00681997" w:rsidP="00CB28E8">
      <w:pPr>
        <w:pStyle w:val="Prrafodelista"/>
        <w:numPr>
          <w:ilvl w:val="0"/>
          <w:numId w:val="22"/>
        </w:numPr>
        <w:rPr>
          <w:rFonts w:ascii="Times New Roman" w:hAnsi="Times New Roman" w:cs="Times New Roman"/>
          <w:sz w:val="24"/>
          <w:szCs w:val="24"/>
        </w:rPr>
      </w:pPr>
      <w:r w:rsidRPr="007C2714">
        <w:rPr>
          <w:rFonts w:ascii="Times New Roman" w:hAnsi="Times New Roman" w:cs="Times New Roman"/>
          <w:sz w:val="24"/>
          <w:szCs w:val="24"/>
        </w:rPr>
        <w:t>Figura II</w:t>
      </w:r>
      <w:r>
        <w:rPr>
          <w:rFonts w:ascii="Times New Roman" w:hAnsi="Times New Roman" w:cs="Times New Roman"/>
          <w:sz w:val="24"/>
          <w:szCs w:val="24"/>
        </w:rPr>
        <w:t>.</w:t>
      </w:r>
      <w:r w:rsidRPr="007C2714">
        <w:rPr>
          <w:rFonts w:ascii="Times New Roman" w:hAnsi="Times New Roman" w:cs="Times New Roman"/>
          <w:sz w:val="24"/>
          <w:szCs w:val="24"/>
        </w:rPr>
        <w:t xml:space="preserve"> Principales tipos de inventario según el proceso de transformación de materia prima a producto terminado.</w:t>
      </w:r>
    </w:p>
    <w:p w14:paraId="730166F9" w14:textId="77777777" w:rsidR="00681997" w:rsidRDefault="00681997" w:rsidP="00681997">
      <w:pPr>
        <w:pStyle w:val="Prrafodelista"/>
        <w:ind w:left="1068"/>
        <w:jc w:val="center"/>
        <w:rPr>
          <w:rFonts w:ascii="Times New Roman" w:hAnsi="Times New Roman" w:cs="Times New Roman"/>
          <w:sz w:val="24"/>
          <w:szCs w:val="24"/>
        </w:rPr>
      </w:pPr>
      <w:r>
        <w:rPr>
          <w:noProof/>
          <w:lang w:val="es-GT" w:eastAsia="es-GT"/>
        </w:rPr>
        <w:lastRenderedPageBreak/>
        <w:drawing>
          <wp:inline distT="0" distB="0" distL="0" distR="0" wp14:anchorId="4AB2B15C" wp14:editId="444AE219">
            <wp:extent cx="4326159" cy="15464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935" cy="1561066"/>
                    </a:xfrm>
                    <a:prstGeom prst="rect">
                      <a:avLst/>
                    </a:prstGeom>
                  </pic:spPr>
                </pic:pic>
              </a:graphicData>
            </a:graphic>
          </wp:inline>
        </w:drawing>
      </w:r>
    </w:p>
    <w:p w14:paraId="17D84590" w14:textId="4AEDC8D1" w:rsidR="00681997" w:rsidRPr="00226A3C" w:rsidRDefault="00681997" w:rsidP="00681997">
      <w:pPr>
        <w:pStyle w:val="Prrafodelista"/>
        <w:ind w:left="1068"/>
        <w:rPr>
          <w:rFonts w:ascii="Times New Roman" w:hAnsi="Times New Roman" w:cs="Times New Roman"/>
          <w:sz w:val="20"/>
          <w:szCs w:val="20"/>
        </w:rPr>
      </w:pPr>
      <w:r w:rsidRPr="00226A3C">
        <w:rPr>
          <w:rFonts w:ascii="Times New Roman" w:hAnsi="Times New Roman" w:cs="Times New Roman"/>
          <w:sz w:val="20"/>
          <w:szCs w:val="20"/>
        </w:rPr>
        <w:t>Prado, J. (1992). La planeación y control de la producción.</w:t>
      </w:r>
    </w:p>
    <w:p w14:paraId="1F3DD2F1" w14:textId="77777777" w:rsidR="00226A3C" w:rsidRPr="007C2714" w:rsidRDefault="00226A3C" w:rsidP="00681997">
      <w:pPr>
        <w:pStyle w:val="Prrafodelista"/>
        <w:ind w:left="1068"/>
        <w:rPr>
          <w:rFonts w:ascii="Times New Roman" w:hAnsi="Times New Roman" w:cs="Times New Roman"/>
          <w:sz w:val="24"/>
          <w:szCs w:val="24"/>
        </w:rPr>
      </w:pPr>
    </w:p>
    <w:p w14:paraId="5EF15664" w14:textId="77777777" w:rsidR="00681997" w:rsidRPr="001A67D3" w:rsidRDefault="00681997" w:rsidP="00CB28E8">
      <w:pPr>
        <w:pStyle w:val="Prrafodelista"/>
        <w:numPr>
          <w:ilvl w:val="0"/>
          <w:numId w:val="22"/>
        </w:numPr>
        <w:rPr>
          <w:rFonts w:ascii="Times New Roman" w:hAnsi="Times New Roman" w:cs="Times New Roman"/>
          <w:iCs/>
          <w:sz w:val="24"/>
          <w:szCs w:val="24"/>
          <w:lang w:val="es-GT"/>
        </w:rPr>
      </w:pPr>
      <w:r w:rsidRPr="001A67D3">
        <w:rPr>
          <w:rFonts w:ascii="Times New Roman" w:hAnsi="Times New Roman" w:cs="Times New Roman"/>
          <w:sz w:val="24"/>
          <w:szCs w:val="24"/>
        </w:rPr>
        <w:t xml:space="preserve">Figura III. </w:t>
      </w:r>
      <w:r w:rsidRPr="001A67D3">
        <w:rPr>
          <w:rFonts w:ascii="Times New Roman" w:hAnsi="Times New Roman" w:cs="Times New Roman"/>
          <w:iCs/>
          <w:sz w:val="24"/>
          <w:szCs w:val="24"/>
          <w:lang w:val="es-GT"/>
        </w:rPr>
        <w:t>Clasificación de los productos según su valor económico.</w:t>
      </w:r>
    </w:p>
    <w:p w14:paraId="6B8C1331" w14:textId="77777777" w:rsidR="00681997" w:rsidRDefault="00681997" w:rsidP="00681997">
      <w:pPr>
        <w:jc w:val="center"/>
        <w:rPr>
          <w:rFonts w:ascii="Times New Roman" w:hAnsi="Times New Roman" w:cs="Times New Roman"/>
          <w:i/>
          <w:iCs/>
          <w:sz w:val="24"/>
          <w:szCs w:val="24"/>
          <w:lang w:val="es-GT"/>
        </w:rPr>
      </w:pPr>
      <w:r>
        <w:rPr>
          <w:noProof/>
          <w:lang w:val="es-GT" w:eastAsia="es-GT"/>
        </w:rPr>
        <w:drawing>
          <wp:inline distT="0" distB="0" distL="0" distR="0" wp14:anchorId="07D0C475" wp14:editId="6F0D7B24">
            <wp:extent cx="2357120" cy="1484630"/>
            <wp:effectExtent l="0" t="0" r="5080" b="1270"/>
            <wp:docPr id="3" name="Imagen 3"/>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4"/>
                    <a:stretch>
                      <a:fillRect/>
                    </a:stretch>
                  </pic:blipFill>
                  <pic:spPr>
                    <a:xfrm>
                      <a:off x="0" y="0"/>
                      <a:ext cx="2357120" cy="1484630"/>
                    </a:xfrm>
                    <a:prstGeom prst="rect">
                      <a:avLst/>
                    </a:prstGeom>
                  </pic:spPr>
                </pic:pic>
              </a:graphicData>
            </a:graphic>
          </wp:inline>
        </w:drawing>
      </w:r>
    </w:p>
    <w:p w14:paraId="77C928F9" w14:textId="77777777" w:rsidR="00681997" w:rsidRPr="00226A3C" w:rsidRDefault="00681997" w:rsidP="00681997">
      <w:pPr>
        <w:pStyle w:val="Prrafodelista"/>
        <w:ind w:left="1068"/>
        <w:rPr>
          <w:rFonts w:ascii="Times New Roman" w:hAnsi="Times New Roman" w:cs="Times New Roman"/>
          <w:sz w:val="20"/>
          <w:szCs w:val="20"/>
        </w:rPr>
      </w:pPr>
      <w:r w:rsidRPr="00226A3C">
        <w:rPr>
          <w:rFonts w:ascii="Times New Roman" w:hAnsi="Times New Roman" w:cs="Times New Roman"/>
          <w:sz w:val="20"/>
          <w:szCs w:val="20"/>
        </w:rPr>
        <w:t>Prado, J. (1992). La planeación y control de la producción.</w:t>
      </w:r>
    </w:p>
    <w:p w14:paraId="7B35C121" w14:textId="77777777" w:rsidR="00681997" w:rsidRDefault="00681997" w:rsidP="00681997">
      <w:pPr>
        <w:pStyle w:val="Prrafodelista"/>
        <w:ind w:left="1068"/>
        <w:rPr>
          <w:rFonts w:ascii="Times New Roman" w:hAnsi="Times New Roman" w:cs="Times New Roman"/>
          <w:sz w:val="24"/>
          <w:szCs w:val="24"/>
        </w:rPr>
      </w:pPr>
    </w:p>
    <w:p w14:paraId="583F05C0" w14:textId="77777777" w:rsidR="00681997" w:rsidRDefault="00681997" w:rsidP="00681997">
      <w:pPr>
        <w:pStyle w:val="Prrafodelista"/>
        <w:ind w:left="1068"/>
        <w:rPr>
          <w:rFonts w:ascii="Times New Roman" w:hAnsi="Times New Roman" w:cs="Times New Roman"/>
          <w:sz w:val="24"/>
          <w:szCs w:val="24"/>
        </w:rPr>
      </w:pPr>
    </w:p>
    <w:p w14:paraId="04CC6CD9" w14:textId="77777777" w:rsidR="00681997" w:rsidRDefault="00681997" w:rsidP="00681997">
      <w:pPr>
        <w:pStyle w:val="Prrafodelista"/>
        <w:ind w:left="1068"/>
        <w:rPr>
          <w:rFonts w:ascii="Times New Roman" w:hAnsi="Times New Roman" w:cs="Times New Roman"/>
          <w:sz w:val="24"/>
          <w:szCs w:val="24"/>
        </w:rPr>
      </w:pPr>
    </w:p>
    <w:p w14:paraId="317868FF" w14:textId="77777777" w:rsidR="00681997" w:rsidRDefault="00681997" w:rsidP="00681997">
      <w:pPr>
        <w:pStyle w:val="Prrafodelista"/>
        <w:ind w:left="1068"/>
        <w:rPr>
          <w:rFonts w:ascii="Times New Roman" w:hAnsi="Times New Roman" w:cs="Times New Roman"/>
          <w:sz w:val="24"/>
          <w:szCs w:val="24"/>
        </w:rPr>
      </w:pPr>
    </w:p>
    <w:p w14:paraId="7360BFE5" w14:textId="77777777" w:rsidR="00681997" w:rsidRDefault="00681997" w:rsidP="00681997">
      <w:pPr>
        <w:pStyle w:val="Prrafodelista"/>
        <w:ind w:left="1068"/>
        <w:rPr>
          <w:rFonts w:ascii="Times New Roman" w:hAnsi="Times New Roman" w:cs="Times New Roman"/>
          <w:sz w:val="24"/>
          <w:szCs w:val="24"/>
        </w:rPr>
      </w:pPr>
    </w:p>
    <w:p w14:paraId="2D7CDD0B" w14:textId="5C501AAE" w:rsidR="00681997" w:rsidRDefault="00681997" w:rsidP="00681997">
      <w:pPr>
        <w:pStyle w:val="Prrafodelista"/>
        <w:ind w:left="1068"/>
        <w:rPr>
          <w:rFonts w:ascii="Times New Roman" w:hAnsi="Times New Roman" w:cs="Times New Roman"/>
          <w:sz w:val="24"/>
          <w:szCs w:val="24"/>
        </w:rPr>
      </w:pPr>
    </w:p>
    <w:p w14:paraId="081C6546" w14:textId="36A1B28C" w:rsidR="00226A3C" w:rsidRDefault="00226A3C" w:rsidP="00681997">
      <w:pPr>
        <w:pStyle w:val="Prrafodelista"/>
        <w:ind w:left="1068"/>
        <w:rPr>
          <w:rFonts w:ascii="Times New Roman" w:hAnsi="Times New Roman" w:cs="Times New Roman"/>
          <w:sz w:val="24"/>
          <w:szCs w:val="24"/>
        </w:rPr>
      </w:pPr>
    </w:p>
    <w:p w14:paraId="744B6CA3" w14:textId="0C93A9DF" w:rsidR="0070442D" w:rsidRDefault="0070442D" w:rsidP="00681997">
      <w:pPr>
        <w:pStyle w:val="Prrafodelista"/>
        <w:ind w:left="1068"/>
        <w:rPr>
          <w:rFonts w:ascii="Times New Roman" w:hAnsi="Times New Roman" w:cs="Times New Roman"/>
          <w:sz w:val="24"/>
          <w:szCs w:val="24"/>
        </w:rPr>
      </w:pPr>
    </w:p>
    <w:p w14:paraId="17E87ED8" w14:textId="77777777" w:rsidR="0070442D" w:rsidRDefault="0070442D" w:rsidP="00681997">
      <w:pPr>
        <w:pStyle w:val="Prrafodelista"/>
        <w:ind w:left="1068"/>
        <w:rPr>
          <w:rFonts w:ascii="Times New Roman" w:hAnsi="Times New Roman" w:cs="Times New Roman"/>
          <w:sz w:val="24"/>
          <w:szCs w:val="24"/>
        </w:rPr>
      </w:pPr>
    </w:p>
    <w:p w14:paraId="18ECF8F8" w14:textId="77777777" w:rsidR="00226A3C" w:rsidRPr="007C2714" w:rsidRDefault="00226A3C" w:rsidP="00681997">
      <w:pPr>
        <w:pStyle w:val="Prrafodelista"/>
        <w:ind w:left="1068"/>
        <w:rPr>
          <w:rFonts w:ascii="Times New Roman" w:hAnsi="Times New Roman" w:cs="Times New Roman"/>
          <w:sz w:val="24"/>
          <w:szCs w:val="24"/>
        </w:rPr>
      </w:pPr>
    </w:p>
    <w:p w14:paraId="5F668C72" w14:textId="46474BD0" w:rsidR="00681997" w:rsidRDefault="00681997" w:rsidP="00CB28E8">
      <w:pPr>
        <w:pStyle w:val="Prrafodelista"/>
        <w:numPr>
          <w:ilvl w:val="0"/>
          <w:numId w:val="22"/>
        </w:numPr>
      </w:pPr>
      <w:r w:rsidRPr="00952163">
        <w:rPr>
          <w:rFonts w:ascii="Times New Roman" w:hAnsi="Times New Roman" w:cs="Times New Roman"/>
          <w:sz w:val="20"/>
          <w:szCs w:val="20"/>
          <w:lang w:val="es-GT"/>
        </w:rPr>
        <w:lastRenderedPageBreak/>
        <w:t xml:space="preserve"> </w:t>
      </w:r>
      <w:r w:rsidRPr="00226A3C">
        <w:rPr>
          <w:rFonts w:ascii="Times New Roman" w:hAnsi="Times New Roman" w:cs="Times New Roman"/>
          <w:sz w:val="24"/>
          <w:szCs w:val="24"/>
          <w:lang w:val="es-GT"/>
        </w:rPr>
        <w:t>Figura IV. Diagrama de despliegue de arquitectura cliente servidor.</w:t>
      </w:r>
    </w:p>
    <w:p w14:paraId="7C26EBC5" w14:textId="77777777" w:rsidR="00681997" w:rsidRPr="00952163" w:rsidRDefault="00681997" w:rsidP="00E13B49">
      <w:pPr>
        <w:pStyle w:val="Prrafodelista"/>
        <w:ind w:left="1068" w:firstLine="0"/>
        <w:jc w:val="center"/>
        <w:rPr>
          <w:rFonts w:ascii="Times New Roman" w:hAnsi="Times New Roman" w:cs="Times New Roman"/>
          <w:sz w:val="24"/>
          <w:szCs w:val="24"/>
          <w:lang w:val="es-GT"/>
        </w:rPr>
      </w:pPr>
      <w:r>
        <w:rPr>
          <w:noProof/>
          <w:lang w:val="es-GT" w:eastAsia="es-GT"/>
        </w:rPr>
        <w:drawing>
          <wp:inline distT="0" distB="0" distL="0" distR="0" wp14:anchorId="733A0E95" wp14:editId="79238F2A">
            <wp:extent cx="3325293" cy="2714196"/>
            <wp:effectExtent l="0" t="0" r="889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despliegue pd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88137" cy="2765491"/>
                    </a:xfrm>
                    <a:prstGeom prst="rect">
                      <a:avLst/>
                    </a:prstGeom>
                  </pic:spPr>
                </pic:pic>
              </a:graphicData>
            </a:graphic>
          </wp:inline>
        </w:drawing>
      </w:r>
    </w:p>
    <w:p w14:paraId="7C2FD628" w14:textId="4465DCA9" w:rsidR="00681997" w:rsidRDefault="00681997" w:rsidP="00681997">
      <w:pPr>
        <w:ind w:left="993" w:firstLine="850"/>
        <w:rPr>
          <w:rFonts w:ascii="Times New Roman" w:hAnsi="Times New Roman" w:cs="Times New Roman"/>
          <w:sz w:val="20"/>
          <w:szCs w:val="20"/>
        </w:rPr>
      </w:pPr>
      <w:r w:rsidRPr="00226A3C">
        <w:rPr>
          <w:rFonts w:ascii="Times New Roman" w:hAnsi="Times New Roman" w:cs="Times New Roman"/>
          <w:sz w:val="20"/>
          <w:szCs w:val="20"/>
        </w:rPr>
        <w:t>Fuente: propia.</w:t>
      </w:r>
    </w:p>
    <w:p w14:paraId="12CF1C02" w14:textId="77777777" w:rsidR="00226A3C" w:rsidRPr="00226A3C" w:rsidRDefault="00226A3C" w:rsidP="00681997">
      <w:pPr>
        <w:ind w:left="993" w:firstLine="850"/>
        <w:rPr>
          <w:rFonts w:ascii="Times New Roman" w:hAnsi="Times New Roman" w:cs="Times New Roman"/>
          <w:sz w:val="20"/>
          <w:szCs w:val="20"/>
        </w:rPr>
      </w:pPr>
    </w:p>
    <w:p w14:paraId="5237A475" w14:textId="6C3C664D" w:rsidR="00681997" w:rsidRPr="00226A3C" w:rsidRDefault="00681997" w:rsidP="00CB28E8">
      <w:pPr>
        <w:pStyle w:val="Prrafodelista"/>
        <w:numPr>
          <w:ilvl w:val="0"/>
          <w:numId w:val="22"/>
        </w:numPr>
        <w:rPr>
          <w:rFonts w:ascii="Times New Roman" w:hAnsi="Times New Roman" w:cs="Times New Roman"/>
          <w:b/>
          <w:bCs/>
          <w:sz w:val="32"/>
          <w:szCs w:val="32"/>
        </w:rPr>
      </w:pPr>
      <w:r w:rsidRPr="00226A3C">
        <w:rPr>
          <w:rFonts w:ascii="Times New Roman" w:hAnsi="Times New Roman" w:cs="Times New Roman"/>
          <w:sz w:val="24"/>
          <w:szCs w:val="24"/>
        </w:rPr>
        <w:t xml:space="preserve">Figura V. </w:t>
      </w:r>
      <w:sdt>
        <w:sdtPr>
          <w:rPr>
            <w:sz w:val="28"/>
            <w:szCs w:val="28"/>
          </w:rPr>
          <w:id w:val="-1903514614"/>
          <w:citation/>
        </w:sdtPr>
        <w:sdtContent>
          <w:r w:rsidRPr="00226A3C">
            <w:rPr>
              <w:rFonts w:ascii="Times New Roman" w:hAnsi="Times New Roman" w:cs="Times New Roman"/>
              <w:sz w:val="24"/>
              <w:szCs w:val="24"/>
            </w:rPr>
            <w:fldChar w:fldCharType="begin"/>
          </w:r>
          <w:r w:rsidRPr="00226A3C">
            <w:rPr>
              <w:rFonts w:ascii="Times New Roman" w:hAnsi="Times New Roman" w:cs="Times New Roman"/>
              <w:sz w:val="24"/>
              <w:szCs w:val="24"/>
              <w:lang w:val="es-GT"/>
            </w:rPr>
            <w:instrText xml:space="preserve"> CITATION Ali20 \l 4106 </w:instrText>
          </w:r>
          <w:r w:rsidRPr="00226A3C">
            <w:rPr>
              <w:rFonts w:ascii="Times New Roman" w:hAnsi="Times New Roman" w:cs="Times New Roman"/>
              <w:sz w:val="24"/>
              <w:szCs w:val="24"/>
            </w:rPr>
            <w:fldChar w:fldCharType="separate"/>
          </w:r>
          <w:r w:rsidR="00E04C64" w:rsidRPr="00E04C64">
            <w:rPr>
              <w:rFonts w:ascii="Times New Roman" w:hAnsi="Times New Roman" w:cs="Times New Roman"/>
              <w:noProof/>
              <w:sz w:val="24"/>
              <w:szCs w:val="24"/>
              <w:lang w:val="es-GT"/>
            </w:rPr>
            <w:t>(Alicante, 1996-2020)</w:t>
          </w:r>
          <w:r w:rsidRPr="00226A3C">
            <w:rPr>
              <w:rFonts w:ascii="Times New Roman" w:hAnsi="Times New Roman" w:cs="Times New Roman"/>
              <w:sz w:val="24"/>
              <w:szCs w:val="24"/>
            </w:rPr>
            <w:fldChar w:fldCharType="end"/>
          </w:r>
        </w:sdtContent>
      </w:sdt>
      <w:r w:rsidRPr="00226A3C">
        <w:rPr>
          <w:rFonts w:ascii="Times New Roman" w:hAnsi="Times New Roman" w:cs="Times New Roman"/>
          <w:sz w:val="24"/>
          <w:szCs w:val="24"/>
        </w:rPr>
        <w:t xml:space="preserve"> </w:t>
      </w:r>
      <w:r w:rsidRPr="00226A3C">
        <w:rPr>
          <w:rFonts w:ascii="Times New Roman" w:hAnsi="Times New Roman" w:cs="Times New Roman"/>
          <w:sz w:val="24"/>
          <w:szCs w:val="24"/>
          <w:lang w:val="es-GT"/>
        </w:rPr>
        <w:t>Representación</w:t>
      </w:r>
      <w:r w:rsidRPr="00226A3C">
        <w:rPr>
          <w:rFonts w:ascii="Times New Roman" w:hAnsi="Times New Roman" w:cs="Times New Roman"/>
          <w:sz w:val="24"/>
          <w:szCs w:val="24"/>
        </w:rPr>
        <w:t xml:space="preserve"> del funcionamiento e interacción de los componentes en </w:t>
      </w:r>
      <w:proofErr w:type="gramStart"/>
      <w:r w:rsidRPr="00226A3C">
        <w:rPr>
          <w:rFonts w:ascii="Times New Roman" w:hAnsi="Times New Roman" w:cs="Times New Roman"/>
          <w:sz w:val="24"/>
          <w:szCs w:val="24"/>
        </w:rPr>
        <w:t>el modelo vista</w:t>
      </w:r>
      <w:proofErr w:type="gramEnd"/>
      <w:r w:rsidRPr="00226A3C">
        <w:rPr>
          <w:rFonts w:ascii="Times New Roman" w:hAnsi="Times New Roman" w:cs="Times New Roman"/>
          <w:sz w:val="24"/>
          <w:szCs w:val="24"/>
        </w:rPr>
        <w:t xml:space="preserve"> controlador.</w:t>
      </w:r>
    </w:p>
    <w:p w14:paraId="3BACF3F2" w14:textId="77777777" w:rsidR="00681997" w:rsidRDefault="00681997" w:rsidP="00681997">
      <w:pPr>
        <w:pStyle w:val="Prrafodelista"/>
        <w:ind w:left="1068" w:firstLine="0"/>
        <w:jc w:val="center"/>
      </w:pPr>
      <w:r>
        <w:rPr>
          <w:noProof/>
          <w:lang w:val="es-GT" w:eastAsia="es-GT"/>
        </w:rPr>
        <w:drawing>
          <wp:inline distT="0" distB="0" distL="0" distR="0" wp14:anchorId="7C3B11A8" wp14:editId="023CD3C2">
            <wp:extent cx="2239286" cy="1954584"/>
            <wp:effectExtent l="0" t="0" r="889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1564" cy="1982758"/>
                    </a:xfrm>
                    <a:prstGeom prst="rect">
                      <a:avLst/>
                    </a:prstGeom>
                  </pic:spPr>
                </pic:pic>
              </a:graphicData>
            </a:graphic>
          </wp:inline>
        </w:drawing>
      </w:r>
    </w:p>
    <w:p w14:paraId="1D1B33E5" w14:textId="09323DDA" w:rsidR="0028215D" w:rsidRDefault="00681997" w:rsidP="00E13B49">
      <w:pPr>
        <w:tabs>
          <w:tab w:val="left" w:pos="1276"/>
        </w:tabs>
        <w:spacing w:line="240" w:lineRule="auto"/>
        <w:ind w:left="993"/>
        <w:rPr>
          <w:rFonts w:ascii="Times New Roman" w:hAnsi="Times New Roman" w:cs="Times New Roman"/>
          <w:sz w:val="20"/>
          <w:szCs w:val="20"/>
        </w:rPr>
      </w:pPr>
      <w:r w:rsidRPr="00431BF6">
        <w:rPr>
          <w:rFonts w:ascii="Times New Roman" w:hAnsi="Times New Roman" w:cs="Times New Roman"/>
          <w:sz w:val="20"/>
          <w:szCs w:val="20"/>
        </w:rPr>
        <w:t xml:space="preserve">Figura V. </w:t>
      </w:r>
      <w:sdt>
        <w:sdtPr>
          <w:id w:val="1847126017"/>
          <w:citation/>
        </w:sdtPr>
        <w:sdtContent>
          <w:r w:rsidRPr="00431BF6">
            <w:rPr>
              <w:rFonts w:ascii="Times New Roman" w:hAnsi="Times New Roman" w:cs="Times New Roman"/>
              <w:sz w:val="20"/>
              <w:szCs w:val="20"/>
            </w:rPr>
            <w:fldChar w:fldCharType="begin"/>
          </w:r>
          <w:r w:rsidRPr="00431BF6">
            <w:rPr>
              <w:rFonts w:ascii="Times New Roman" w:hAnsi="Times New Roman" w:cs="Times New Roman"/>
              <w:sz w:val="20"/>
              <w:szCs w:val="20"/>
              <w:lang w:val="es-GT"/>
            </w:rPr>
            <w:instrText xml:space="preserve"> CITATION Ali20 \l 4106 </w:instrText>
          </w:r>
          <w:r w:rsidRPr="00431BF6">
            <w:rPr>
              <w:rFonts w:ascii="Times New Roman" w:hAnsi="Times New Roman" w:cs="Times New Roman"/>
              <w:sz w:val="20"/>
              <w:szCs w:val="20"/>
            </w:rPr>
            <w:fldChar w:fldCharType="separate"/>
          </w:r>
          <w:r w:rsidR="00E04C64" w:rsidRPr="00E04C64">
            <w:rPr>
              <w:rFonts w:ascii="Times New Roman" w:hAnsi="Times New Roman" w:cs="Times New Roman"/>
              <w:noProof/>
              <w:sz w:val="20"/>
              <w:szCs w:val="20"/>
              <w:lang w:val="es-GT"/>
            </w:rPr>
            <w:t>(Alicante, 1996-2020)</w:t>
          </w:r>
          <w:r w:rsidRPr="00431BF6">
            <w:rPr>
              <w:rFonts w:ascii="Times New Roman" w:hAnsi="Times New Roman" w:cs="Times New Roman"/>
              <w:sz w:val="20"/>
              <w:szCs w:val="20"/>
            </w:rPr>
            <w:fldChar w:fldCharType="end"/>
          </w:r>
        </w:sdtContent>
      </w:sdt>
      <w:r w:rsidRPr="00431BF6">
        <w:rPr>
          <w:rFonts w:ascii="Times New Roman" w:hAnsi="Times New Roman" w:cs="Times New Roman"/>
          <w:sz w:val="20"/>
          <w:szCs w:val="20"/>
        </w:rPr>
        <w:t xml:space="preserve"> </w:t>
      </w:r>
      <w:r w:rsidRPr="00431BF6">
        <w:rPr>
          <w:rFonts w:ascii="Times New Roman" w:hAnsi="Times New Roman" w:cs="Times New Roman"/>
          <w:sz w:val="20"/>
          <w:szCs w:val="20"/>
          <w:lang w:val="es-GT"/>
        </w:rPr>
        <w:t>Representación</w:t>
      </w:r>
      <w:r w:rsidRPr="00431BF6">
        <w:rPr>
          <w:rFonts w:ascii="Times New Roman" w:hAnsi="Times New Roman" w:cs="Times New Roman"/>
          <w:sz w:val="20"/>
          <w:szCs w:val="20"/>
        </w:rPr>
        <w:t xml:space="preserve"> del funcionamiento e interacción de los componentes en </w:t>
      </w:r>
      <w:proofErr w:type="gramStart"/>
      <w:r w:rsidRPr="00431BF6">
        <w:rPr>
          <w:rFonts w:ascii="Times New Roman" w:hAnsi="Times New Roman" w:cs="Times New Roman"/>
          <w:sz w:val="20"/>
          <w:szCs w:val="20"/>
        </w:rPr>
        <w:t>el modelo vista</w:t>
      </w:r>
      <w:proofErr w:type="gramEnd"/>
      <w:r w:rsidRPr="00431BF6">
        <w:rPr>
          <w:rFonts w:ascii="Times New Roman" w:hAnsi="Times New Roman" w:cs="Times New Roman"/>
          <w:sz w:val="20"/>
          <w:szCs w:val="20"/>
        </w:rPr>
        <w:t xml:space="preserve"> controlador.</w:t>
      </w:r>
      <w:bookmarkEnd w:id="363"/>
      <w:bookmarkEnd w:id="380"/>
      <w:bookmarkEnd w:id="381"/>
    </w:p>
    <w:p w14:paraId="132BAC34" w14:textId="77777777" w:rsidR="00E04C64" w:rsidRDefault="00E04C64" w:rsidP="00E04C64">
      <w:pPr>
        <w:ind w:left="-426"/>
        <w:rPr>
          <w:lang w:val="es-GT"/>
        </w:rPr>
      </w:pPr>
      <w:r>
        <w:rPr>
          <w:noProof/>
          <w:lang w:val="es-GT" w:eastAsia="es-GT"/>
        </w:rPr>
        <w:lastRenderedPageBreak/>
        <w:drawing>
          <wp:inline distT="0" distB="0" distL="0" distR="0" wp14:anchorId="281C4B68" wp14:editId="6085A7F3">
            <wp:extent cx="5611495" cy="2819400"/>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1495" cy="2819400"/>
                    </a:xfrm>
                    <a:prstGeom prst="rect">
                      <a:avLst/>
                    </a:prstGeom>
                  </pic:spPr>
                </pic:pic>
              </a:graphicData>
            </a:graphic>
          </wp:inline>
        </w:drawing>
      </w:r>
    </w:p>
    <w:p w14:paraId="0D7A0F93"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Fuente: Propia. Cronograma de actividades del proyecto (parte 1).</w:t>
      </w:r>
    </w:p>
    <w:p w14:paraId="1EB43539" w14:textId="77777777" w:rsidR="00E04C64" w:rsidRDefault="00E04C64" w:rsidP="00E04C64">
      <w:pPr>
        <w:ind w:left="-426"/>
        <w:rPr>
          <w:lang w:val="es-GT"/>
        </w:rPr>
      </w:pPr>
      <w:r>
        <w:rPr>
          <w:noProof/>
          <w:lang w:val="es-GT" w:eastAsia="es-GT"/>
        </w:rPr>
        <w:drawing>
          <wp:inline distT="0" distB="0" distL="0" distR="0" wp14:anchorId="028906F3" wp14:editId="5DDC3A71">
            <wp:extent cx="5611495" cy="2086610"/>
            <wp:effectExtent l="0" t="0" r="825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1495" cy="2086610"/>
                    </a:xfrm>
                    <a:prstGeom prst="rect">
                      <a:avLst/>
                    </a:prstGeom>
                  </pic:spPr>
                </pic:pic>
              </a:graphicData>
            </a:graphic>
          </wp:inline>
        </w:drawing>
      </w:r>
    </w:p>
    <w:p w14:paraId="026A95BE"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2</w:t>
      </w:r>
      <w:r w:rsidRPr="00682072">
        <w:rPr>
          <w:rFonts w:ascii="Times New Roman" w:hAnsi="Times New Roman" w:cs="Times New Roman"/>
          <w:sz w:val="24"/>
          <w:szCs w:val="24"/>
          <w:lang w:val="es-GT"/>
        </w:rPr>
        <w:t>).</w:t>
      </w:r>
    </w:p>
    <w:p w14:paraId="4DFF38D2" w14:textId="77777777" w:rsidR="00E04C64" w:rsidRDefault="00E04C64" w:rsidP="00E04C64">
      <w:pPr>
        <w:ind w:left="-426"/>
        <w:rPr>
          <w:lang w:val="es-GT"/>
        </w:rPr>
      </w:pPr>
    </w:p>
    <w:p w14:paraId="53339CDE" w14:textId="77777777" w:rsidR="00E04C64" w:rsidRDefault="00E04C64" w:rsidP="00E04C64">
      <w:pPr>
        <w:ind w:left="-426"/>
        <w:rPr>
          <w:lang w:val="es-GT"/>
        </w:rPr>
      </w:pPr>
      <w:r>
        <w:rPr>
          <w:noProof/>
          <w:lang w:val="es-GT" w:eastAsia="es-GT"/>
        </w:rPr>
        <w:lastRenderedPageBreak/>
        <w:drawing>
          <wp:inline distT="0" distB="0" distL="0" distR="0" wp14:anchorId="64BAFAA9" wp14:editId="742F0EAA">
            <wp:extent cx="5611495" cy="2138680"/>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1495" cy="2138680"/>
                    </a:xfrm>
                    <a:prstGeom prst="rect">
                      <a:avLst/>
                    </a:prstGeom>
                  </pic:spPr>
                </pic:pic>
              </a:graphicData>
            </a:graphic>
          </wp:inline>
        </w:drawing>
      </w:r>
    </w:p>
    <w:p w14:paraId="7E15D38D"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3</w:t>
      </w:r>
      <w:r w:rsidRPr="00682072">
        <w:rPr>
          <w:rFonts w:ascii="Times New Roman" w:hAnsi="Times New Roman" w:cs="Times New Roman"/>
          <w:sz w:val="24"/>
          <w:szCs w:val="24"/>
          <w:lang w:val="es-GT"/>
        </w:rPr>
        <w:t>).</w:t>
      </w:r>
    </w:p>
    <w:p w14:paraId="2661BF6F" w14:textId="77777777" w:rsidR="00E04C64" w:rsidRDefault="00E04C64" w:rsidP="00E04C64">
      <w:pPr>
        <w:ind w:left="-426"/>
        <w:rPr>
          <w:lang w:val="es-GT"/>
        </w:rPr>
      </w:pPr>
      <w:r>
        <w:rPr>
          <w:noProof/>
          <w:lang w:val="es-GT" w:eastAsia="es-GT"/>
        </w:rPr>
        <w:drawing>
          <wp:inline distT="0" distB="0" distL="0" distR="0" wp14:anchorId="4C5297D4" wp14:editId="17977476">
            <wp:extent cx="5611495" cy="2240280"/>
            <wp:effectExtent l="0" t="0" r="825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1495" cy="2240280"/>
                    </a:xfrm>
                    <a:prstGeom prst="rect">
                      <a:avLst/>
                    </a:prstGeom>
                  </pic:spPr>
                </pic:pic>
              </a:graphicData>
            </a:graphic>
          </wp:inline>
        </w:drawing>
      </w:r>
    </w:p>
    <w:p w14:paraId="0EF9DEDE"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4</w:t>
      </w:r>
      <w:r w:rsidRPr="00682072">
        <w:rPr>
          <w:rFonts w:ascii="Times New Roman" w:hAnsi="Times New Roman" w:cs="Times New Roman"/>
          <w:sz w:val="24"/>
          <w:szCs w:val="24"/>
          <w:lang w:val="es-GT"/>
        </w:rPr>
        <w:t>).</w:t>
      </w:r>
    </w:p>
    <w:p w14:paraId="22E7A073" w14:textId="77777777" w:rsidR="00E04C64" w:rsidRDefault="00E04C64" w:rsidP="00E04C64">
      <w:pPr>
        <w:ind w:left="-426"/>
        <w:rPr>
          <w:lang w:val="es-GT"/>
        </w:rPr>
      </w:pPr>
    </w:p>
    <w:p w14:paraId="2B031F4A" w14:textId="77777777" w:rsidR="00E04C64" w:rsidRDefault="00E04C64" w:rsidP="00E04C64">
      <w:pPr>
        <w:ind w:left="-426"/>
        <w:rPr>
          <w:lang w:val="es-GT"/>
        </w:rPr>
      </w:pPr>
      <w:r>
        <w:rPr>
          <w:noProof/>
          <w:lang w:val="es-GT" w:eastAsia="es-GT"/>
        </w:rPr>
        <w:lastRenderedPageBreak/>
        <w:drawing>
          <wp:inline distT="0" distB="0" distL="0" distR="0" wp14:anchorId="285BA18B" wp14:editId="5E5120B2">
            <wp:extent cx="5611495" cy="2551430"/>
            <wp:effectExtent l="0" t="0" r="8255"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495" cy="2551430"/>
                    </a:xfrm>
                    <a:prstGeom prst="rect">
                      <a:avLst/>
                    </a:prstGeom>
                  </pic:spPr>
                </pic:pic>
              </a:graphicData>
            </a:graphic>
          </wp:inline>
        </w:drawing>
      </w:r>
    </w:p>
    <w:p w14:paraId="31D4269C"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5</w:t>
      </w:r>
      <w:r w:rsidRPr="00682072">
        <w:rPr>
          <w:rFonts w:ascii="Times New Roman" w:hAnsi="Times New Roman" w:cs="Times New Roman"/>
          <w:sz w:val="24"/>
          <w:szCs w:val="24"/>
          <w:lang w:val="es-GT"/>
        </w:rPr>
        <w:t>).</w:t>
      </w:r>
    </w:p>
    <w:p w14:paraId="32DA0883" w14:textId="77777777" w:rsidR="00E04C64" w:rsidRDefault="00E04C64" w:rsidP="00E04C64">
      <w:pPr>
        <w:ind w:left="-426"/>
        <w:rPr>
          <w:lang w:val="es-GT"/>
        </w:rPr>
      </w:pPr>
    </w:p>
    <w:p w14:paraId="71855B42" w14:textId="77777777" w:rsidR="00E04C64" w:rsidRDefault="00E04C64" w:rsidP="00E04C64">
      <w:pPr>
        <w:ind w:left="-426"/>
        <w:rPr>
          <w:lang w:val="es-GT"/>
        </w:rPr>
      </w:pPr>
      <w:r>
        <w:rPr>
          <w:noProof/>
          <w:lang w:val="es-GT" w:eastAsia="es-GT"/>
        </w:rPr>
        <w:drawing>
          <wp:inline distT="0" distB="0" distL="0" distR="0" wp14:anchorId="69602647" wp14:editId="28A954ED">
            <wp:extent cx="5611495" cy="25260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495" cy="2526030"/>
                    </a:xfrm>
                    <a:prstGeom prst="rect">
                      <a:avLst/>
                    </a:prstGeom>
                  </pic:spPr>
                </pic:pic>
              </a:graphicData>
            </a:graphic>
          </wp:inline>
        </w:drawing>
      </w:r>
    </w:p>
    <w:p w14:paraId="240AF2BB"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6</w:t>
      </w:r>
      <w:r w:rsidRPr="00682072">
        <w:rPr>
          <w:rFonts w:ascii="Times New Roman" w:hAnsi="Times New Roman" w:cs="Times New Roman"/>
          <w:sz w:val="24"/>
          <w:szCs w:val="24"/>
          <w:lang w:val="es-GT"/>
        </w:rPr>
        <w:t>).</w:t>
      </w:r>
    </w:p>
    <w:p w14:paraId="530EBE3C" w14:textId="77777777" w:rsidR="00E04C64" w:rsidRDefault="00E04C64" w:rsidP="00E04C64">
      <w:pPr>
        <w:ind w:left="-426"/>
        <w:rPr>
          <w:lang w:val="es-GT"/>
        </w:rPr>
      </w:pPr>
    </w:p>
    <w:p w14:paraId="77A4D684" w14:textId="77777777" w:rsidR="00E04C64" w:rsidRDefault="00E04C64" w:rsidP="00E04C64">
      <w:pPr>
        <w:ind w:left="-426"/>
        <w:rPr>
          <w:lang w:val="es-GT"/>
        </w:rPr>
      </w:pPr>
      <w:r>
        <w:rPr>
          <w:noProof/>
          <w:lang w:val="es-GT" w:eastAsia="es-GT"/>
        </w:rPr>
        <w:lastRenderedPageBreak/>
        <w:drawing>
          <wp:inline distT="0" distB="0" distL="0" distR="0" wp14:anchorId="032BC77E" wp14:editId="4190D383">
            <wp:extent cx="5611495" cy="2522220"/>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495" cy="2522220"/>
                    </a:xfrm>
                    <a:prstGeom prst="rect">
                      <a:avLst/>
                    </a:prstGeom>
                  </pic:spPr>
                </pic:pic>
              </a:graphicData>
            </a:graphic>
          </wp:inline>
        </w:drawing>
      </w:r>
    </w:p>
    <w:p w14:paraId="09C6742D" w14:textId="77777777" w:rsidR="00E04C64" w:rsidRPr="00682072"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7</w:t>
      </w:r>
      <w:r w:rsidRPr="00682072">
        <w:rPr>
          <w:rFonts w:ascii="Times New Roman" w:hAnsi="Times New Roman" w:cs="Times New Roman"/>
          <w:sz w:val="24"/>
          <w:szCs w:val="24"/>
          <w:lang w:val="es-GT"/>
        </w:rPr>
        <w:t>).</w:t>
      </w:r>
    </w:p>
    <w:p w14:paraId="1D639D52" w14:textId="77777777" w:rsidR="00E04C64" w:rsidRDefault="00E04C64" w:rsidP="00E04C64">
      <w:pPr>
        <w:ind w:left="-426"/>
        <w:rPr>
          <w:lang w:val="es-GT"/>
        </w:rPr>
      </w:pPr>
    </w:p>
    <w:p w14:paraId="11970465" w14:textId="77777777" w:rsidR="00E04C64" w:rsidRDefault="00E04C64" w:rsidP="00E04C64">
      <w:pPr>
        <w:ind w:left="-426"/>
        <w:rPr>
          <w:lang w:val="es-GT"/>
        </w:rPr>
      </w:pPr>
      <w:r>
        <w:rPr>
          <w:noProof/>
          <w:lang w:val="es-GT" w:eastAsia="es-GT"/>
        </w:rPr>
        <w:drawing>
          <wp:inline distT="0" distB="0" distL="0" distR="0" wp14:anchorId="6C0F1EE8" wp14:editId="1B21A4B7">
            <wp:extent cx="5611495" cy="1943100"/>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95" cy="1943100"/>
                    </a:xfrm>
                    <a:prstGeom prst="rect">
                      <a:avLst/>
                    </a:prstGeom>
                  </pic:spPr>
                </pic:pic>
              </a:graphicData>
            </a:graphic>
          </wp:inline>
        </w:drawing>
      </w:r>
    </w:p>
    <w:p w14:paraId="5A64DDA8" w14:textId="74B8D2D3" w:rsidR="00521023" w:rsidRPr="00E04C64" w:rsidRDefault="00E04C64" w:rsidP="00E04C64">
      <w:pPr>
        <w:ind w:left="426"/>
        <w:rPr>
          <w:rFonts w:ascii="Times New Roman" w:hAnsi="Times New Roman" w:cs="Times New Roman"/>
          <w:sz w:val="24"/>
          <w:szCs w:val="24"/>
          <w:lang w:val="es-GT"/>
        </w:rPr>
      </w:pPr>
      <w:r w:rsidRPr="00682072">
        <w:rPr>
          <w:rFonts w:ascii="Times New Roman" w:hAnsi="Times New Roman" w:cs="Times New Roman"/>
          <w:sz w:val="24"/>
          <w:szCs w:val="24"/>
          <w:lang w:val="es-GT"/>
        </w:rPr>
        <w:t xml:space="preserve">Figura </w:t>
      </w:r>
      <w:proofErr w:type="spellStart"/>
      <w:r w:rsidRPr="00682072">
        <w:rPr>
          <w:rFonts w:ascii="Times New Roman" w:hAnsi="Times New Roman" w:cs="Times New Roman"/>
          <w:sz w:val="24"/>
          <w:szCs w:val="24"/>
          <w:lang w:val="es-GT"/>
        </w:rPr>
        <w:t>xxxx</w:t>
      </w:r>
      <w:proofErr w:type="spellEnd"/>
      <w:r w:rsidRPr="00682072">
        <w:rPr>
          <w:rFonts w:ascii="Times New Roman" w:hAnsi="Times New Roman" w:cs="Times New Roman"/>
          <w:sz w:val="24"/>
          <w:szCs w:val="24"/>
          <w:lang w:val="es-GT"/>
        </w:rPr>
        <w:t xml:space="preserve">. Fuente: Propia. Cronograma de actividades del proyecto (parte </w:t>
      </w:r>
      <w:r>
        <w:rPr>
          <w:rFonts w:ascii="Times New Roman" w:hAnsi="Times New Roman" w:cs="Times New Roman"/>
          <w:sz w:val="24"/>
          <w:szCs w:val="24"/>
          <w:lang w:val="es-GT"/>
        </w:rPr>
        <w:t>8</w:t>
      </w:r>
      <w:r w:rsidRPr="00682072">
        <w:rPr>
          <w:rFonts w:ascii="Times New Roman" w:hAnsi="Times New Roman" w:cs="Times New Roman"/>
          <w:sz w:val="24"/>
          <w:szCs w:val="24"/>
          <w:lang w:val="es-GT"/>
        </w:rPr>
        <w:t>).</w:t>
      </w:r>
    </w:p>
    <w:p w14:paraId="0454FDA1" w14:textId="30F2A781" w:rsidR="00E04C64" w:rsidRDefault="00E04C64" w:rsidP="00E13B49">
      <w:pPr>
        <w:tabs>
          <w:tab w:val="left" w:pos="1276"/>
        </w:tabs>
        <w:spacing w:line="240" w:lineRule="auto"/>
        <w:ind w:left="993"/>
        <w:rPr>
          <w:rFonts w:ascii="Times New Roman" w:hAnsi="Times New Roman" w:cs="Times New Roman"/>
          <w:sz w:val="20"/>
          <w:szCs w:val="20"/>
        </w:rPr>
      </w:pPr>
    </w:p>
    <w:p w14:paraId="6810CDC9" w14:textId="5B8C4BE0" w:rsidR="00E04C64" w:rsidRDefault="00E04C64" w:rsidP="00E13B49">
      <w:pPr>
        <w:tabs>
          <w:tab w:val="left" w:pos="1276"/>
        </w:tabs>
        <w:spacing w:line="240" w:lineRule="auto"/>
        <w:ind w:left="993"/>
        <w:rPr>
          <w:rFonts w:ascii="Times New Roman" w:hAnsi="Times New Roman" w:cs="Times New Roman"/>
          <w:sz w:val="20"/>
          <w:szCs w:val="20"/>
        </w:rPr>
      </w:pPr>
    </w:p>
    <w:p w14:paraId="3047B30F" w14:textId="29107E9A" w:rsidR="00E04C64" w:rsidRDefault="00E04C64" w:rsidP="00E13B49">
      <w:pPr>
        <w:tabs>
          <w:tab w:val="left" w:pos="1276"/>
        </w:tabs>
        <w:spacing w:line="240" w:lineRule="auto"/>
        <w:ind w:left="993"/>
        <w:rPr>
          <w:rFonts w:ascii="Times New Roman" w:hAnsi="Times New Roman" w:cs="Times New Roman"/>
          <w:sz w:val="20"/>
          <w:szCs w:val="20"/>
        </w:rPr>
      </w:pPr>
    </w:p>
    <w:p w14:paraId="78D5AC23" w14:textId="7111D1D7" w:rsidR="00E04C64" w:rsidRDefault="00E04C64" w:rsidP="00E13B49">
      <w:pPr>
        <w:tabs>
          <w:tab w:val="left" w:pos="1276"/>
        </w:tabs>
        <w:spacing w:line="240" w:lineRule="auto"/>
        <w:ind w:left="993"/>
        <w:rPr>
          <w:rFonts w:ascii="Times New Roman" w:hAnsi="Times New Roman" w:cs="Times New Roman"/>
          <w:sz w:val="20"/>
          <w:szCs w:val="20"/>
        </w:rPr>
      </w:pPr>
    </w:p>
    <w:p w14:paraId="53AC2528" w14:textId="517A77A1" w:rsidR="00E04C64" w:rsidRDefault="00E04C64" w:rsidP="00E13B49">
      <w:pPr>
        <w:tabs>
          <w:tab w:val="left" w:pos="1276"/>
        </w:tabs>
        <w:spacing w:line="240" w:lineRule="auto"/>
        <w:ind w:left="993"/>
        <w:rPr>
          <w:rFonts w:ascii="Times New Roman" w:hAnsi="Times New Roman" w:cs="Times New Roman"/>
          <w:sz w:val="20"/>
          <w:szCs w:val="20"/>
        </w:rPr>
      </w:pPr>
    </w:p>
    <w:p w14:paraId="624C2EA8" w14:textId="0A080433" w:rsidR="00E04C64" w:rsidRDefault="00E04C64" w:rsidP="00E13B49">
      <w:pPr>
        <w:tabs>
          <w:tab w:val="left" w:pos="1276"/>
        </w:tabs>
        <w:spacing w:line="240" w:lineRule="auto"/>
        <w:ind w:left="993"/>
        <w:rPr>
          <w:rFonts w:ascii="Times New Roman" w:hAnsi="Times New Roman" w:cs="Times New Roman"/>
          <w:sz w:val="20"/>
          <w:szCs w:val="20"/>
        </w:rPr>
      </w:pPr>
    </w:p>
    <w:p w14:paraId="7095C46F" w14:textId="74353B02" w:rsidR="00E04C64" w:rsidRDefault="00E04C64" w:rsidP="00E13B49">
      <w:pPr>
        <w:tabs>
          <w:tab w:val="left" w:pos="1276"/>
        </w:tabs>
        <w:spacing w:line="240" w:lineRule="auto"/>
        <w:ind w:left="993"/>
        <w:rPr>
          <w:rFonts w:ascii="Times New Roman" w:hAnsi="Times New Roman" w:cs="Times New Roman"/>
          <w:sz w:val="20"/>
          <w:szCs w:val="20"/>
        </w:rPr>
      </w:pPr>
    </w:p>
    <w:p w14:paraId="3925B423" w14:textId="77777777" w:rsidR="00E04C64" w:rsidRPr="00E13B49" w:rsidRDefault="00E04C64" w:rsidP="00E13B49">
      <w:pPr>
        <w:tabs>
          <w:tab w:val="left" w:pos="1276"/>
        </w:tabs>
        <w:spacing w:line="240" w:lineRule="auto"/>
        <w:ind w:left="993"/>
        <w:rPr>
          <w:rFonts w:ascii="Times New Roman" w:hAnsi="Times New Roman" w:cs="Times New Roman"/>
          <w:sz w:val="20"/>
          <w:szCs w:val="20"/>
        </w:rPr>
      </w:pPr>
    </w:p>
    <w:p w14:paraId="1222B715" w14:textId="354B3A59" w:rsidR="00986F12" w:rsidRPr="00CD4F54" w:rsidRDefault="00986F12" w:rsidP="00986F12">
      <w:pPr>
        <w:pStyle w:val="Ttulo1"/>
        <w:rPr>
          <w:lang w:val="es-GT"/>
        </w:rPr>
      </w:pPr>
      <w:bookmarkStart w:id="382" w:name="_Toc41638881"/>
      <w:r w:rsidRPr="00CD4F54">
        <w:rPr>
          <w:lang w:val="es-GT"/>
        </w:rPr>
        <w:lastRenderedPageBreak/>
        <w:t>Glosario</w:t>
      </w:r>
      <w:bookmarkEnd w:id="382"/>
    </w:p>
    <w:p w14:paraId="58D64B1D" w14:textId="77777777" w:rsidR="00986F12" w:rsidRPr="00CD4F54" w:rsidRDefault="00986F12" w:rsidP="00986F12">
      <w:pPr>
        <w:rPr>
          <w:rFonts w:ascii="Times New Roman" w:hAnsi="Times New Roman" w:cs="Times New Roman"/>
          <w:sz w:val="24"/>
          <w:szCs w:val="24"/>
        </w:rPr>
      </w:pPr>
      <w:r w:rsidRPr="00CD4F54">
        <w:rPr>
          <w:rFonts w:ascii="Times New Roman" w:hAnsi="Times New Roman" w:cs="Times New Roman"/>
          <w:sz w:val="24"/>
          <w:szCs w:val="24"/>
        </w:rPr>
        <w:t>concurso público de méritos,</w:t>
      </w:r>
    </w:p>
    <w:p w14:paraId="300C7100" w14:textId="77777777" w:rsidR="00986F12" w:rsidRDefault="00986F12" w:rsidP="00986F12">
      <w:pPr>
        <w:rPr>
          <w:rFonts w:ascii="Times New Roman" w:hAnsi="Times New Roman" w:cs="Times New Roman"/>
          <w:sz w:val="24"/>
          <w:szCs w:val="24"/>
        </w:rPr>
      </w:pPr>
      <w:r w:rsidRPr="00CD4F54">
        <w:rPr>
          <w:rFonts w:ascii="Times New Roman" w:hAnsi="Times New Roman" w:cs="Times New Roman"/>
          <w:sz w:val="24"/>
          <w:szCs w:val="24"/>
        </w:rPr>
        <w:t>escalafón.</w:t>
      </w:r>
    </w:p>
    <w:p w14:paraId="6857E231" w14:textId="77777777" w:rsidR="00986F12" w:rsidRDefault="00986F12" w:rsidP="00986F12">
      <w:pPr>
        <w:rPr>
          <w:rFonts w:ascii="Times New Roman" w:hAnsi="Times New Roman" w:cs="Times New Roman"/>
          <w:sz w:val="24"/>
          <w:szCs w:val="24"/>
        </w:rPr>
      </w:pPr>
      <w:r w:rsidRPr="000205E2">
        <w:rPr>
          <w:rFonts w:ascii="Times New Roman" w:hAnsi="Times New Roman" w:cs="Times New Roman"/>
          <w:sz w:val="24"/>
          <w:szCs w:val="24"/>
        </w:rPr>
        <w:t>Marras</w:t>
      </w:r>
    </w:p>
    <w:p w14:paraId="0E8D5FCD" w14:textId="4D675667" w:rsidR="00986F12" w:rsidRDefault="00986F12" w:rsidP="00986F12">
      <w:pPr>
        <w:rPr>
          <w:rFonts w:ascii="Times New Roman" w:hAnsi="Times New Roman" w:cs="Times New Roman"/>
          <w:sz w:val="24"/>
          <w:szCs w:val="24"/>
        </w:rPr>
      </w:pPr>
      <w:r>
        <w:rPr>
          <w:rFonts w:ascii="Times New Roman" w:hAnsi="Times New Roman" w:cs="Times New Roman"/>
          <w:sz w:val="24"/>
          <w:szCs w:val="24"/>
        </w:rPr>
        <w:t>Hoja de cálculo</w:t>
      </w:r>
    </w:p>
    <w:p w14:paraId="106A7EA5" w14:textId="41B7C843" w:rsidR="00F232D6" w:rsidRDefault="00F232D6" w:rsidP="00986F12">
      <w:pPr>
        <w:rPr>
          <w:rFonts w:ascii="Times New Roman" w:hAnsi="Times New Roman" w:cs="Times New Roman"/>
          <w:sz w:val="24"/>
          <w:szCs w:val="24"/>
        </w:rPr>
      </w:pPr>
      <w:r>
        <w:rPr>
          <w:rFonts w:ascii="Times New Roman" w:hAnsi="Times New Roman" w:cs="Times New Roman"/>
          <w:sz w:val="24"/>
          <w:szCs w:val="24"/>
        </w:rPr>
        <w:t>Principio de Pareto.</w:t>
      </w:r>
    </w:p>
    <w:p w14:paraId="51057E37" w14:textId="74DC114F" w:rsidR="000960BA" w:rsidRPr="00440883" w:rsidRDefault="000960BA" w:rsidP="00986F12">
      <w:pPr>
        <w:rPr>
          <w:rFonts w:ascii="Times New Roman" w:hAnsi="Times New Roman" w:cs="Times New Roman"/>
          <w:sz w:val="24"/>
          <w:szCs w:val="24"/>
          <w:lang w:val="en-US"/>
        </w:rPr>
      </w:pPr>
      <w:proofErr w:type="spellStart"/>
      <w:r w:rsidRPr="00440883">
        <w:rPr>
          <w:i/>
          <w:iCs/>
          <w:lang w:val="en-US"/>
        </w:rPr>
        <w:t>grosso</w:t>
      </w:r>
      <w:proofErr w:type="spellEnd"/>
      <w:r w:rsidRPr="00440883">
        <w:rPr>
          <w:i/>
          <w:iCs/>
          <w:lang w:val="en-US"/>
        </w:rPr>
        <w:t xml:space="preserve"> modo</w:t>
      </w:r>
    </w:p>
    <w:p w14:paraId="60A0E176" w14:textId="77777777" w:rsidR="00986F12" w:rsidRPr="00C06A87" w:rsidRDefault="00986F12" w:rsidP="00986F12">
      <w:pPr>
        <w:rPr>
          <w:rFonts w:ascii="Times New Roman" w:hAnsi="Times New Roman" w:cs="Times New Roman"/>
          <w:sz w:val="24"/>
          <w:szCs w:val="24"/>
          <w:lang w:val="en-US"/>
        </w:rPr>
      </w:pPr>
      <w:proofErr w:type="spellStart"/>
      <w:r w:rsidRPr="00C06A87">
        <w:rPr>
          <w:rFonts w:ascii="Times New Roman" w:hAnsi="Times New Roman" w:cs="Times New Roman"/>
          <w:sz w:val="24"/>
          <w:szCs w:val="24"/>
          <w:lang w:val="en-US"/>
        </w:rPr>
        <w:t>Escueta</w:t>
      </w:r>
      <w:proofErr w:type="spellEnd"/>
    </w:p>
    <w:p w14:paraId="16F6493B" w14:textId="73F6CC01" w:rsidR="00986F12" w:rsidRPr="00C06A87" w:rsidRDefault="00417DA0" w:rsidP="00986F12">
      <w:pPr>
        <w:rPr>
          <w:rFonts w:ascii="Times New Roman" w:hAnsi="Times New Roman" w:cs="Times New Roman"/>
          <w:sz w:val="24"/>
          <w:szCs w:val="24"/>
          <w:lang w:val="en-US"/>
        </w:rPr>
      </w:pPr>
      <w:r w:rsidRPr="00C06A87">
        <w:rPr>
          <w:rFonts w:ascii="Times New Roman" w:hAnsi="Times New Roman" w:cs="Times New Roman"/>
          <w:sz w:val="24"/>
          <w:szCs w:val="24"/>
          <w:lang w:val="en-US"/>
        </w:rPr>
        <w:t>S</w:t>
      </w:r>
      <w:r w:rsidR="00986F12" w:rsidRPr="00C06A87">
        <w:rPr>
          <w:rFonts w:ascii="Times New Roman" w:hAnsi="Times New Roman" w:cs="Times New Roman"/>
          <w:sz w:val="24"/>
          <w:szCs w:val="24"/>
          <w:lang w:val="en-US"/>
        </w:rPr>
        <w:t>oftware</w:t>
      </w:r>
    </w:p>
    <w:p w14:paraId="05606AB0" w14:textId="578E4319" w:rsidR="00262199" w:rsidRDefault="00262199" w:rsidP="00986F12">
      <w:pPr>
        <w:rPr>
          <w:rFonts w:ascii="Times New Roman" w:hAnsi="Times New Roman" w:cs="Times New Roman"/>
          <w:sz w:val="24"/>
          <w:szCs w:val="24"/>
          <w:lang w:val="en-US"/>
        </w:rPr>
      </w:pPr>
      <w:r>
        <w:rPr>
          <w:rFonts w:ascii="Times New Roman" w:hAnsi="Times New Roman" w:cs="Times New Roman"/>
          <w:sz w:val="24"/>
          <w:szCs w:val="24"/>
          <w:lang w:val="en-US"/>
        </w:rPr>
        <w:t>IDE</w:t>
      </w:r>
    </w:p>
    <w:p w14:paraId="07B10102" w14:textId="3874A768" w:rsidR="00262199" w:rsidRPr="00C06A87" w:rsidRDefault="00D4498A" w:rsidP="00986F12">
      <w:pPr>
        <w:rPr>
          <w:rFonts w:ascii="Times New Roman" w:hAnsi="Times New Roman" w:cs="Times New Roman"/>
          <w:sz w:val="24"/>
          <w:szCs w:val="24"/>
          <w:lang w:val="en-US"/>
        </w:rPr>
      </w:pPr>
      <w:r w:rsidRPr="0070442D">
        <w:rPr>
          <w:rFonts w:ascii="Times New Roman" w:hAnsi="Times New Roman" w:cs="Times New Roman"/>
          <w:sz w:val="24"/>
          <w:szCs w:val="24"/>
          <w:lang w:val="en-US"/>
        </w:rPr>
        <w:t>dashboard</w:t>
      </w:r>
    </w:p>
    <w:p w14:paraId="32AFE1A6" w14:textId="301C66BC" w:rsidR="00417DA0" w:rsidRPr="00C06A87" w:rsidRDefault="00ED3648" w:rsidP="00986F12">
      <w:pPr>
        <w:rPr>
          <w:rFonts w:ascii="Times New Roman" w:hAnsi="Times New Roman" w:cs="Times New Roman"/>
          <w:sz w:val="24"/>
          <w:szCs w:val="24"/>
          <w:lang w:val="en-US"/>
        </w:rPr>
      </w:pPr>
      <w:r w:rsidRPr="00C06A87">
        <w:rPr>
          <w:rFonts w:ascii="Times New Roman" w:hAnsi="Times New Roman" w:cs="Times New Roman"/>
          <w:sz w:val="24"/>
          <w:szCs w:val="24"/>
          <w:lang w:val="en-US"/>
        </w:rPr>
        <w:t>H</w:t>
      </w:r>
      <w:r w:rsidR="00417DA0" w:rsidRPr="00C06A87">
        <w:rPr>
          <w:rFonts w:ascii="Times New Roman" w:hAnsi="Times New Roman" w:cs="Times New Roman"/>
          <w:sz w:val="24"/>
          <w:szCs w:val="24"/>
          <w:lang w:val="en-US"/>
        </w:rPr>
        <w:t>ardware</w:t>
      </w:r>
    </w:p>
    <w:p w14:paraId="13086AFA" w14:textId="44726F75" w:rsidR="00ED3648" w:rsidRPr="00CF24EC" w:rsidRDefault="00CC229D" w:rsidP="00986F12">
      <w:pPr>
        <w:rPr>
          <w:rFonts w:ascii="Times New Roman" w:hAnsi="Times New Roman" w:cs="Times New Roman"/>
          <w:sz w:val="24"/>
          <w:szCs w:val="24"/>
        </w:rPr>
      </w:pPr>
      <w:r w:rsidRPr="00CF24EC">
        <w:rPr>
          <w:rFonts w:ascii="Times New Roman" w:hAnsi="Times New Roman" w:cs="Times New Roman"/>
          <w:sz w:val="24"/>
          <w:szCs w:val="24"/>
        </w:rPr>
        <w:t>C</w:t>
      </w:r>
      <w:r w:rsidR="00ED3648" w:rsidRPr="00CF24EC">
        <w:rPr>
          <w:rFonts w:ascii="Times New Roman" w:hAnsi="Times New Roman" w:cs="Times New Roman"/>
          <w:sz w:val="24"/>
          <w:szCs w:val="24"/>
        </w:rPr>
        <w:t>ron</w:t>
      </w:r>
    </w:p>
    <w:p w14:paraId="497235C3" w14:textId="3E7DB0AB" w:rsidR="00443505" w:rsidRPr="00CF24EC" w:rsidRDefault="00443505" w:rsidP="00986F12">
      <w:pPr>
        <w:rPr>
          <w:rFonts w:ascii="Times New Roman" w:hAnsi="Times New Roman" w:cs="Times New Roman"/>
          <w:sz w:val="24"/>
          <w:szCs w:val="24"/>
        </w:rPr>
      </w:pPr>
      <w:r w:rsidRPr="00CF24EC">
        <w:rPr>
          <w:rFonts w:ascii="Times New Roman" w:hAnsi="Times New Roman" w:cs="Times New Roman"/>
          <w:sz w:val="24"/>
          <w:szCs w:val="24"/>
        </w:rPr>
        <w:t xml:space="preserve">Desarrollador Senior </w:t>
      </w:r>
      <w:proofErr w:type="spellStart"/>
      <w:r w:rsidRPr="00CF24EC">
        <w:rPr>
          <w:rFonts w:ascii="Times New Roman" w:hAnsi="Times New Roman" w:cs="Times New Roman"/>
          <w:sz w:val="24"/>
          <w:szCs w:val="24"/>
        </w:rPr>
        <w:t>Fullstack</w:t>
      </w:r>
      <w:proofErr w:type="spellEnd"/>
    </w:p>
    <w:p w14:paraId="76EF6889" w14:textId="4782386A" w:rsidR="00443505" w:rsidRPr="00CF24EC" w:rsidRDefault="00443505" w:rsidP="00986F12">
      <w:pPr>
        <w:rPr>
          <w:rFonts w:ascii="Times New Roman" w:hAnsi="Times New Roman" w:cs="Times New Roman"/>
          <w:sz w:val="24"/>
          <w:szCs w:val="24"/>
        </w:rPr>
      </w:pPr>
      <w:r w:rsidRPr="00CF24EC">
        <w:rPr>
          <w:rFonts w:ascii="Times New Roman" w:hAnsi="Times New Roman" w:cs="Times New Roman"/>
          <w:sz w:val="24"/>
          <w:szCs w:val="24"/>
        </w:rPr>
        <w:t>DBA</w:t>
      </w:r>
    </w:p>
    <w:p w14:paraId="69BB0EBA" w14:textId="0E0F5EF4" w:rsidR="00443505" w:rsidRPr="00CF24EC" w:rsidRDefault="00245367" w:rsidP="00986F12">
      <w:pPr>
        <w:rPr>
          <w:rFonts w:ascii="Times New Roman" w:hAnsi="Times New Roman" w:cs="Times New Roman"/>
          <w:sz w:val="24"/>
          <w:szCs w:val="24"/>
        </w:rPr>
      </w:pPr>
      <w:proofErr w:type="spellStart"/>
      <w:r w:rsidRPr="00CF24EC">
        <w:rPr>
          <w:rFonts w:ascii="Times New Roman" w:hAnsi="Times New Roman" w:cs="Times New Roman"/>
          <w:sz w:val="24"/>
          <w:szCs w:val="24"/>
        </w:rPr>
        <w:t>Wireframe</w:t>
      </w:r>
      <w:proofErr w:type="spellEnd"/>
    </w:p>
    <w:p w14:paraId="01641C5A" w14:textId="0E2BBA51" w:rsidR="00986F12" w:rsidRPr="00E43BE4" w:rsidRDefault="0015380E" w:rsidP="0067091D">
      <w:pPr>
        <w:rPr>
          <w:rFonts w:ascii="Times New Roman" w:hAnsi="Times New Roman" w:cs="Times New Roman"/>
          <w:sz w:val="24"/>
          <w:szCs w:val="24"/>
        </w:rPr>
      </w:pPr>
      <w:r w:rsidRPr="00E43BE4">
        <w:rPr>
          <w:rFonts w:ascii="Times New Roman" w:hAnsi="Times New Roman" w:cs="Times New Roman"/>
          <w:sz w:val="24"/>
          <w:szCs w:val="24"/>
        </w:rPr>
        <w:t>Browser.</w:t>
      </w:r>
    </w:p>
    <w:p w14:paraId="63CA2A3E" w14:textId="4F4D6A9F" w:rsidR="00BC3074" w:rsidRPr="00CF24EC" w:rsidRDefault="0067091D" w:rsidP="008974CF">
      <w:pPr>
        <w:rPr>
          <w:rFonts w:ascii="Times New Roman" w:hAnsi="Times New Roman" w:cs="Times New Roman"/>
          <w:sz w:val="24"/>
          <w:szCs w:val="24"/>
        </w:rPr>
      </w:pPr>
      <w:r w:rsidRPr="00CF24EC">
        <w:rPr>
          <w:rFonts w:ascii="Times New Roman" w:hAnsi="Times New Roman" w:cs="Times New Roman"/>
          <w:sz w:val="24"/>
          <w:szCs w:val="24"/>
        </w:rPr>
        <w:t>TI.</w:t>
      </w:r>
    </w:p>
    <w:p w14:paraId="68002303" w14:textId="24C8086A" w:rsidR="00E43BE4" w:rsidRPr="00CF24EC" w:rsidRDefault="00E43BE4" w:rsidP="008974CF">
      <w:pPr>
        <w:rPr>
          <w:rFonts w:ascii="Times New Roman" w:hAnsi="Times New Roman" w:cs="Times New Roman"/>
          <w:sz w:val="24"/>
          <w:szCs w:val="24"/>
        </w:rPr>
      </w:pPr>
      <w:r w:rsidRPr="00CF24EC">
        <w:rPr>
          <w:rFonts w:ascii="Times New Roman" w:hAnsi="Times New Roman" w:cs="Times New Roman"/>
          <w:sz w:val="24"/>
          <w:szCs w:val="24"/>
        </w:rPr>
        <w:t>Información.</w:t>
      </w:r>
    </w:p>
    <w:p w14:paraId="24508F94" w14:textId="59FB32B1" w:rsidR="00BE5832" w:rsidRPr="00B71C16" w:rsidRDefault="00BE5832" w:rsidP="008974CF">
      <w:pPr>
        <w:rPr>
          <w:rFonts w:ascii="Times New Roman" w:hAnsi="Times New Roman" w:cs="Times New Roman"/>
          <w:sz w:val="24"/>
          <w:szCs w:val="24"/>
          <w:lang w:val="en-US"/>
        </w:rPr>
      </w:pPr>
      <w:r w:rsidRPr="00B71C16">
        <w:rPr>
          <w:rFonts w:ascii="Times New Roman" w:hAnsi="Times New Roman" w:cs="Times New Roman"/>
          <w:sz w:val="24"/>
          <w:szCs w:val="24"/>
          <w:lang w:val="en-US"/>
        </w:rPr>
        <w:lastRenderedPageBreak/>
        <w:t>Backend</w:t>
      </w:r>
    </w:p>
    <w:p w14:paraId="14D49130" w14:textId="171B508C" w:rsidR="00BE5832" w:rsidRDefault="00BE5832" w:rsidP="008974CF">
      <w:pPr>
        <w:rPr>
          <w:rFonts w:ascii="Times New Roman" w:hAnsi="Times New Roman" w:cs="Times New Roman"/>
          <w:sz w:val="24"/>
          <w:szCs w:val="24"/>
          <w:lang w:val="en-US"/>
        </w:rPr>
      </w:pPr>
      <w:r w:rsidRPr="00B71C16">
        <w:rPr>
          <w:rFonts w:ascii="Times New Roman" w:hAnsi="Times New Roman" w:cs="Times New Roman"/>
          <w:sz w:val="24"/>
          <w:szCs w:val="24"/>
          <w:lang w:val="en-US"/>
        </w:rPr>
        <w:t>Frontend</w:t>
      </w:r>
    </w:p>
    <w:p w14:paraId="0DEDD4AB" w14:textId="78350625" w:rsidR="00521023" w:rsidRDefault="00521023" w:rsidP="008974CF">
      <w:pPr>
        <w:rPr>
          <w:rFonts w:ascii="Times New Roman" w:hAnsi="Times New Roman" w:cs="Times New Roman"/>
          <w:sz w:val="24"/>
          <w:szCs w:val="24"/>
          <w:lang w:val="en-US"/>
        </w:rPr>
      </w:pPr>
      <w:r>
        <w:rPr>
          <w:rFonts w:ascii="Times New Roman" w:hAnsi="Times New Roman" w:cs="Times New Roman"/>
          <w:sz w:val="24"/>
          <w:szCs w:val="24"/>
          <w:lang w:val="en-US"/>
        </w:rPr>
        <w:t>Feedback.</w:t>
      </w:r>
    </w:p>
    <w:p w14:paraId="2539A783" w14:textId="4A40DD45" w:rsidR="00497C2C" w:rsidRPr="00B71C16" w:rsidRDefault="00497C2C" w:rsidP="008974CF">
      <w:pPr>
        <w:rPr>
          <w:rFonts w:ascii="Times New Roman" w:hAnsi="Times New Roman" w:cs="Times New Roman"/>
          <w:sz w:val="24"/>
          <w:szCs w:val="24"/>
          <w:lang w:val="en-US"/>
        </w:rPr>
      </w:pPr>
      <w:r>
        <w:rPr>
          <w:rFonts w:ascii="Times New Roman" w:hAnsi="Times New Roman" w:cs="Times New Roman"/>
          <w:sz w:val="24"/>
          <w:szCs w:val="24"/>
          <w:lang w:val="en-US"/>
        </w:rPr>
        <w:t>LAN</w:t>
      </w:r>
    </w:p>
    <w:p w14:paraId="4D2ACE2E" w14:textId="0F7B3293" w:rsidR="00BE5832" w:rsidRPr="00B71C16" w:rsidRDefault="00FD1848" w:rsidP="008974CF">
      <w:pPr>
        <w:rPr>
          <w:rFonts w:ascii="Times New Roman" w:hAnsi="Times New Roman" w:cs="Times New Roman"/>
          <w:sz w:val="24"/>
          <w:szCs w:val="24"/>
          <w:lang w:val="en-US"/>
        </w:rPr>
      </w:pPr>
      <w:r>
        <w:rPr>
          <w:rFonts w:ascii="Times New Roman" w:hAnsi="Times New Roman" w:cs="Times New Roman"/>
          <w:sz w:val="24"/>
          <w:szCs w:val="24"/>
          <w:lang w:val="en-US"/>
        </w:rPr>
        <w:t>UPS</w:t>
      </w:r>
    </w:p>
    <w:sectPr w:rsidR="00BE5832" w:rsidRPr="00B71C16" w:rsidSect="006F383E">
      <w:headerReference w:type="default" r:id="rId63"/>
      <w:footerReference w:type="default" r:id="rId64"/>
      <w:pgSz w:w="12240" w:h="15840"/>
      <w:pgMar w:top="1417" w:right="1418" w:bottom="1417"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RENOVATIO" w:date="2020-05-30T10:16:00Z" w:initials="R">
    <w:p w14:paraId="349A01D4" w14:textId="1344E2D5" w:rsidR="00EA7482" w:rsidRDefault="00EA7482">
      <w:pPr>
        <w:pStyle w:val="Textocomentario"/>
      </w:pPr>
      <w:r>
        <w:rPr>
          <w:rStyle w:val="Refdecomentario"/>
        </w:rPr>
        <w:annotationRef/>
      </w:r>
    </w:p>
  </w:comment>
  <w:comment w:id="6" w:author="RENOVATIO" w:date="2020-05-30T10:16:00Z" w:initials="R">
    <w:p w14:paraId="7B7EA3E6" w14:textId="3D87475F" w:rsidR="00EA7482" w:rsidRPr="006F383E" w:rsidRDefault="00EA7482" w:rsidP="00932B07">
      <w:pPr>
        <w:spacing w:after="0" w:line="259" w:lineRule="auto"/>
        <w:ind w:left="0" w:firstLine="0"/>
        <w:jc w:val="center"/>
        <w:rPr>
          <w:rFonts w:ascii="Arial" w:eastAsia="SimSun" w:hAnsi="Arial" w:cs="Arial"/>
          <w:b/>
          <w:bCs/>
          <w:caps/>
          <w:lang w:eastAsia="zh-CN"/>
        </w:rPr>
      </w:pPr>
      <w:r>
        <w:rPr>
          <w:rStyle w:val="Refdecomentario"/>
        </w:rPr>
        <w:annotationRef/>
      </w:r>
      <w:r w:rsidRPr="006F383E">
        <w:rPr>
          <w:rFonts w:ascii="Arial" w:eastAsia="SimSun" w:hAnsi="Arial" w:cs="Arial"/>
          <w:b/>
          <w:bCs/>
          <w:caps/>
          <w:lang w:eastAsia="zh-CN"/>
        </w:rPr>
        <w:t xml:space="preserve"> </w:t>
      </w:r>
    </w:p>
    <w:p w14:paraId="78097270" w14:textId="1D781EE1" w:rsidR="00EA7482" w:rsidRDefault="00EA7482">
      <w:pPr>
        <w:pStyle w:val="Textocomentario"/>
      </w:pPr>
    </w:p>
  </w:comment>
  <w:comment w:id="14" w:author="RENOVATIO" w:date="2020-05-30T10:16:00Z" w:initials="R">
    <w:p w14:paraId="5500D523" w14:textId="77777777" w:rsidR="00EA7482" w:rsidRDefault="00EA7482" w:rsidP="00932B07">
      <w:pPr>
        <w:pStyle w:val="Textocomentario"/>
      </w:pPr>
      <w:r>
        <w:rPr>
          <w:rStyle w:val="Refdecomentario"/>
        </w:rPr>
        <w:annotationRef/>
      </w:r>
    </w:p>
  </w:comment>
  <w:comment w:id="15" w:author="RENOVATIO" w:date="2020-05-30T10:16:00Z" w:initials="R">
    <w:p w14:paraId="1BFD870B" w14:textId="77777777" w:rsidR="00EA7482" w:rsidRPr="006F383E" w:rsidRDefault="00EA7482" w:rsidP="00932B07">
      <w:pPr>
        <w:spacing w:after="0" w:line="259" w:lineRule="auto"/>
        <w:ind w:left="0" w:firstLine="0"/>
        <w:jc w:val="center"/>
        <w:rPr>
          <w:rFonts w:ascii="Arial" w:eastAsia="SimSun" w:hAnsi="Arial" w:cs="Arial"/>
          <w:b/>
          <w:bCs/>
          <w:caps/>
          <w:lang w:eastAsia="zh-CN"/>
        </w:rPr>
      </w:pPr>
      <w:r>
        <w:rPr>
          <w:rStyle w:val="Refdecomentario"/>
        </w:rPr>
        <w:annotationRef/>
      </w:r>
      <w:r w:rsidRPr="006F383E">
        <w:rPr>
          <w:rFonts w:ascii="Arial" w:eastAsia="SimSun" w:hAnsi="Arial" w:cs="Arial"/>
          <w:b/>
          <w:bCs/>
          <w:caps/>
          <w:lang w:eastAsia="zh-CN"/>
        </w:rPr>
        <w:t xml:space="preserve"> </w:t>
      </w:r>
    </w:p>
    <w:p w14:paraId="683276FA" w14:textId="77777777" w:rsidR="00EA7482" w:rsidRDefault="00EA7482" w:rsidP="00932B07">
      <w:pPr>
        <w:pStyle w:val="Textocomentario"/>
      </w:pPr>
    </w:p>
  </w:comment>
  <w:comment w:id="31" w:author="RENOVATIO" w:date="2020-05-30T10:23:00Z" w:initials="R">
    <w:p w14:paraId="30A34353" w14:textId="3FE92798" w:rsidR="00EA7482" w:rsidRDefault="00EA7482">
      <w:pPr>
        <w:pStyle w:val="Textocomentario"/>
      </w:pPr>
      <w:r>
        <w:rPr>
          <w:rStyle w:val="Refdecomentario"/>
        </w:rPr>
        <w:annotationRef/>
      </w:r>
      <w:r>
        <w:t>Reducir títulos de tablas para que sea una línea incluyendo el no. Pagina</w:t>
      </w:r>
    </w:p>
    <w:p w14:paraId="70B90AE6" w14:textId="7A9AB9E7" w:rsidR="00EA7482" w:rsidRDefault="00EA7482">
      <w:pPr>
        <w:pStyle w:val="Textocomentario"/>
      </w:pPr>
      <w:r>
        <w:t xml:space="preserve">Arriba en el índice existe </w:t>
      </w:r>
      <w:proofErr w:type="spellStart"/>
      <w:r>
        <w:t>mas</w:t>
      </w:r>
      <w:proofErr w:type="spellEnd"/>
      <w:r>
        <w:t xml:space="preserve"> de un tipo de letra revisar los títulos para ser consistente con el tipo y tamaño de letra que indica APA.</w:t>
      </w:r>
    </w:p>
  </w:comment>
  <w:comment w:id="32" w:author="RENOVATIO" w:date="2020-05-30T10:26:00Z" w:initials="R">
    <w:p w14:paraId="53C9A762" w14:textId="6FD22149" w:rsidR="00EA7482" w:rsidRDefault="00EA7482">
      <w:pPr>
        <w:pStyle w:val="Textocomentario"/>
      </w:pPr>
      <w:r>
        <w:rPr>
          <w:rStyle w:val="Refdecomentario"/>
        </w:rPr>
        <w:annotationRef/>
      </w:r>
      <w:r>
        <w:t>Donde están las figuras</w:t>
      </w:r>
    </w:p>
  </w:comment>
  <w:comment w:id="37" w:author="RENOVATIO" w:date="2020-05-30T10:28:00Z" w:initials="R">
    <w:p w14:paraId="41630C73" w14:textId="754B4800" w:rsidR="00EA7482" w:rsidRDefault="00EA7482">
      <w:pPr>
        <w:pStyle w:val="Textocomentario"/>
      </w:pPr>
      <w:r>
        <w:rPr>
          <w:rStyle w:val="Refdecomentario"/>
        </w:rPr>
        <w:annotationRef/>
      </w:r>
      <w:r>
        <w:t xml:space="preserve">Revisar y buscar el texto para que se alinee al </w:t>
      </w:r>
      <w:proofErr w:type="spellStart"/>
      <w:r>
        <w:t>titulo</w:t>
      </w:r>
      <w:proofErr w:type="spellEnd"/>
      <w:r>
        <w:t xml:space="preserve"> del proyecto.</w:t>
      </w:r>
    </w:p>
  </w:comment>
  <w:comment w:id="51" w:author="RENOVATIO" w:date="2020-05-30T10:30:00Z" w:initials="R">
    <w:p w14:paraId="6B2D7474" w14:textId="561D8F21" w:rsidR="00EA7482" w:rsidRDefault="00EA7482">
      <w:pPr>
        <w:pStyle w:val="Textocomentario"/>
      </w:pPr>
      <w:r>
        <w:rPr>
          <w:rStyle w:val="Refdecomentario"/>
        </w:rPr>
        <w:annotationRef/>
      </w:r>
      <w:r>
        <w:t>Eliminar amplia demasiado los antecedentes.</w:t>
      </w:r>
    </w:p>
  </w:comment>
  <w:comment w:id="67" w:author="RENOVATIO" w:date="2020-05-30T10:30:00Z" w:initials="R">
    <w:p w14:paraId="75741697" w14:textId="76A813BE" w:rsidR="00EA7482" w:rsidRDefault="00EA7482">
      <w:pPr>
        <w:pStyle w:val="Textocomentario"/>
      </w:pPr>
      <w:r>
        <w:rPr>
          <w:rStyle w:val="Refdecomentario"/>
        </w:rPr>
        <w:annotationRef/>
      </w:r>
      <w:r>
        <w:t xml:space="preserve">Reducir la estructura únicamente a los </w:t>
      </w:r>
      <w:proofErr w:type="spellStart"/>
      <w:r>
        <w:t>subtitulos</w:t>
      </w:r>
      <w:proofErr w:type="spellEnd"/>
      <w:r>
        <w:t xml:space="preserve"> sin ampliar contenido, y solo dejar contenido para el área relevante donde se </w:t>
      </w:r>
      <w:proofErr w:type="gramStart"/>
      <w:r>
        <w:t>implementara</w:t>
      </w:r>
      <w:proofErr w:type="gramEnd"/>
      <w:r>
        <w:t xml:space="preserve"> el sistema.</w:t>
      </w:r>
    </w:p>
  </w:comment>
  <w:comment w:id="100" w:author="RENOVATIO" w:date="2020-05-30T10:37:00Z" w:initials="R">
    <w:p w14:paraId="4CC1B7BA" w14:textId="53C73645" w:rsidR="00EA7482" w:rsidRDefault="00EA7482">
      <w:pPr>
        <w:pStyle w:val="Textocomentario"/>
      </w:pPr>
      <w:r>
        <w:rPr>
          <w:rStyle w:val="Refdecomentario"/>
        </w:rPr>
        <w:annotationRef/>
      </w:r>
      <w:r>
        <w:t xml:space="preserve">Reducir nombres de tablas como se indicaba </w:t>
      </w:r>
      <w:proofErr w:type="spellStart"/>
      <w:r>
        <w:t>ariba</w:t>
      </w:r>
      <w:proofErr w:type="spellEnd"/>
      <w:r>
        <w:t xml:space="preserve"> par que el índice se lea en una línea por tabla.</w:t>
      </w:r>
    </w:p>
  </w:comment>
  <w:comment w:id="102" w:author="RENOVATIO" w:date="2020-05-30T10:38:00Z" w:initials="R">
    <w:p w14:paraId="22DD7BD5" w14:textId="3850B0AD" w:rsidR="00EA7482" w:rsidRDefault="00EA7482">
      <w:pPr>
        <w:pStyle w:val="Textocomentario"/>
      </w:pPr>
      <w:r>
        <w:rPr>
          <w:rStyle w:val="Refdecomentario"/>
        </w:rPr>
        <w:annotationRef/>
      </w:r>
      <w:r>
        <w:t>Utilizar palabras que vinculen la justificación con el título del proyecto.</w:t>
      </w:r>
    </w:p>
  </w:comment>
  <w:comment w:id="213" w:author="RENOVATIO" w:date="2020-05-30T10:52:00Z" w:initials="R">
    <w:p w14:paraId="38C2B72B" w14:textId="2B06FAD3" w:rsidR="00EA7482" w:rsidRDefault="00EA7482">
      <w:pPr>
        <w:pStyle w:val="Textocomentario"/>
      </w:pPr>
      <w:r>
        <w:rPr>
          <w:rStyle w:val="Refdecomentario"/>
        </w:rPr>
        <w:annotationRef/>
      </w:r>
      <w:r>
        <w:t xml:space="preserve">Que significa </w:t>
      </w:r>
      <w:proofErr w:type="spellStart"/>
      <w:r>
        <w:t>xxxx</w:t>
      </w:r>
      <w:proofErr w:type="spellEnd"/>
    </w:p>
  </w:comment>
  <w:comment w:id="217" w:author="RENOVATIO" w:date="2020-05-30T10:52:00Z" w:initials="R">
    <w:p w14:paraId="713C56A3" w14:textId="1450A86A" w:rsidR="00EA7482" w:rsidRDefault="00EA7482">
      <w:pPr>
        <w:pStyle w:val="Textocomentario"/>
      </w:pPr>
      <w:r>
        <w:rPr>
          <w:rStyle w:val="Refdecomentario"/>
        </w:rPr>
        <w:annotationRef/>
      </w:r>
      <w:r>
        <w:t>Lo mismo que el anterior</w:t>
      </w:r>
    </w:p>
  </w:comment>
  <w:comment w:id="230" w:author="RENOVATIO" w:date="2020-05-30T10:54:00Z" w:initials="R">
    <w:p w14:paraId="19BCE9BC" w14:textId="65DE6CCF" w:rsidR="00EA7482" w:rsidRPr="00F93464" w:rsidRDefault="00EA7482">
      <w:pPr>
        <w:pStyle w:val="Textocomentario"/>
        <w:rPr>
          <w:b/>
          <w:i/>
          <w:u w:val="single"/>
        </w:rPr>
      </w:pPr>
      <w:r>
        <w:rPr>
          <w:rStyle w:val="Refdecomentario"/>
        </w:rPr>
        <w:annotationRef/>
      </w:r>
      <w:r w:rsidRPr="00F93464">
        <w:rPr>
          <w:b/>
          <w:i/>
          <w:sz w:val="28"/>
          <w:u w:val="single"/>
        </w:rPr>
        <w:t>Sintetizar todos los conceptos indicados y dejar en profundidad los criterios que se utilizaran para la implementación del sistema propuesto a desarrollar</w:t>
      </w:r>
    </w:p>
  </w:comment>
  <w:comment w:id="231" w:author="RENOVATIO" w:date="2020-05-30T10:54:00Z" w:initials="R">
    <w:p w14:paraId="14F89285" w14:textId="7A829DA4" w:rsidR="00EA7482" w:rsidRDefault="00EA7482">
      <w:pPr>
        <w:pStyle w:val="Textocomentario"/>
      </w:pPr>
      <w:r>
        <w:rPr>
          <w:rStyle w:val="Refdecomentario"/>
        </w:rPr>
        <w:annotationRef/>
      </w:r>
      <w:r>
        <w:t>Lo mismo que el anterior.</w:t>
      </w:r>
    </w:p>
  </w:comment>
  <w:comment w:id="237" w:author="RENOVATIO" w:date="2020-05-30T10:55:00Z" w:initials="R">
    <w:p w14:paraId="57A6A320" w14:textId="684EFD16" w:rsidR="00EA7482" w:rsidRDefault="00EA7482">
      <w:pPr>
        <w:pStyle w:val="Textocomentario"/>
      </w:pPr>
      <w:r>
        <w:rPr>
          <w:rStyle w:val="Refdecomentario"/>
        </w:rPr>
        <w:annotationRef/>
      </w:r>
      <w:r>
        <w:t>Mismo criterio que para los conceptos de inventario, sintetizar y focalizar.</w:t>
      </w:r>
    </w:p>
  </w:comment>
  <w:comment w:id="253" w:author="RENOVATIO" w:date="2020-05-30T10:56:00Z" w:initials="R">
    <w:p w14:paraId="1AB525E1" w14:textId="40030DD1" w:rsidR="00EA7482" w:rsidRDefault="00EA7482">
      <w:pPr>
        <w:pStyle w:val="Textocomentario"/>
      </w:pPr>
      <w:r>
        <w:rPr>
          <w:rStyle w:val="Refdecomentario"/>
        </w:rPr>
        <w:annotationRef/>
      </w:r>
      <w:r>
        <w:t>Considerar los 2 comentarios anteriores y ajustar.</w:t>
      </w:r>
    </w:p>
  </w:comment>
  <w:comment w:id="257" w:author="Walter Rivera" w:date="2020-05-27T23:09:00Z" w:initials="WR">
    <w:p w14:paraId="33E53B33" w14:textId="08F34BB4" w:rsidR="00EA7482" w:rsidRDefault="00EA7482">
      <w:pPr>
        <w:pStyle w:val="Textocomentario"/>
      </w:pPr>
      <w:r>
        <w:rPr>
          <w:rStyle w:val="Refdecomentario"/>
        </w:rPr>
        <w:annotationRef/>
      </w:r>
      <w:r>
        <w:t xml:space="preserve">Quitar luego la referencia, solo se está colocando para saber de </w:t>
      </w:r>
      <w:proofErr w:type="spellStart"/>
      <w:r>
        <w:t>que</w:t>
      </w:r>
      <w:proofErr w:type="spellEnd"/>
      <w:r>
        <w:t xml:space="preserve"> fuente se tomó la imagen.</w:t>
      </w:r>
    </w:p>
  </w:comment>
  <w:comment w:id="259" w:author="RENOVATIO" w:date="2020-05-30T10:57:00Z" w:initials="R">
    <w:p w14:paraId="782E7888" w14:textId="669827C7" w:rsidR="00EA7482" w:rsidRDefault="00EA7482">
      <w:pPr>
        <w:pStyle w:val="Textocomentario"/>
      </w:pPr>
      <w:r>
        <w:rPr>
          <w:rStyle w:val="Refdecomentario"/>
        </w:rPr>
        <w:annotationRef/>
      </w:r>
      <w:r>
        <w:t>Aplicar mismos criterios indicados.</w:t>
      </w:r>
    </w:p>
  </w:comment>
  <w:comment w:id="261" w:author="RENOVATIO" w:date="2020-05-30T10:57:00Z" w:initials="R">
    <w:p w14:paraId="1895C1DC" w14:textId="5A01E086" w:rsidR="00EA7482" w:rsidRDefault="00EA7482">
      <w:pPr>
        <w:pStyle w:val="Textocomentario"/>
      </w:pPr>
      <w:r>
        <w:rPr>
          <w:rStyle w:val="Refdecomentario"/>
        </w:rPr>
        <w:annotationRef/>
      </w:r>
      <w:r>
        <w:t>Aplicar mismos criterios indicados.</w:t>
      </w:r>
    </w:p>
  </w:comment>
  <w:comment w:id="266" w:author="RENOVATIO" w:date="2020-05-30T10:58:00Z" w:initials="R">
    <w:p w14:paraId="003B5F93" w14:textId="7461DB0C" w:rsidR="00EA7482" w:rsidRDefault="00EA7482">
      <w:pPr>
        <w:pStyle w:val="Textocomentario"/>
      </w:pPr>
      <w:r>
        <w:rPr>
          <w:rStyle w:val="Refdecomentario"/>
        </w:rPr>
        <w:annotationRef/>
      </w:r>
      <w:r>
        <w:t>No es necesario este nivel de detalle, mismos criterios que los comentarios anteriores.</w:t>
      </w:r>
    </w:p>
  </w:comment>
  <w:comment w:id="274" w:author="RENOVATIO" w:date="2020-05-30T10:59:00Z" w:initials="R">
    <w:p w14:paraId="6E2982C7" w14:textId="76403444" w:rsidR="00EA7482" w:rsidRDefault="00EA7482">
      <w:pPr>
        <w:pStyle w:val="Textocomentario"/>
      </w:pPr>
      <w:r>
        <w:rPr>
          <w:rStyle w:val="Refdecomentario"/>
        </w:rPr>
        <w:annotationRef/>
      </w:r>
      <w:r>
        <w:t>Aplicar mismos criterios indicados.</w:t>
      </w:r>
    </w:p>
  </w:comment>
  <w:comment w:id="285" w:author="RENOVATIO" w:date="2020-05-30T10:59:00Z" w:initials="R">
    <w:p w14:paraId="2189F52E" w14:textId="3E943C88" w:rsidR="00EA7482" w:rsidRDefault="00EA7482">
      <w:pPr>
        <w:pStyle w:val="Textocomentario"/>
      </w:pPr>
      <w:r>
        <w:rPr>
          <w:rStyle w:val="Refdecomentario"/>
        </w:rPr>
        <w:annotationRef/>
      </w:r>
      <w:r>
        <w:t>TODO ESTE BLOQUE SE DEBE SINTETIZAR Y FOCALIZAR A LOS PUNTOS RELEVANTES PARA EL PROYECTO.</w:t>
      </w:r>
    </w:p>
  </w:comment>
  <w:comment w:id="298" w:author="RENOVATIO" w:date="2020-05-30T11:01:00Z" w:initials="R">
    <w:p w14:paraId="4D929500" w14:textId="59250761" w:rsidR="00EA7482" w:rsidRDefault="00EA7482">
      <w:pPr>
        <w:pStyle w:val="Textocomentario"/>
      </w:pPr>
      <w:r>
        <w:rPr>
          <w:rStyle w:val="Refdecomentario"/>
        </w:rPr>
        <w:annotationRef/>
      </w:r>
      <w:r>
        <w:t>Aplicar mismos criterios indicados.</w:t>
      </w:r>
    </w:p>
  </w:comment>
  <w:comment w:id="311" w:author="RENOVATIO" w:date="2020-05-30T11:02:00Z" w:initials="R">
    <w:p w14:paraId="6C8E1B91" w14:textId="45804AA5" w:rsidR="00EA7482" w:rsidRDefault="00EA7482">
      <w:pPr>
        <w:pStyle w:val="Textocomentario"/>
      </w:pPr>
      <w:r>
        <w:rPr>
          <w:rStyle w:val="Refdecomentario"/>
        </w:rPr>
        <w:annotationRef/>
      </w:r>
      <w:r>
        <w:t>Esto si es lo relevante para el desarrollo del proyecto.</w:t>
      </w:r>
    </w:p>
  </w:comment>
  <w:comment w:id="359" w:author="RENOVATIO" w:date="2020-05-30T11:03:00Z" w:initials="R">
    <w:p w14:paraId="56B6A733" w14:textId="23DB58AD" w:rsidR="00EA7482" w:rsidRDefault="00EA7482">
      <w:pPr>
        <w:pStyle w:val="Textocomentario"/>
      </w:pPr>
      <w:r>
        <w:rPr>
          <w:rStyle w:val="Refdecomentario"/>
        </w:rPr>
        <w:annotationRef/>
      </w:r>
      <w:r>
        <w:t>Esto es relevante.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9A01D4" w15:done="0"/>
  <w15:commentEx w15:paraId="78097270" w15:paraIdParent="349A01D4" w15:done="0"/>
  <w15:commentEx w15:paraId="5500D523" w15:done="0"/>
  <w15:commentEx w15:paraId="683276FA" w15:paraIdParent="5500D523" w15:done="0"/>
  <w15:commentEx w15:paraId="70B90AE6" w15:done="0"/>
  <w15:commentEx w15:paraId="53C9A762" w15:done="0"/>
  <w15:commentEx w15:paraId="41630C73" w15:done="0"/>
  <w15:commentEx w15:paraId="6B2D7474" w15:done="0"/>
  <w15:commentEx w15:paraId="75741697" w15:done="0"/>
  <w15:commentEx w15:paraId="4CC1B7BA" w15:done="0"/>
  <w15:commentEx w15:paraId="22DD7BD5" w15:done="0"/>
  <w15:commentEx w15:paraId="38C2B72B" w15:done="0"/>
  <w15:commentEx w15:paraId="713C56A3" w15:done="0"/>
  <w15:commentEx w15:paraId="19BCE9BC" w15:done="0"/>
  <w15:commentEx w15:paraId="14F89285" w15:done="0"/>
  <w15:commentEx w15:paraId="57A6A320" w15:done="0"/>
  <w15:commentEx w15:paraId="1AB525E1" w15:done="0"/>
  <w15:commentEx w15:paraId="33E53B33" w15:done="0"/>
  <w15:commentEx w15:paraId="782E7888" w15:done="0"/>
  <w15:commentEx w15:paraId="1895C1DC" w15:done="0"/>
  <w15:commentEx w15:paraId="003B5F93" w15:done="0"/>
  <w15:commentEx w15:paraId="6E2982C7" w15:done="0"/>
  <w15:commentEx w15:paraId="2189F52E" w15:done="0"/>
  <w15:commentEx w15:paraId="4D929500" w15:done="0"/>
  <w15:commentEx w15:paraId="6C8E1B91" w15:done="0"/>
  <w15:commentEx w15:paraId="56B6A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971A5" w16cex:dateUtc="2020-05-28T0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9A01D4" w16cid:durableId="2280056C"/>
  <w16cid:commentId w16cid:paraId="78097270" w16cid:durableId="2280056D"/>
  <w16cid:commentId w16cid:paraId="5500D523" w16cid:durableId="2280056E"/>
  <w16cid:commentId w16cid:paraId="683276FA" w16cid:durableId="2280056F"/>
  <w16cid:commentId w16cid:paraId="70B90AE6" w16cid:durableId="22800570"/>
  <w16cid:commentId w16cid:paraId="53C9A762" w16cid:durableId="22800571"/>
  <w16cid:commentId w16cid:paraId="41630C73" w16cid:durableId="22800572"/>
  <w16cid:commentId w16cid:paraId="6B2D7474" w16cid:durableId="22800573"/>
  <w16cid:commentId w16cid:paraId="75741697" w16cid:durableId="22800574"/>
  <w16cid:commentId w16cid:paraId="4CC1B7BA" w16cid:durableId="22800575"/>
  <w16cid:commentId w16cid:paraId="22DD7BD5" w16cid:durableId="22800576"/>
  <w16cid:commentId w16cid:paraId="38C2B72B" w16cid:durableId="22800577"/>
  <w16cid:commentId w16cid:paraId="713C56A3" w16cid:durableId="22800578"/>
  <w16cid:commentId w16cid:paraId="19BCE9BC" w16cid:durableId="22800579"/>
  <w16cid:commentId w16cid:paraId="14F89285" w16cid:durableId="2280057A"/>
  <w16cid:commentId w16cid:paraId="57A6A320" w16cid:durableId="2280057B"/>
  <w16cid:commentId w16cid:paraId="1AB525E1" w16cid:durableId="2280057C"/>
  <w16cid:commentId w16cid:paraId="33E53B33" w16cid:durableId="227971A5"/>
  <w16cid:commentId w16cid:paraId="782E7888" w16cid:durableId="2280057E"/>
  <w16cid:commentId w16cid:paraId="1895C1DC" w16cid:durableId="2280057F"/>
  <w16cid:commentId w16cid:paraId="003B5F93" w16cid:durableId="22800580"/>
  <w16cid:commentId w16cid:paraId="6E2982C7" w16cid:durableId="22800581"/>
  <w16cid:commentId w16cid:paraId="2189F52E" w16cid:durableId="22800582"/>
  <w16cid:commentId w16cid:paraId="4D929500" w16cid:durableId="22800583"/>
  <w16cid:commentId w16cid:paraId="6C8E1B91" w16cid:durableId="22800584"/>
  <w16cid:commentId w16cid:paraId="56B6A733" w16cid:durableId="228005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F9284" w14:textId="77777777" w:rsidR="004859BC" w:rsidRDefault="004859BC" w:rsidP="000F4481">
      <w:pPr>
        <w:spacing w:after="0" w:line="240" w:lineRule="auto"/>
      </w:pPr>
      <w:r>
        <w:separator/>
      </w:r>
    </w:p>
  </w:endnote>
  <w:endnote w:type="continuationSeparator" w:id="0">
    <w:p w14:paraId="3371B582" w14:textId="77777777" w:rsidR="004859BC" w:rsidRDefault="004859BC" w:rsidP="000F4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LTStd-Roman">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6187E" w14:textId="77777777" w:rsidR="00EA7482" w:rsidRDefault="00EA7482">
    <w:pPr>
      <w:pStyle w:val="Piedepgina"/>
      <w:jc w:val="center"/>
    </w:pPr>
  </w:p>
  <w:p w14:paraId="45765258" w14:textId="77777777" w:rsidR="00EA7482" w:rsidRPr="0007653C" w:rsidRDefault="00EA7482" w:rsidP="006F383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52641"/>
      <w:docPartObj>
        <w:docPartGallery w:val="Page Numbers (Bottom of Page)"/>
        <w:docPartUnique/>
      </w:docPartObj>
    </w:sdtPr>
    <w:sdtContent>
      <w:p w14:paraId="79B75509" w14:textId="77777777" w:rsidR="00EA7482" w:rsidRDefault="00EA7482">
        <w:pPr>
          <w:pStyle w:val="Piedepgina"/>
          <w:jc w:val="center"/>
        </w:pPr>
        <w:r>
          <w:fldChar w:fldCharType="begin"/>
        </w:r>
        <w:r>
          <w:instrText>PAGE   \* MERGEFORMAT</w:instrText>
        </w:r>
        <w:r>
          <w:fldChar w:fldCharType="separate"/>
        </w:r>
        <w:r>
          <w:rPr>
            <w:noProof/>
          </w:rPr>
          <w:t>iii</w:t>
        </w:r>
        <w:r>
          <w:fldChar w:fldCharType="end"/>
        </w:r>
      </w:p>
    </w:sdtContent>
  </w:sdt>
  <w:p w14:paraId="09463EE5" w14:textId="77777777" w:rsidR="00EA7482" w:rsidRPr="0007653C" w:rsidRDefault="00EA7482" w:rsidP="006F383E">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306535"/>
      <w:docPartObj>
        <w:docPartGallery w:val="Page Numbers (Bottom of Page)"/>
        <w:docPartUnique/>
      </w:docPartObj>
    </w:sdtPr>
    <w:sdtContent>
      <w:p w14:paraId="5EA2DCFC" w14:textId="77777777" w:rsidR="00EA7482" w:rsidRDefault="00EA7482">
        <w:pPr>
          <w:pStyle w:val="Piedepgina"/>
          <w:jc w:val="center"/>
        </w:pPr>
        <w:r>
          <w:fldChar w:fldCharType="begin"/>
        </w:r>
        <w:r>
          <w:instrText>PAGE   \* MERGEFORMAT</w:instrText>
        </w:r>
        <w:r>
          <w:fldChar w:fldCharType="separate"/>
        </w:r>
        <w:r>
          <w:rPr>
            <w:noProof/>
          </w:rPr>
          <w:t>iv</w:t>
        </w:r>
        <w:r>
          <w:fldChar w:fldCharType="end"/>
        </w:r>
      </w:p>
    </w:sdtContent>
  </w:sdt>
  <w:p w14:paraId="2904AB1B" w14:textId="77777777" w:rsidR="00EA7482" w:rsidRPr="0007653C" w:rsidRDefault="00EA7482" w:rsidP="006F383E">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1C576" w14:textId="2463CCFE" w:rsidR="00EA7482" w:rsidRDefault="00EA7482">
    <w:pPr>
      <w:pStyle w:val="Piedepgina"/>
      <w:jc w:val="right"/>
    </w:pPr>
  </w:p>
  <w:p w14:paraId="557AF36F" w14:textId="77777777" w:rsidR="00EA7482" w:rsidRPr="0007653C" w:rsidRDefault="00EA7482" w:rsidP="006F383E">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5DE08" w14:textId="686C702E" w:rsidR="00EA7482" w:rsidRDefault="00EA7482">
    <w:pPr>
      <w:pStyle w:val="Piedepgina"/>
      <w:jc w:val="right"/>
    </w:pPr>
  </w:p>
  <w:p w14:paraId="7683C6F9" w14:textId="77777777" w:rsidR="00EA7482" w:rsidRPr="0007653C" w:rsidRDefault="00EA7482" w:rsidP="006F383E">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3722313"/>
      <w:docPartObj>
        <w:docPartGallery w:val="Page Numbers (Bottom of Page)"/>
        <w:docPartUnique/>
      </w:docPartObj>
    </w:sdtPr>
    <w:sdtContent>
      <w:p w14:paraId="3F6B3107" w14:textId="77777777" w:rsidR="00EA7482" w:rsidRDefault="00EA7482">
        <w:pPr>
          <w:pStyle w:val="Piedepgina"/>
          <w:jc w:val="right"/>
        </w:pPr>
        <w:r>
          <w:fldChar w:fldCharType="begin"/>
        </w:r>
        <w:r>
          <w:instrText>PAGE   \* MERGEFORMAT</w:instrText>
        </w:r>
        <w:r>
          <w:fldChar w:fldCharType="separate"/>
        </w:r>
        <w:r>
          <w:rPr>
            <w:noProof/>
          </w:rPr>
          <w:t>106</w:t>
        </w:r>
        <w:r>
          <w:fldChar w:fldCharType="end"/>
        </w:r>
      </w:p>
    </w:sdtContent>
  </w:sdt>
  <w:p w14:paraId="0E44A500" w14:textId="77777777" w:rsidR="00EA7482" w:rsidRPr="0007653C" w:rsidRDefault="00EA7482" w:rsidP="006F383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7FF9D" w14:textId="77777777" w:rsidR="004859BC" w:rsidRDefault="004859BC" w:rsidP="000F4481">
      <w:pPr>
        <w:spacing w:after="0" w:line="240" w:lineRule="auto"/>
      </w:pPr>
      <w:r>
        <w:separator/>
      </w:r>
    </w:p>
  </w:footnote>
  <w:footnote w:type="continuationSeparator" w:id="0">
    <w:p w14:paraId="16464D81" w14:textId="77777777" w:rsidR="004859BC" w:rsidRDefault="004859BC" w:rsidP="000F44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DA9F7" w14:textId="77777777" w:rsidR="00EA7482" w:rsidRDefault="00EA7482">
    <w:pPr>
      <w:pStyle w:val="Encabezado"/>
    </w:pPr>
    <w:r>
      <w:rPr>
        <w:noProof/>
        <w:lang w:val="es-GT" w:eastAsia="es-GT"/>
      </w:rPr>
      <w:pict w14:anchorId="2EAD0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3" o:spid="_x0000_s2059" type="#_x0000_t75" style="position:absolute;left:0;text-align:left;margin-left:0;margin-top:0;width:385.7pt;height:379.65pt;z-index:-251656192;mso-position-horizontal:center;mso-position-horizontal-relative:margin;mso-position-vertical:center;mso-position-vertical-relative:margin" o:allowincell="f">
          <v:imagedata r:id="rId1" o:title="logo um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2D847" w14:textId="77777777" w:rsidR="00EA7482" w:rsidRDefault="00EA7482">
    <w:pPr>
      <w:pStyle w:val="Encabezado"/>
    </w:pPr>
    <w:r>
      <w:rPr>
        <w:noProof/>
        <w:lang w:val="es-GT" w:eastAsia="es-GT"/>
      </w:rPr>
      <w:pict w14:anchorId="3EDDE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4" o:spid="_x0000_s2060" type="#_x0000_t75" style="position:absolute;left:0;text-align:left;margin-left:55.35pt;margin-top:162.75pt;width:326.1pt;height:326pt;z-index:-251655168;mso-position-horizontal-relative:margin;mso-position-vertical-relative:margin" o:allowincell="f">
          <v:imagedata r:id="rId1" o:title="logo umg" cropright="1009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94B0" w14:textId="77777777" w:rsidR="00EA7482" w:rsidRDefault="00EA7482">
    <w:pPr>
      <w:pStyle w:val="Encabezado"/>
    </w:pPr>
    <w:r>
      <w:rPr>
        <w:noProof/>
        <w:lang w:val="es-GT" w:eastAsia="es-GT"/>
      </w:rPr>
      <w:pict w14:anchorId="62511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2" o:spid="_x0000_s2058" type="#_x0000_t75" style="position:absolute;left:0;text-align:left;margin-left:0;margin-top:0;width:385.7pt;height:379.65pt;z-index:-251657216;mso-position-horizontal:center;mso-position-horizontal-relative:margin;mso-position-vertical:center;mso-position-vertical-relative:margin" o:allowincell="f">
          <v:imagedata r:id="rId1" o:title="logo um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AF22B" w14:textId="77777777" w:rsidR="00EA7482" w:rsidRDefault="00EA748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AFDA8" w14:textId="77777777" w:rsidR="00EA7482" w:rsidRDefault="00EA748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A108C" w14:textId="5BB6BE58" w:rsidR="00EA7482" w:rsidRDefault="00EA7482">
    <w:pPr>
      <w:pStyle w:val="Encabezado"/>
      <w:jc w:val="right"/>
    </w:pPr>
  </w:p>
  <w:p w14:paraId="1E8E1778" w14:textId="77777777" w:rsidR="00EA7482" w:rsidRDefault="00EA7482">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7DA96" w14:textId="77777777" w:rsidR="00EA7482" w:rsidRDefault="00EA748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37B7"/>
    <w:multiLevelType w:val="hybridMultilevel"/>
    <w:tmpl w:val="2DFEDCDC"/>
    <w:lvl w:ilvl="0" w:tplc="100A0001">
      <w:start w:val="1"/>
      <w:numFmt w:val="bullet"/>
      <w:lvlText w:val=""/>
      <w:lvlJc w:val="left"/>
      <w:pPr>
        <w:ind w:left="2796" w:hanging="360"/>
      </w:pPr>
      <w:rPr>
        <w:rFonts w:ascii="Symbol" w:hAnsi="Symbol" w:hint="default"/>
      </w:rPr>
    </w:lvl>
    <w:lvl w:ilvl="1" w:tplc="0C0A0003" w:tentative="1">
      <w:start w:val="1"/>
      <w:numFmt w:val="bullet"/>
      <w:lvlText w:val="o"/>
      <w:lvlJc w:val="left"/>
      <w:pPr>
        <w:ind w:left="3516" w:hanging="360"/>
      </w:pPr>
      <w:rPr>
        <w:rFonts w:ascii="Courier New" w:hAnsi="Courier New" w:cs="Courier New" w:hint="default"/>
      </w:rPr>
    </w:lvl>
    <w:lvl w:ilvl="2" w:tplc="0C0A0005" w:tentative="1">
      <w:start w:val="1"/>
      <w:numFmt w:val="bullet"/>
      <w:lvlText w:val=""/>
      <w:lvlJc w:val="left"/>
      <w:pPr>
        <w:ind w:left="4236" w:hanging="360"/>
      </w:pPr>
      <w:rPr>
        <w:rFonts w:ascii="Wingdings" w:hAnsi="Wingdings" w:cs="Wingdings" w:hint="default"/>
      </w:rPr>
    </w:lvl>
    <w:lvl w:ilvl="3" w:tplc="0C0A0001" w:tentative="1">
      <w:start w:val="1"/>
      <w:numFmt w:val="bullet"/>
      <w:lvlText w:val=""/>
      <w:lvlJc w:val="left"/>
      <w:pPr>
        <w:ind w:left="4956" w:hanging="360"/>
      </w:pPr>
      <w:rPr>
        <w:rFonts w:ascii="Symbol" w:hAnsi="Symbol" w:cs="Symbol" w:hint="default"/>
      </w:rPr>
    </w:lvl>
    <w:lvl w:ilvl="4" w:tplc="0C0A0003" w:tentative="1">
      <w:start w:val="1"/>
      <w:numFmt w:val="bullet"/>
      <w:lvlText w:val="o"/>
      <w:lvlJc w:val="left"/>
      <w:pPr>
        <w:ind w:left="5676" w:hanging="360"/>
      </w:pPr>
      <w:rPr>
        <w:rFonts w:ascii="Courier New" w:hAnsi="Courier New" w:cs="Courier New" w:hint="default"/>
      </w:rPr>
    </w:lvl>
    <w:lvl w:ilvl="5" w:tplc="0C0A0005" w:tentative="1">
      <w:start w:val="1"/>
      <w:numFmt w:val="bullet"/>
      <w:lvlText w:val=""/>
      <w:lvlJc w:val="left"/>
      <w:pPr>
        <w:ind w:left="6396" w:hanging="360"/>
      </w:pPr>
      <w:rPr>
        <w:rFonts w:ascii="Wingdings" w:hAnsi="Wingdings" w:cs="Wingdings" w:hint="default"/>
      </w:rPr>
    </w:lvl>
    <w:lvl w:ilvl="6" w:tplc="0C0A0001" w:tentative="1">
      <w:start w:val="1"/>
      <w:numFmt w:val="bullet"/>
      <w:lvlText w:val=""/>
      <w:lvlJc w:val="left"/>
      <w:pPr>
        <w:ind w:left="7116" w:hanging="360"/>
      </w:pPr>
      <w:rPr>
        <w:rFonts w:ascii="Symbol" w:hAnsi="Symbol" w:cs="Symbol" w:hint="default"/>
      </w:rPr>
    </w:lvl>
    <w:lvl w:ilvl="7" w:tplc="0C0A0003" w:tentative="1">
      <w:start w:val="1"/>
      <w:numFmt w:val="bullet"/>
      <w:lvlText w:val="o"/>
      <w:lvlJc w:val="left"/>
      <w:pPr>
        <w:ind w:left="7836" w:hanging="360"/>
      </w:pPr>
      <w:rPr>
        <w:rFonts w:ascii="Courier New" w:hAnsi="Courier New" w:cs="Courier New" w:hint="default"/>
      </w:rPr>
    </w:lvl>
    <w:lvl w:ilvl="8" w:tplc="0C0A0005" w:tentative="1">
      <w:start w:val="1"/>
      <w:numFmt w:val="bullet"/>
      <w:lvlText w:val=""/>
      <w:lvlJc w:val="left"/>
      <w:pPr>
        <w:ind w:left="8556" w:hanging="360"/>
      </w:pPr>
      <w:rPr>
        <w:rFonts w:ascii="Wingdings" w:hAnsi="Wingdings" w:cs="Wingdings" w:hint="default"/>
      </w:rPr>
    </w:lvl>
  </w:abstractNum>
  <w:abstractNum w:abstractNumId="1" w15:restartNumberingAfterBreak="0">
    <w:nsid w:val="00A32C7B"/>
    <w:multiLevelType w:val="hybridMultilevel"/>
    <w:tmpl w:val="344470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2" w15:restartNumberingAfterBreak="0">
    <w:nsid w:val="01D56F8E"/>
    <w:multiLevelType w:val="hybridMultilevel"/>
    <w:tmpl w:val="F954B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AA4440"/>
    <w:multiLevelType w:val="hybridMultilevel"/>
    <w:tmpl w:val="F7840374"/>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4" w15:restartNumberingAfterBreak="0">
    <w:nsid w:val="03C84B56"/>
    <w:multiLevelType w:val="hybridMultilevel"/>
    <w:tmpl w:val="9950FC30"/>
    <w:lvl w:ilvl="0" w:tplc="0C0A000F">
      <w:start w:val="1"/>
      <w:numFmt w:val="decimal"/>
      <w:lvlText w:val="%1."/>
      <w:lvlJc w:val="left"/>
      <w:pPr>
        <w:ind w:left="1068" w:hanging="360"/>
      </w:pPr>
    </w:lvl>
    <w:lvl w:ilvl="1" w:tplc="100A000F">
      <w:start w:val="1"/>
      <w:numFmt w:val="decimal"/>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04F9689D"/>
    <w:multiLevelType w:val="hybridMultilevel"/>
    <w:tmpl w:val="2F2AEC42"/>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6" w15:restartNumberingAfterBreak="0">
    <w:nsid w:val="0CEC63F4"/>
    <w:multiLevelType w:val="hybridMultilevel"/>
    <w:tmpl w:val="B4C68E50"/>
    <w:lvl w:ilvl="0" w:tplc="0C0A0001">
      <w:start w:val="1"/>
      <w:numFmt w:val="bullet"/>
      <w:lvlText w:val=""/>
      <w:lvlJc w:val="left"/>
      <w:pPr>
        <w:ind w:left="2280" w:hanging="360"/>
      </w:pPr>
      <w:rPr>
        <w:rFonts w:ascii="Symbol" w:hAnsi="Symbol" w:cs="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cs="Wingdings" w:hint="default"/>
      </w:rPr>
    </w:lvl>
    <w:lvl w:ilvl="3" w:tplc="0C0A0001" w:tentative="1">
      <w:start w:val="1"/>
      <w:numFmt w:val="bullet"/>
      <w:lvlText w:val=""/>
      <w:lvlJc w:val="left"/>
      <w:pPr>
        <w:ind w:left="4440" w:hanging="360"/>
      </w:pPr>
      <w:rPr>
        <w:rFonts w:ascii="Symbol" w:hAnsi="Symbol" w:cs="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cs="Wingdings" w:hint="default"/>
      </w:rPr>
    </w:lvl>
    <w:lvl w:ilvl="6" w:tplc="0C0A0001" w:tentative="1">
      <w:start w:val="1"/>
      <w:numFmt w:val="bullet"/>
      <w:lvlText w:val=""/>
      <w:lvlJc w:val="left"/>
      <w:pPr>
        <w:ind w:left="6600" w:hanging="360"/>
      </w:pPr>
      <w:rPr>
        <w:rFonts w:ascii="Symbol" w:hAnsi="Symbol" w:cs="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cs="Wingdings" w:hint="default"/>
      </w:rPr>
    </w:lvl>
  </w:abstractNum>
  <w:abstractNum w:abstractNumId="7" w15:restartNumberingAfterBreak="0">
    <w:nsid w:val="0E72659E"/>
    <w:multiLevelType w:val="hybridMultilevel"/>
    <w:tmpl w:val="5EDCB3A6"/>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8" w15:restartNumberingAfterBreak="0">
    <w:nsid w:val="0F4A4D20"/>
    <w:multiLevelType w:val="hybridMultilevel"/>
    <w:tmpl w:val="2682A7B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9" w15:restartNumberingAfterBreak="0">
    <w:nsid w:val="12877E4A"/>
    <w:multiLevelType w:val="hybridMultilevel"/>
    <w:tmpl w:val="6D20D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3C315C"/>
    <w:multiLevelType w:val="hybridMultilevel"/>
    <w:tmpl w:val="4516C42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cs="Symbol"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480760"/>
    <w:multiLevelType w:val="hybridMultilevel"/>
    <w:tmpl w:val="165E53B0"/>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12" w15:restartNumberingAfterBreak="0">
    <w:nsid w:val="2C1679DE"/>
    <w:multiLevelType w:val="hybridMultilevel"/>
    <w:tmpl w:val="2C506CB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3" w15:restartNumberingAfterBreak="0">
    <w:nsid w:val="2C6722CB"/>
    <w:multiLevelType w:val="hybridMultilevel"/>
    <w:tmpl w:val="FD229730"/>
    <w:lvl w:ilvl="0" w:tplc="B338FFEE">
      <w:start w:val="1"/>
      <w:numFmt w:val="upperLetter"/>
      <w:lvlText w:val="%1)"/>
      <w:lvlJc w:val="left"/>
      <w:pPr>
        <w:ind w:left="1068" w:hanging="360"/>
      </w:pPr>
      <w:rPr>
        <w:rFonts w:hint="default"/>
        <w:sz w:val="24"/>
        <w:szCs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2CC94D2F"/>
    <w:multiLevelType w:val="hybridMultilevel"/>
    <w:tmpl w:val="A67423F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5" w15:restartNumberingAfterBreak="0">
    <w:nsid w:val="2F2E3A74"/>
    <w:multiLevelType w:val="multilevel"/>
    <w:tmpl w:val="56380036"/>
    <w:lvl w:ilvl="0">
      <w:start w:val="1"/>
      <w:numFmt w:val="bullet"/>
      <w:lvlText w:val=""/>
      <w:lvlJc w:val="left"/>
      <w:pPr>
        <w:ind w:left="360" w:hanging="360"/>
      </w:pPr>
      <w:rPr>
        <w:rFonts w:ascii="Symbol" w:hAnsi="Symbol" w:cs="Symbol" w:hint="default"/>
        <w:b/>
        <w:bCs/>
      </w:rPr>
    </w:lvl>
    <w:lvl w:ilvl="1">
      <w:start w:val="1"/>
      <w:numFmt w:val="bullet"/>
      <w:lvlText w:val=""/>
      <w:lvlJc w:val="left"/>
      <w:pPr>
        <w:ind w:left="792" w:hanging="432"/>
      </w:pPr>
      <w:rPr>
        <w:rFonts w:ascii="Symbol" w:hAnsi="Symbol" w:cs="Symbol" w:hint="default"/>
        <w:b/>
        <w:bCs w:val="0"/>
      </w:rPr>
    </w:lvl>
    <w:lvl w:ilvl="2">
      <w:start w:val="1"/>
      <w:numFmt w:val="bullet"/>
      <w:lvlText w:val=""/>
      <w:lvlJc w:val="left"/>
      <w:pPr>
        <w:ind w:left="1224" w:hanging="504"/>
      </w:pPr>
      <w:rPr>
        <w:rFonts w:ascii="Symbol" w:hAnsi="Symbol" w:cs="Symbol"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1C3DB7"/>
    <w:multiLevelType w:val="hybridMultilevel"/>
    <w:tmpl w:val="C30C164C"/>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17" w15:restartNumberingAfterBreak="0">
    <w:nsid w:val="3AF74B9E"/>
    <w:multiLevelType w:val="multilevel"/>
    <w:tmpl w:val="448ABD9C"/>
    <w:lvl w:ilvl="0">
      <w:start w:val="5"/>
      <w:numFmt w:val="decimal"/>
      <w:lvlText w:val="%1."/>
      <w:lvlJc w:val="left"/>
      <w:pPr>
        <w:ind w:left="360" w:hanging="360"/>
      </w:pPr>
      <w:rPr>
        <w:rFonts w:hint="default"/>
        <w:b/>
        <w:bCs/>
      </w:rPr>
    </w:lvl>
    <w:lvl w:ilvl="1">
      <w:start w:val="1"/>
      <w:numFmt w:val="bullet"/>
      <w:lvlText w:val=""/>
      <w:lvlJc w:val="left"/>
      <w:pPr>
        <w:ind w:left="792" w:hanging="432"/>
      </w:pPr>
      <w:rPr>
        <w:rFonts w:ascii="Symbol" w:hAnsi="Symbol" w:cs="Symbol" w:hint="default"/>
        <w:b/>
        <w:bCs w:val="0"/>
      </w:rPr>
    </w:lvl>
    <w:lvl w:ilvl="2">
      <w:start w:val="1"/>
      <w:numFmt w:val="decimal"/>
      <w:lvlText w:val="%1.%2.%3."/>
      <w:lvlJc w:val="left"/>
      <w:pPr>
        <w:ind w:left="1355"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CE0183"/>
    <w:multiLevelType w:val="hybridMultilevel"/>
    <w:tmpl w:val="774C23F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19" w15:restartNumberingAfterBreak="0">
    <w:nsid w:val="40CA4BC4"/>
    <w:multiLevelType w:val="hybridMultilevel"/>
    <w:tmpl w:val="D048D63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0" w15:restartNumberingAfterBreak="0">
    <w:nsid w:val="44AF372F"/>
    <w:multiLevelType w:val="hybridMultilevel"/>
    <w:tmpl w:val="69BA7142"/>
    <w:lvl w:ilvl="0" w:tplc="0C0A0001">
      <w:start w:val="1"/>
      <w:numFmt w:val="bullet"/>
      <w:lvlText w:val=""/>
      <w:lvlJc w:val="left"/>
      <w:pPr>
        <w:ind w:left="3698" w:hanging="360"/>
      </w:pPr>
      <w:rPr>
        <w:rFonts w:ascii="Symbol" w:hAnsi="Symbol" w:hint="default"/>
      </w:rPr>
    </w:lvl>
    <w:lvl w:ilvl="1" w:tplc="0C0A0003" w:tentative="1">
      <w:start w:val="1"/>
      <w:numFmt w:val="bullet"/>
      <w:lvlText w:val="o"/>
      <w:lvlJc w:val="left"/>
      <w:pPr>
        <w:ind w:left="4418" w:hanging="360"/>
      </w:pPr>
      <w:rPr>
        <w:rFonts w:ascii="Courier New" w:hAnsi="Courier New" w:cs="Courier New" w:hint="default"/>
      </w:rPr>
    </w:lvl>
    <w:lvl w:ilvl="2" w:tplc="0C0A0005" w:tentative="1">
      <w:start w:val="1"/>
      <w:numFmt w:val="bullet"/>
      <w:lvlText w:val=""/>
      <w:lvlJc w:val="left"/>
      <w:pPr>
        <w:ind w:left="5138" w:hanging="360"/>
      </w:pPr>
      <w:rPr>
        <w:rFonts w:ascii="Wingdings" w:hAnsi="Wingdings" w:hint="default"/>
      </w:rPr>
    </w:lvl>
    <w:lvl w:ilvl="3" w:tplc="0C0A0001" w:tentative="1">
      <w:start w:val="1"/>
      <w:numFmt w:val="bullet"/>
      <w:lvlText w:val=""/>
      <w:lvlJc w:val="left"/>
      <w:pPr>
        <w:ind w:left="5858" w:hanging="360"/>
      </w:pPr>
      <w:rPr>
        <w:rFonts w:ascii="Symbol" w:hAnsi="Symbol" w:hint="default"/>
      </w:rPr>
    </w:lvl>
    <w:lvl w:ilvl="4" w:tplc="0C0A0003" w:tentative="1">
      <w:start w:val="1"/>
      <w:numFmt w:val="bullet"/>
      <w:lvlText w:val="o"/>
      <w:lvlJc w:val="left"/>
      <w:pPr>
        <w:ind w:left="6578" w:hanging="360"/>
      </w:pPr>
      <w:rPr>
        <w:rFonts w:ascii="Courier New" w:hAnsi="Courier New" w:cs="Courier New" w:hint="default"/>
      </w:rPr>
    </w:lvl>
    <w:lvl w:ilvl="5" w:tplc="0C0A0005" w:tentative="1">
      <w:start w:val="1"/>
      <w:numFmt w:val="bullet"/>
      <w:lvlText w:val=""/>
      <w:lvlJc w:val="left"/>
      <w:pPr>
        <w:ind w:left="7298" w:hanging="360"/>
      </w:pPr>
      <w:rPr>
        <w:rFonts w:ascii="Wingdings" w:hAnsi="Wingdings" w:hint="default"/>
      </w:rPr>
    </w:lvl>
    <w:lvl w:ilvl="6" w:tplc="0C0A0001" w:tentative="1">
      <w:start w:val="1"/>
      <w:numFmt w:val="bullet"/>
      <w:lvlText w:val=""/>
      <w:lvlJc w:val="left"/>
      <w:pPr>
        <w:ind w:left="8018" w:hanging="360"/>
      </w:pPr>
      <w:rPr>
        <w:rFonts w:ascii="Symbol" w:hAnsi="Symbol" w:hint="default"/>
      </w:rPr>
    </w:lvl>
    <w:lvl w:ilvl="7" w:tplc="0C0A0003" w:tentative="1">
      <w:start w:val="1"/>
      <w:numFmt w:val="bullet"/>
      <w:lvlText w:val="o"/>
      <w:lvlJc w:val="left"/>
      <w:pPr>
        <w:ind w:left="8738" w:hanging="360"/>
      </w:pPr>
      <w:rPr>
        <w:rFonts w:ascii="Courier New" w:hAnsi="Courier New" w:cs="Courier New" w:hint="default"/>
      </w:rPr>
    </w:lvl>
    <w:lvl w:ilvl="8" w:tplc="0C0A0005" w:tentative="1">
      <w:start w:val="1"/>
      <w:numFmt w:val="bullet"/>
      <w:lvlText w:val=""/>
      <w:lvlJc w:val="left"/>
      <w:pPr>
        <w:ind w:left="9458" w:hanging="360"/>
      </w:pPr>
      <w:rPr>
        <w:rFonts w:ascii="Wingdings" w:hAnsi="Wingdings" w:hint="default"/>
      </w:rPr>
    </w:lvl>
  </w:abstractNum>
  <w:abstractNum w:abstractNumId="21" w15:restartNumberingAfterBreak="0">
    <w:nsid w:val="48A24043"/>
    <w:multiLevelType w:val="hybridMultilevel"/>
    <w:tmpl w:val="FD9287E2"/>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22" w15:restartNumberingAfterBreak="0">
    <w:nsid w:val="4B053C19"/>
    <w:multiLevelType w:val="multilevel"/>
    <w:tmpl w:val="100A001F"/>
    <w:lvl w:ilvl="0">
      <w:start w:val="1"/>
      <w:numFmt w:val="decimal"/>
      <w:lvlText w:val="%1."/>
      <w:lvlJc w:val="left"/>
      <w:pPr>
        <w:ind w:left="360" w:hanging="360"/>
      </w:pPr>
      <w:rPr>
        <w:rFonts w:hint="default"/>
        <w:b/>
        <w:bCs/>
        <w:color w:val="auto"/>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6E7F0D"/>
    <w:multiLevelType w:val="hybridMultilevel"/>
    <w:tmpl w:val="C888BB58"/>
    <w:lvl w:ilvl="0" w:tplc="0C0A0001">
      <w:start w:val="1"/>
      <w:numFmt w:val="bullet"/>
      <w:lvlText w:val=""/>
      <w:lvlJc w:val="left"/>
      <w:pPr>
        <w:ind w:left="4725" w:hanging="360"/>
      </w:pPr>
      <w:rPr>
        <w:rFonts w:ascii="Symbol" w:hAnsi="Symbol" w:hint="default"/>
      </w:rPr>
    </w:lvl>
    <w:lvl w:ilvl="1" w:tplc="0C0A0003" w:tentative="1">
      <w:start w:val="1"/>
      <w:numFmt w:val="bullet"/>
      <w:lvlText w:val="o"/>
      <w:lvlJc w:val="left"/>
      <w:pPr>
        <w:ind w:left="5445" w:hanging="360"/>
      </w:pPr>
      <w:rPr>
        <w:rFonts w:ascii="Courier New" w:hAnsi="Courier New" w:cs="Courier New" w:hint="default"/>
      </w:rPr>
    </w:lvl>
    <w:lvl w:ilvl="2" w:tplc="0C0A0005" w:tentative="1">
      <w:start w:val="1"/>
      <w:numFmt w:val="bullet"/>
      <w:lvlText w:val=""/>
      <w:lvlJc w:val="left"/>
      <w:pPr>
        <w:ind w:left="6165" w:hanging="360"/>
      </w:pPr>
      <w:rPr>
        <w:rFonts w:ascii="Wingdings" w:hAnsi="Wingdings" w:hint="default"/>
      </w:rPr>
    </w:lvl>
    <w:lvl w:ilvl="3" w:tplc="0C0A0001" w:tentative="1">
      <w:start w:val="1"/>
      <w:numFmt w:val="bullet"/>
      <w:lvlText w:val=""/>
      <w:lvlJc w:val="left"/>
      <w:pPr>
        <w:ind w:left="6885" w:hanging="360"/>
      </w:pPr>
      <w:rPr>
        <w:rFonts w:ascii="Symbol" w:hAnsi="Symbol" w:hint="default"/>
      </w:rPr>
    </w:lvl>
    <w:lvl w:ilvl="4" w:tplc="0C0A0003" w:tentative="1">
      <w:start w:val="1"/>
      <w:numFmt w:val="bullet"/>
      <w:lvlText w:val="o"/>
      <w:lvlJc w:val="left"/>
      <w:pPr>
        <w:ind w:left="7605" w:hanging="360"/>
      </w:pPr>
      <w:rPr>
        <w:rFonts w:ascii="Courier New" w:hAnsi="Courier New" w:cs="Courier New" w:hint="default"/>
      </w:rPr>
    </w:lvl>
    <w:lvl w:ilvl="5" w:tplc="0C0A0005" w:tentative="1">
      <w:start w:val="1"/>
      <w:numFmt w:val="bullet"/>
      <w:lvlText w:val=""/>
      <w:lvlJc w:val="left"/>
      <w:pPr>
        <w:ind w:left="8325" w:hanging="360"/>
      </w:pPr>
      <w:rPr>
        <w:rFonts w:ascii="Wingdings" w:hAnsi="Wingdings" w:hint="default"/>
      </w:rPr>
    </w:lvl>
    <w:lvl w:ilvl="6" w:tplc="0C0A0001" w:tentative="1">
      <w:start w:val="1"/>
      <w:numFmt w:val="bullet"/>
      <w:lvlText w:val=""/>
      <w:lvlJc w:val="left"/>
      <w:pPr>
        <w:ind w:left="9045" w:hanging="360"/>
      </w:pPr>
      <w:rPr>
        <w:rFonts w:ascii="Symbol" w:hAnsi="Symbol" w:hint="default"/>
      </w:rPr>
    </w:lvl>
    <w:lvl w:ilvl="7" w:tplc="0C0A0003" w:tentative="1">
      <w:start w:val="1"/>
      <w:numFmt w:val="bullet"/>
      <w:lvlText w:val="o"/>
      <w:lvlJc w:val="left"/>
      <w:pPr>
        <w:ind w:left="9765" w:hanging="360"/>
      </w:pPr>
      <w:rPr>
        <w:rFonts w:ascii="Courier New" w:hAnsi="Courier New" w:cs="Courier New" w:hint="default"/>
      </w:rPr>
    </w:lvl>
    <w:lvl w:ilvl="8" w:tplc="0C0A0005" w:tentative="1">
      <w:start w:val="1"/>
      <w:numFmt w:val="bullet"/>
      <w:lvlText w:val=""/>
      <w:lvlJc w:val="left"/>
      <w:pPr>
        <w:ind w:left="10485" w:hanging="360"/>
      </w:pPr>
      <w:rPr>
        <w:rFonts w:ascii="Wingdings" w:hAnsi="Wingdings" w:hint="default"/>
      </w:rPr>
    </w:lvl>
  </w:abstractNum>
  <w:abstractNum w:abstractNumId="24" w15:restartNumberingAfterBreak="0">
    <w:nsid w:val="4DB71A03"/>
    <w:multiLevelType w:val="hybridMultilevel"/>
    <w:tmpl w:val="49244AD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25" w15:restartNumberingAfterBreak="0">
    <w:nsid w:val="594D2269"/>
    <w:multiLevelType w:val="hybridMultilevel"/>
    <w:tmpl w:val="A4388040"/>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6" w15:restartNumberingAfterBreak="0">
    <w:nsid w:val="5BF057FA"/>
    <w:multiLevelType w:val="multilevel"/>
    <w:tmpl w:val="100A001F"/>
    <w:lvl w:ilvl="0">
      <w:start w:val="1"/>
      <w:numFmt w:val="decimal"/>
      <w:lvlText w:val="%1."/>
      <w:lvlJc w:val="left"/>
      <w:pPr>
        <w:ind w:left="360" w:hanging="360"/>
      </w:pPr>
    </w:lvl>
    <w:lvl w:ilvl="1">
      <w:start w:val="1"/>
      <w:numFmt w:val="decimal"/>
      <w:lvlText w:val="%1.%2."/>
      <w:lvlJc w:val="left"/>
      <w:pPr>
        <w:ind w:left="29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CE15F2"/>
    <w:multiLevelType w:val="hybridMultilevel"/>
    <w:tmpl w:val="55343A2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28" w15:restartNumberingAfterBreak="0">
    <w:nsid w:val="5F493FC9"/>
    <w:multiLevelType w:val="multilevel"/>
    <w:tmpl w:val="26D636F0"/>
    <w:lvl w:ilvl="0">
      <w:start w:val="1"/>
      <w:numFmt w:val="decimal"/>
      <w:pStyle w:val="Ttulo2"/>
      <w:lvlText w:val="%1."/>
      <w:lvlJc w:val="left"/>
      <w:pPr>
        <w:ind w:left="360" w:hanging="360"/>
      </w:pPr>
      <w:rPr>
        <w:rFonts w:hint="default"/>
      </w:rPr>
    </w:lvl>
    <w:lvl w:ilvl="1">
      <w:start w:val="1"/>
      <w:numFmt w:val="decimal"/>
      <w:pStyle w:val="Ttulo3"/>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4"/>
      <w:lvlText w:val="%1.%2.%3."/>
      <w:lvlJc w:val="left"/>
      <w:pPr>
        <w:ind w:left="1224" w:hanging="504"/>
      </w:pPr>
      <w:rPr>
        <w:rFonts w:hint="default"/>
      </w:rPr>
    </w:lvl>
    <w:lvl w:ilvl="3">
      <w:start w:val="1"/>
      <w:numFmt w:val="decimal"/>
      <w:pStyle w:val="Ttulo5"/>
      <w:lvlText w:val="%1.%2.%3.%4."/>
      <w:lvlJc w:val="left"/>
      <w:pPr>
        <w:ind w:left="2350" w:hanging="648"/>
      </w:pPr>
      <w:rPr>
        <w:rFonts w:hint="default"/>
        <w:b w:val="0"/>
        <w:bCs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D7C7F"/>
    <w:multiLevelType w:val="hybridMultilevel"/>
    <w:tmpl w:val="A9C8F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3C25CDB"/>
    <w:multiLevelType w:val="multilevel"/>
    <w:tmpl w:val="CDBAF380"/>
    <w:lvl w:ilvl="0">
      <w:start w:val="1"/>
      <w:numFmt w:val="bullet"/>
      <w:lvlText w:val=""/>
      <w:lvlJc w:val="left"/>
      <w:pPr>
        <w:ind w:left="6310" w:hanging="360"/>
      </w:pPr>
      <w:rPr>
        <w:rFonts w:ascii="Symbol" w:hAnsi="Symbol" w:hint="default"/>
        <w:b/>
        <w:bCs/>
      </w:rPr>
    </w:lvl>
    <w:lvl w:ilvl="1">
      <w:start w:val="1"/>
      <w:numFmt w:val="decimal"/>
      <w:lvlText w:val="%1.%2."/>
      <w:lvlJc w:val="left"/>
      <w:pPr>
        <w:ind w:left="6742" w:hanging="432"/>
      </w:pPr>
    </w:lvl>
    <w:lvl w:ilvl="2">
      <w:start w:val="1"/>
      <w:numFmt w:val="decimal"/>
      <w:lvlText w:val="%1.%2.%3."/>
      <w:lvlJc w:val="left"/>
      <w:pPr>
        <w:ind w:left="7174" w:hanging="504"/>
      </w:pPr>
    </w:lvl>
    <w:lvl w:ilvl="3">
      <w:start w:val="1"/>
      <w:numFmt w:val="decimal"/>
      <w:lvlText w:val="%1.%2.%3.%4."/>
      <w:lvlJc w:val="left"/>
      <w:pPr>
        <w:ind w:left="7678" w:hanging="648"/>
      </w:pPr>
    </w:lvl>
    <w:lvl w:ilvl="4">
      <w:start w:val="1"/>
      <w:numFmt w:val="decimal"/>
      <w:lvlText w:val="%1.%2.%3.%4.%5."/>
      <w:lvlJc w:val="left"/>
      <w:pPr>
        <w:ind w:left="8182" w:hanging="792"/>
      </w:pPr>
    </w:lvl>
    <w:lvl w:ilvl="5">
      <w:start w:val="1"/>
      <w:numFmt w:val="decimal"/>
      <w:lvlText w:val="%1.%2.%3.%4.%5.%6."/>
      <w:lvlJc w:val="left"/>
      <w:pPr>
        <w:ind w:left="8686" w:hanging="936"/>
      </w:pPr>
    </w:lvl>
    <w:lvl w:ilvl="6">
      <w:start w:val="1"/>
      <w:numFmt w:val="decimal"/>
      <w:lvlText w:val="%1.%2.%3.%4.%5.%6.%7."/>
      <w:lvlJc w:val="left"/>
      <w:pPr>
        <w:ind w:left="9190" w:hanging="1080"/>
      </w:pPr>
    </w:lvl>
    <w:lvl w:ilvl="7">
      <w:start w:val="1"/>
      <w:numFmt w:val="decimal"/>
      <w:lvlText w:val="%1.%2.%3.%4.%5.%6.%7.%8."/>
      <w:lvlJc w:val="left"/>
      <w:pPr>
        <w:ind w:left="9694" w:hanging="1224"/>
      </w:pPr>
    </w:lvl>
    <w:lvl w:ilvl="8">
      <w:start w:val="1"/>
      <w:numFmt w:val="decimal"/>
      <w:lvlText w:val="%1.%2.%3.%4.%5.%6.%7.%8.%9."/>
      <w:lvlJc w:val="left"/>
      <w:pPr>
        <w:ind w:left="10270" w:hanging="1440"/>
      </w:pPr>
    </w:lvl>
  </w:abstractNum>
  <w:abstractNum w:abstractNumId="31" w15:restartNumberingAfterBreak="0">
    <w:nsid w:val="651C2992"/>
    <w:multiLevelType w:val="hybridMultilevel"/>
    <w:tmpl w:val="DD28CB2E"/>
    <w:lvl w:ilvl="0" w:tplc="0C0A0001">
      <w:start w:val="1"/>
      <w:numFmt w:val="bullet"/>
      <w:lvlText w:val=""/>
      <w:lvlJc w:val="left"/>
      <w:pPr>
        <w:ind w:left="4548" w:hanging="360"/>
      </w:pPr>
      <w:rPr>
        <w:rFonts w:ascii="Symbol" w:hAnsi="Symbol" w:hint="default"/>
      </w:rPr>
    </w:lvl>
    <w:lvl w:ilvl="1" w:tplc="0C0A0003" w:tentative="1">
      <w:start w:val="1"/>
      <w:numFmt w:val="bullet"/>
      <w:lvlText w:val="o"/>
      <w:lvlJc w:val="left"/>
      <w:pPr>
        <w:ind w:left="5268" w:hanging="360"/>
      </w:pPr>
      <w:rPr>
        <w:rFonts w:ascii="Courier New" w:hAnsi="Courier New" w:cs="Courier New" w:hint="default"/>
      </w:rPr>
    </w:lvl>
    <w:lvl w:ilvl="2" w:tplc="0C0A0005" w:tentative="1">
      <w:start w:val="1"/>
      <w:numFmt w:val="bullet"/>
      <w:lvlText w:val=""/>
      <w:lvlJc w:val="left"/>
      <w:pPr>
        <w:ind w:left="5988" w:hanging="360"/>
      </w:pPr>
      <w:rPr>
        <w:rFonts w:ascii="Wingdings" w:hAnsi="Wingdings" w:hint="default"/>
      </w:rPr>
    </w:lvl>
    <w:lvl w:ilvl="3" w:tplc="0C0A0001" w:tentative="1">
      <w:start w:val="1"/>
      <w:numFmt w:val="bullet"/>
      <w:lvlText w:val=""/>
      <w:lvlJc w:val="left"/>
      <w:pPr>
        <w:ind w:left="6708" w:hanging="360"/>
      </w:pPr>
      <w:rPr>
        <w:rFonts w:ascii="Symbol" w:hAnsi="Symbol" w:hint="default"/>
      </w:rPr>
    </w:lvl>
    <w:lvl w:ilvl="4" w:tplc="0C0A0003" w:tentative="1">
      <w:start w:val="1"/>
      <w:numFmt w:val="bullet"/>
      <w:lvlText w:val="o"/>
      <w:lvlJc w:val="left"/>
      <w:pPr>
        <w:ind w:left="7428" w:hanging="360"/>
      </w:pPr>
      <w:rPr>
        <w:rFonts w:ascii="Courier New" w:hAnsi="Courier New" w:cs="Courier New" w:hint="default"/>
      </w:rPr>
    </w:lvl>
    <w:lvl w:ilvl="5" w:tplc="0C0A0005" w:tentative="1">
      <w:start w:val="1"/>
      <w:numFmt w:val="bullet"/>
      <w:lvlText w:val=""/>
      <w:lvlJc w:val="left"/>
      <w:pPr>
        <w:ind w:left="8148" w:hanging="360"/>
      </w:pPr>
      <w:rPr>
        <w:rFonts w:ascii="Wingdings" w:hAnsi="Wingdings" w:hint="default"/>
      </w:rPr>
    </w:lvl>
    <w:lvl w:ilvl="6" w:tplc="0C0A0001" w:tentative="1">
      <w:start w:val="1"/>
      <w:numFmt w:val="bullet"/>
      <w:lvlText w:val=""/>
      <w:lvlJc w:val="left"/>
      <w:pPr>
        <w:ind w:left="8868" w:hanging="360"/>
      </w:pPr>
      <w:rPr>
        <w:rFonts w:ascii="Symbol" w:hAnsi="Symbol" w:hint="default"/>
      </w:rPr>
    </w:lvl>
    <w:lvl w:ilvl="7" w:tplc="0C0A0003" w:tentative="1">
      <w:start w:val="1"/>
      <w:numFmt w:val="bullet"/>
      <w:lvlText w:val="o"/>
      <w:lvlJc w:val="left"/>
      <w:pPr>
        <w:ind w:left="9588" w:hanging="360"/>
      </w:pPr>
      <w:rPr>
        <w:rFonts w:ascii="Courier New" w:hAnsi="Courier New" w:cs="Courier New" w:hint="default"/>
      </w:rPr>
    </w:lvl>
    <w:lvl w:ilvl="8" w:tplc="0C0A0005" w:tentative="1">
      <w:start w:val="1"/>
      <w:numFmt w:val="bullet"/>
      <w:lvlText w:val=""/>
      <w:lvlJc w:val="left"/>
      <w:pPr>
        <w:ind w:left="10308" w:hanging="360"/>
      </w:pPr>
      <w:rPr>
        <w:rFonts w:ascii="Wingdings" w:hAnsi="Wingdings" w:hint="default"/>
      </w:rPr>
    </w:lvl>
  </w:abstractNum>
  <w:abstractNum w:abstractNumId="32" w15:restartNumberingAfterBreak="0">
    <w:nsid w:val="6AD00788"/>
    <w:multiLevelType w:val="hybridMultilevel"/>
    <w:tmpl w:val="466037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33" w15:restartNumberingAfterBreak="0">
    <w:nsid w:val="6AF34DAB"/>
    <w:multiLevelType w:val="hybridMultilevel"/>
    <w:tmpl w:val="1464B1DA"/>
    <w:lvl w:ilvl="0" w:tplc="AD201918">
      <w:start w:val="480"/>
      <w:numFmt w:val="decimal"/>
      <w:lvlText w:val="%1"/>
      <w:lvlJc w:val="left"/>
      <w:pPr>
        <w:ind w:left="669" w:hanging="360"/>
      </w:pPr>
      <w:rPr>
        <w:rFonts w:hint="default"/>
      </w:rPr>
    </w:lvl>
    <w:lvl w:ilvl="1" w:tplc="0C0A0019" w:tentative="1">
      <w:start w:val="1"/>
      <w:numFmt w:val="lowerLetter"/>
      <w:lvlText w:val="%2."/>
      <w:lvlJc w:val="left"/>
      <w:pPr>
        <w:ind w:left="1389" w:hanging="360"/>
      </w:pPr>
    </w:lvl>
    <w:lvl w:ilvl="2" w:tplc="0C0A001B" w:tentative="1">
      <w:start w:val="1"/>
      <w:numFmt w:val="lowerRoman"/>
      <w:lvlText w:val="%3."/>
      <w:lvlJc w:val="right"/>
      <w:pPr>
        <w:ind w:left="2109" w:hanging="180"/>
      </w:pPr>
    </w:lvl>
    <w:lvl w:ilvl="3" w:tplc="0C0A000F" w:tentative="1">
      <w:start w:val="1"/>
      <w:numFmt w:val="decimal"/>
      <w:lvlText w:val="%4."/>
      <w:lvlJc w:val="left"/>
      <w:pPr>
        <w:ind w:left="2829" w:hanging="360"/>
      </w:pPr>
    </w:lvl>
    <w:lvl w:ilvl="4" w:tplc="0C0A0019" w:tentative="1">
      <w:start w:val="1"/>
      <w:numFmt w:val="lowerLetter"/>
      <w:lvlText w:val="%5."/>
      <w:lvlJc w:val="left"/>
      <w:pPr>
        <w:ind w:left="3549" w:hanging="360"/>
      </w:pPr>
    </w:lvl>
    <w:lvl w:ilvl="5" w:tplc="0C0A001B" w:tentative="1">
      <w:start w:val="1"/>
      <w:numFmt w:val="lowerRoman"/>
      <w:lvlText w:val="%6."/>
      <w:lvlJc w:val="right"/>
      <w:pPr>
        <w:ind w:left="4269" w:hanging="180"/>
      </w:pPr>
    </w:lvl>
    <w:lvl w:ilvl="6" w:tplc="0C0A000F" w:tentative="1">
      <w:start w:val="1"/>
      <w:numFmt w:val="decimal"/>
      <w:lvlText w:val="%7."/>
      <w:lvlJc w:val="left"/>
      <w:pPr>
        <w:ind w:left="4989" w:hanging="360"/>
      </w:pPr>
    </w:lvl>
    <w:lvl w:ilvl="7" w:tplc="0C0A0019" w:tentative="1">
      <w:start w:val="1"/>
      <w:numFmt w:val="lowerLetter"/>
      <w:lvlText w:val="%8."/>
      <w:lvlJc w:val="left"/>
      <w:pPr>
        <w:ind w:left="5709" w:hanging="360"/>
      </w:pPr>
    </w:lvl>
    <w:lvl w:ilvl="8" w:tplc="0C0A001B" w:tentative="1">
      <w:start w:val="1"/>
      <w:numFmt w:val="lowerRoman"/>
      <w:lvlText w:val="%9."/>
      <w:lvlJc w:val="right"/>
      <w:pPr>
        <w:ind w:left="6429" w:hanging="180"/>
      </w:pPr>
    </w:lvl>
  </w:abstractNum>
  <w:abstractNum w:abstractNumId="34" w15:restartNumberingAfterBreak="0">
    <w:nsid w:val="6D1930D1"/>
    <w:multiLevelType w:val="hybridMultilevel"/>
    <w:tmpl w:val="14C29FFE"/>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5" w15:restartNumberingAfterBreak="0">
    <w:nsid w:val="7298053E"/>
    <w:multiLevelType w:val="hybridMultilevel"/>
    <w:tmpl w:val="30A6C130"/>
    <w:lvl w:ilvl="0" w:tplc="D302A3F4">
      <w:start w:val="1"/>
      <w:numFmt w:val="decimal"/>
      <w:lvlText w:val="3.%1"/>
      <w:lvlJc w:val="left"/>
      <w:pPr>
        <w:ind w:left="720" w:hanging="360"/>
      </w:pPr>
      <w:rPr>
        <w:rFonts w:hint="default"/>
      </w:rPr>
    </w:lvl>
    <w:lvl w:ilvl="1" w:tplc="0C0A0019">
      <w:start w:val="1"/>
      <w:numFmt w:val="lowerLetter"/>
      <w:lvlText w:val="%2."/>
      <w:lvlJc w:val="left"/>
      <w:pPr>
        <w:ind w:left="1440" w:hanging="360"/>
      </w:pPr>
    </w:lvl>
    <w:lvl w:ilvl="2" w:tplc="037ABB48">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6E7419F"/>
    <w:multiLevelType w:val="hybridMultilevel"/>
    <w:tmpl w:val="5EE86C7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37" w15:restartNumberingAfterBreak="0">
    <w:nsid w:val="771410F6"/>
    <w:multiLevelType w:val="hybridMultilevel"/>
    <w:tmpl w:val="9CA26C1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38" w15:restartNumberingAfterBreak="0">
    <w:nsid w:val="79B42E6A"/>
    <w:multiLevelType w:val="hybridMultilevel"/>
    <w:tmpl w:val="BCF23064"/>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39" w15:restartNumberingAfterBreak="0">
    <w:nsid w:val="7B1D6C68"/>
    <w:multiLevelType w:val="hybridMultilevel"/>
    <w:tmpl w:val="58AE8FB0"/>
    <w:lvl w:ilvl="0" w:tplc="0C0A0001">
      <w:start w:val="1"/>
      <w:numFmt w:val="bullet"/>
      <w:lvlText w:val=""/>
      <w:lvlJc w:val="left"/>
      <w:pPr>
        <w:ind w:left="1928" w:hanging="360"/>
      </w:pPr>
      <w:rPr>
        <w:rFonts w:ascii="Symbol" w:hAnsi="Symbol" w:cs="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cs="Wingdings" w:hint="default"/>
      </w:rPr>
    </w:lvl>
    <w:lvl w:ilvl="3" w:tplc="0C0A0001" w:tentative="1">
      <w:start w:val="1"/>
      <w:numFmt w:val="bullet"/>
      <w:lvlText w:val=""/>
      <w:lvlJc w:val="left"/>
      <w:pPr>
        <w:ind w:left="4088" w:hanging="360"/>
      </w:pPr>
      <w:rPr>
        <w:rFonts w:ascii="Symbol" w:hAnsi="Symbol" w:cs="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cs="Wingdings" w:hint="default"/>
      </w:rPr>
    </w:lvl>
    <w:lvl w:ilvl="6" w:tplc="0C0A0001" w:tentative="1">
      <w:start w:val="1"/>
      <w:numFmt w:val="bullet"/>
      <w:lvlText w:val=""/>
      <w:lvlJc w:val="left"/>
      <w:pPr>
        <w:ind w:left="6248" w:hanging="360"/>
      </w:pPr>
      <w:rPr>
        <w:rFonts w:ascii="Symbol" w:hAnsi="Symbol" w:cs="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cs="Wingdings" w:hint="default"/>
      </w:rPr>
    </w:lvl>
  </w:abstractNum>
  <w:abstractNum w:abstractNumId="40" w15:restartNumberingAfterBreak="0">
    <w:nsid w:val="7D9D568B"/>
    <w:multiLevelType w:val="hybridMultilevel"/>
    <w:tmpl w:val="CB74B9BE"/>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num w:numId="1">
    <w:abstractNumId w:val="28"/>
  </w:num>
  <w:num w:numId="2">
    <w:abstractNumId w:val="0"/>
  </w:num>
  <w:num w:numId="3">
    <w:abstractNumId w:val="32"/>
  </w:num>
  <w:num w:numId="4">
    <w:abstractNumId w:val="1"/>
  </w:num>
  <w:num w:numId="5">
    <w:abstractNumId w:val="12"/>
  </w:num>
  <w:num w:numId="6">
    <w:abstractNumId w:val="16"/>
  </w:num>
  <w:num w:numId="7">
    <w:abstractNumId w:val="3"/>
  </w:num>
  <w:num w:numId="8">
    <w:abstractNumId w:val="14"/>
  </w:num>
  <w:num w:numId="9">
    <w:abstractNumId w:val="6"/>
  </w:num>
  <w:num w:numId="10">
    <w:abstractNumId w:val="4"/>
  </w:num>
  <w:num w:numId="11">
    <w:abstractNumId w:val="26"/>
  </w:num>
  <w:num w:numId="12">
    <w:abstractNumId w:val="30"/>
  </w:num>
  <w:num w:numId="13">
    <w:abstractNumId w:val="17"/>
  </w:num>
  <w:num w:numId="14">
    <w:abstractNumId w:val="9"/>
  </w:num>
  <w:num w:numId="15">
    <w:abstractNumId w:val="15"/>
  </w:num>
  <w:num w:numId="16">
    <w:abstractNumId w:val="39"/>
  </w:num>
  <w:num w:numId="17">
    <w:abstractNumId w:val="11"/>
  </w:num>
  <w:num w:numId="18">
    <w:abstractNumId w:val="22"/>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7"/>
  </w:num>
  <w:num w:numId="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38"/>
  </w:num>
  <w:num w:numId="27">
    <w:abstractNumId w:val="34"/>
  </w:num>
  <w:num w:numId="28">
    <w:abstractNumId w:val="3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40"/>
  </w:num>
  <w:num w:numId="32">
    <w:abstractNumId w:val="20"/>
  </w:num>
  <w:num w:numId="33">
    <w:abstractNumId w:val="23"/>
  </w:num>
  <w:num w:numId="34">
    <w:abstractNumId w:val="21"/>
  </w:num>
  <w:num w:numId="35">
    <w:abstractNumId w:val="28"/>
  </w:num>
  <w:num w:numId="36">
    <w:abstractNumId w:val="28"/>
  </w:num>
  <w:num w:numId="37">
    <w:abstractNumId w:val="28"/>
  </w:num>
  <w:num w:numId="38">
    <w:abstractNumId w:val="28"/>
  </w:num>
  <w:num w:numId="39">
    <w:abstractNumId w:val="35"/>
  </w:num>
  <w:num w:numId="40">
    <w:abstractNumId w:val="29"/>
  </w:num>
  <w:num w:numId="41">
    <w:abstractNumId w:val="33"/>
  </w:num>
  <w:num w:numId="42">
    <w:abstractNumId w:val="2"/>
  </w:num>
  <w:num w:numId="43">
    <w:abstractNumId w:val="28"/>
  </w:num>
  <w:num w:numId="44">
    <w:abstractNumId w:val="19"/>
  </w:num>
  <w:num w:numId="45">
    <w:abstractNumId w:val="25"/>
  </w:num>
  <w:num w:numId="46">
    <w:abstractNumId w:val="31"/>
  </w:num>
  <w:num w:numId="47">
    <w:abstractNumId w:val="36"/>
  </w:num>
  <w:num w:numId="48">
    <w:abstractNumId w:val="27"/>
  </w:num>
  <w:num w:numId="49">
    <w:abstractNumId w:val="8"/>
  </w:num>
  <w:num w:numId="50">
    <w:abstractNumId w:val="1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NOVATIO">
    <w15:presenceInfo w15:providerId="None" w15:userId="RENOVATIO"/>
  </w15:person>
  <w15:person w15:author="Walter Rivera">
    <w15:presenceInfo w15:providerId="Windows Live" w15:userId="f3cb9fbeac1d93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A30"/>
    <w:rsid w:val="00001987"/>
    <w:rsid w:val="000143EA"/>
    <w:rsid w:val="00022C4B"/>
    <w:rsid w:val="00024881"/>
    <w:rsid w:val="00030E29"/>
    <w:rsid w:val="000330AE"/>
    <w:rsid w:val="00033A2A"/>
    <w:rsid w:val="00033A45"/>
    <w:rsid w:val="00054BCE"/>
    <w:rsid w:val="00057514"/>
    <w:rsid w:val="000656BC"/>
    <w:rsid w:val="000722D5"/>
    <w:rsid w:val="00073735"/>
    <w:rsid w:val="00073D50"/>
    <w:rsid w:val="0007424F"/>
    <w:rsid w:val="00075DB8"/>
    <w:rsid w:val="00076936"/>
    <w:rsid w:val="0008531A"/>
    <w:rsid w:val="00086545"/>
    <w:rsid w:val="000904FB"/>
    <w:rsid w:val="0009114E"/>
    <w:rsid w:val="00091B8A"/>
    <w:rsid w:val="0009293F"/>
    <w:rsid w:val="000932EB"/>
    <w:rsid w:val="000960BA"/>
    <w:rsid w:val="000970F8"/>
    <w:rsid w:val="000A52EB"/>
    <w:rsid w:val="000B27AD"/>
    <w:rsid w:val="000B7EB5"/>
    <w:rsid w:val="000C2642"/>
    <w:rsid w:val="000C2BFA"/>
    <w:rsid w:val="000C57D4"/>
    <w:rsid w:val="000D5324"/>
    <w:rsid w:val="000D62BF"/>
    <w:rsid w:val="000E010F"/>
    <w:rsid w:val="000E1DE0"/>
    <w:rsid w:val="000E24BA"/>
    <w:rsid w:val="000E4395"/>
    <w:rsid w:val="000F0D14"/>
    <w:rsid w:val="000F19C4"/>
    <w:rsid w:val="000F4481"/>
    <w:rsid w:val="000F5143"/>
    <w:rsid w:val="000F5490"/>
    <w:rsid w:val="000F7836"/>
    <w:rsid w:val="001010B2"/>
    <w:rsid w:val="00101838"/>
    <w:rsid w:val="00103092"/>
    <w:rsid w:val="00106EFB"/>
    <w:rsid w:val="0011430E"/>
    <w:rsid w:val="00114F83"/>
    <w:rsid w:val="00115242"/>
    <w:rsid w:val="001155A7"/>
    <w:rsid w:val="00120185"/>
    <w:rsid w:val="0012446B"/>
    <w:rsid w:val="00130FA7"/>
    <w:rsid w:val="00135AB0"/>
    <w:rsid w:val="0014288A"/>
    <w:rsid w:val="00145157"/>
    <w:rsid w:val="0015282F"/>
    <w:rsid w:val="0015380E"/>
    <w:rsid w:val="001619CA"/>
    <w:rsid w:val="00163956"/>
    <w:rsid w:val="00165CFD"/>
    <w:rsid w:val="00182A56"/>
    <w:rsid w:val="00191230"/>
    <w:rsid w:val="001917C6"/>
    <w:rsid w:val="001928D6"/>
    <w:rsid w:val="001958C4"/>
    <w:rsid w:val="001A1F74"/>
    <w:rsid w:val="001A2B68"/>
    <w:rsid w:val="001B1D10"/>
    <w:rsid w:val="001B60F8"/>
    <w:rsid w:val="001B6844"/>
    <w:rsid w:val="001C12C9"/>
    <w:rsid w:val="001C1F96"/>
    <w:rsid w:val="001D3E55"/>
    <w:rsid w:val="001E10E1"/>
    <w:rsid w:val="001E252F"/>
    <w:rsid w:val="001F5ABE"/>
    <w:rsid w:val="001F7229"/>
    <w:rsid w:val="002116A4"/>
    <w:rsid w:val="00213AA5"/>
    <w:rsid w:val="00215F29"/>
    <w:rsid w:val="00226A3C"/>
    <w:rsid w:val="00234772"/>
    <w:rsid w:val="00234D7E"/>
    <w:rsid w:val="00241489"/>
    <w:rsid w:val="00241A0C"/>
    <w:rsid w:val="00245367"/>
    <w:rsid w:val="0024614F"/>
    <w:rsid w:val="0025096A"/>
    <w:rsid w:val="00253022"/>
    <w:rsid w:val="00255E9F"/>
    <w:rsid w:val="00262199"/>
    <w:rsid w:val="00262222"/>
    <w:rsid w:val="00262DB7"/>
    <w:rsid w:val="00266785"/>
    <w:rsid w:val="00273013"/>
    <w:rsid w:val="00273E3D"/>
    <w:rsid w:val="0027542B"/>
    <w:rsid w:val="0028079C"/>
    <w:rsid w:val="0028215D"/>
    <w:rsid w:val="00282EFE"/>
    <w:rsid w:val="00283802"/>
    <w:rsid w:val="00283EF6"/>
    <w:rsid w:val="00290F79"/>
    <w:rsid w:val="00295C2E"/>
    <w:rsid w:val="00297DBD"/>
    <w:rsid w:val="002A2CBE"/>
    <w:rsid w:val="002A69E6"/>
    <w:rsid w:val="002B1E98"/>
    <w:rsid w:val="002B350B"/>
    <w:rsid w:val="002B5628"/>
    <w:rsid w:val="002B58C6"/>
    <w:rsid w:val="002B5A00"/>
    <w:rsid w:val="002B7B92"/>
    <w:rsid w:val="002C1503"/>
    <w:rsid w:val="002C38D7"/>
    <w:rsid w:val="002C758E"/>
    <w:rsid w:val="002D2265"/>
    <w:rsid w:val="002D5552"/>
    <w:rsid w:val="002E0203"/>
    <w:rsid w:val="002E6D49"/>
    <w:rsid w:val="002E7FAD"/>
    <w:rsid w:val="002F24A2"/>
    <w:rsid w:val="002F25A8"/>
    <w:rsid w:val="003010E8"/>
    <w:rsid w:val="0031496F"/>
    <w:rsid w:val="0031666E"/>
    <w:rsid w:val="00316704"/>
    <w:rsid w:val="003168BA"/>
    <w:rsid w:val="00322F42"/>
    <w:rsid w:val="0032576E"/>
    <w:rsid w:val="003353C2"/>
    <w:rsid w:val="00340850"/>
    <w:rsid w:val="00342FCC"/>
    <w:rsid w:val="00344749"/>
    <w:rsid w:val="00346303"/>
    <w:rsid w:val="0035024E"/>
    <w:rsid w:val="00374CF8"/>
    <w:rsid w:val="00394A14"/>
    <w:rsid w:val="003A00FF"/>
    <w:rsid w:val="003A0C77"/>
    <w:rsid w:val="003A5928"/>
    <w:rsid w:val="003B31C9"/>
    <w:rsid w:val="003B3F93"/>
    <w:rsid w:val="003B6309"/>
    <w:rsid w:val="003B72FC"/>
    <w:rsid w:val="003C037A"/>
    <w:rsid w:val="003C1FD8"/>
    <w:rsid w:val="003C4FE5"/>
    <w:rsid w:val="003D1355"/>
    <w:rsid w:val="003D1A30"/>
    <w:rsid w:val="003D24A2"/>
    <w:rsid w:val="003D57B5"/>
    <w:rsid w:val="003D6D8B"/>
    <w:rsid w:val="003E2181"/>
    <w:rsid w:val="003E44D3"/>
    <w:rsid w:val="003E6DA7"/>
    <w:rsid w:val="003F3266"/>
    <w:rsid w:val="003F3A0E"/>
    <w:rsid w:val="00406233"/>
    <w:rsid w:val="00406BB5"/>
    <w:rsid w:val="00411D20"/>
    <w:rsid w:val="004123F4"/>
    <w:rsid w:val="00413E59"/>
    <w:rsid w:val="00415C8A"/>
    <w:rsid w:val="00417DA0"/>
    <w:rsid w:val="00422699"/>
    <w:rsid w:val="00426667"/>
    <w:rsid w:val="00431BF6"/>
    <w:rsid w:val="00433063"/>
    <w:rsid w:val="00433B32"/>
    <w:rsid w:val="00436C9B"/>
    <w:rsid w:val="00440883"/>
    <w:rsid w:val="00443505"/>
    <w:rsid w:val="00450978"/>
    <w:rsid w:val="00452C8C"/>
    <w:rsid w:val="004537D6"/>
    <w:rsid w:val="00454CB5"/>
    <w:rsid w:val="00457246"/>
    <w:rsid w:val="00457376"/>
    <w:rsid w:val="004669EE"/>
    <w:rsid w:val="00471A63"/>
    <w:rsid w:val="00472716"/>
    <w:rsid w:val="0048478B"/>
    <w:rsid w:val="004859BC"/>
    <w:rsid w:val="00497C2C"/>
    <w:rsid w:val="004A5021"/>
    <w:rsid w:val="004C2291"/>
    <w:rsid w:val="004C438B"/>
    <w:rsid w:val="004D2085"/>
    <w:rsid w:val="004D3C44"/>
    <w:rsid w:val="004E05D6"/>
    <w:rsid w:val="004E1692"/>
    <w:rsid w:val="004F257B"/>
    <w:rsid w:val="004F4697"/>
    <w:rsid w:val="004F64C7"/>
    <w:rsid w:val="00501800"/>
    <w:rsid w:val="00502473"/>
    <w:rsid w:val="00503370"/>
    <w:rsid w:val="0050508F"/>
    <w:rsid w:val="005107AC"/>
    <w:rsid w:val="00512682"/>
    <w:rsid w:val="005176AB"/>
    <w:rsid w:val="00521023"/>
    <w:rsid w:val="005217B4"/>
    <w:rsid w:val="00521AE9"/>
    <w:rsid w:val="00530273"/>
    <w:rsid w:val="0053235E"/>
    <w:rsid w:val="005339B3"/>
    <w:rsid w:val="00536167"/>
    <w:rsid w:val="00544CCD"/>
    <w:rsid w:val="00551FF0"/>
    <w:rsid w:val="005557EE"/>
    <w:rsid w:val="00555ED6"/>
    <w:rsid w:val="00556319"/>
    <w:rsid w:val="00557E0C"/>
    <w:rsid w:val="00560110"/>
    <w:rsid w:val="00566627"/>
    <w:rsid w:val="00566A8B"/>
    <w:rsid w:val="0057405F"/>
    <w:rsid w:val="00574D76"/>
    <w:rsid w:val="0058180E"/>
    <w:rsid w:val="00581885"/>
    <w:rsid w:val="00582CE8"/>
    <w:rsid w:val="00585F36"/>
    <w:rsid w:val="00593E7D"/>
    <w:rsid w:val="005A1C9A"/>
    <w:rsid w:val="005A54DD"/>
    <w:rsid w:val="005B1BDE"/>
    <w:rsid w:val="005B2C6F"/>
    <w:rsid w:val="005B78B2"/>
    <w:rsid w:val="005E34F8"/>
    <w:rsid w:val="005E3947"/>
    <w:rsid w:val="005F1F30"/>
    <w:rsid w:val="005F347B"/>
    <w:rsid w:val="0060005F"/>
    <w:rsid w:val="00600466"/>
    <w:rsid w:val="006037DA"/>
    <w:rsid w:val="00603987"/>
    <w:rsid w:val="00604A51"/>
    <w:rsid w:val="00605229"/>
    <w:rsid w:val="00605750"/>
    <w:rsid w:val="00607980"/>
    <w:rsid w:val="00611032"/>
    <w:rsid w:val="00613531"/>
    <w:rsid w:val="00614C22"/>
    <w:rsid w:val="00616364"/>
    <w:rsid w:val="00616B09"/>
    <w:rsid w:val="00622FB1"/>
    <w:rsid w:val="006264AC"/>
    <w:rsid w:val="00631D47"/>
    <w:rsid w:val="006403C0"/>
    <w:rsid w:val="006416E9"/>
    <w:rsid w:val="00657CD1"/>
    <w:rsid w:val="00657E1E"/>
    <w:rsid w:val="00663EB1"/>
    <w:rsid w:val="0066495D"/>
    <w:rsid w:val="0067091D"/>
    <w:rsid w:val="0067186A"/>
    <w:rsid w:val="00673C43"/>
    <w:rsid w:val="00676F91"/>
    <w:rsid w:val="00681997"/>
    <w:rsid w:val="00682072"/>
    <w:rsid w:val="0068247B"/>
    <w:rsid w:val="0068401B"/>
    <w:rsid w:val="00685D1C"/>
    <w:rsid w:val="00693CEC"/>
    <w:rsid w:val="006A562D"/>
    <w:rsid w:val="006A6D15"/>
    <w:rsid w:val="006A76DD"/>
    <w:rsid w:val="006B25E8"/>
    <w:rsid w:val="006B2EF4"/>
    <w:rsid w:val="006C0C8E"/>
    <w:rsid w:val="006C202D"/>
    <w:rsid w:val="006C3C02"/>
    <w:rsid w:val="006C41D6"/>
    <w:rsid w:val="006D3BC2"/>
    <w:rsid w:val="006D6F54"/>
    <w:rsid w:val="006D7988"/>
    <w:rsid w:val="006F203C"/>
    <w:rsid w:val="006F3412"/>
    <w:rsid w:val="006F383E"/>
    <w:rsid w:val="006F7BFD"/>
    <w:rsid w:val="0070442D"/>
    <w:rsid w:val="00704ABB"/>
    <w:rsid w:val="00705C28"/>
    <w:rsid w:val="00716CB8"/>
    <w:rsid w:val="007215B3"/>
    <w:rsid w:val="00735741"/>
    <w:rsid w:val="007360A4"/>
    <w:rsid w:val="007365C5"/>
    <w:rsid w:val="00740506"/>
    <w:rsid w:val="0074055B"/>
    <w:rsid w:val="00754C55"/>
    <w:rsid w:val="00755E06"/>
    <w:rsid w:val="00756395"/>
    <w:rsid w:val="00772223"/>
    <w:rsid w:val="007741EE"/>
    <w:rsid w:val="00786700"/>
    <w:rsid w:val="007A1B43"/>
    <w:rsid w:val="007A2B43"/>
    <w:rsid w:val="007A7BFC"/>
    <w:rsid w:val="007B333F"/>
    <w:rsid w:val="007B3657"/>
    <w:rsid w:val="007B3F48"/>
    <w:rsid w:val="007B421A"/>
    <w:rsid w:val="007B4CC4"/>
    <w:rsid w:val="007B72B1"/>
    <w:rsid w:val="007C0304"/>
    <w:rsid w:val="007C5ADE"/>
    <w:rsid w:val="007E4178"/>
    <w:rsid w:val="007F28AB"/>
    <w:rsid w:val="00801DF0"/>
    <w:rsid w:val="0080227D"/>
    <w:rsid w:val="008074D1"/>
    <w:rsid w:val="00810C5A"/>
    <w:rsid w:val="008111BA"/>
    <w:rsid w:val="00812FF2"/>
    <w:rsid w:val="0081533E"/>
    <w:rsid w:val="00816DC8"/>
    <w:rsid w:val="00822A1F"/>
    <w:rsid w:val="008234B2"/>
    <w:rsid w:val="008254DC"/>
    <w:rsid w:val="008270E2"/>
    <w:rsid w:val="00844B0D"/>
    <w:rsid w:val="008450C3"/>
    <w:rsid w:val="00845CC8"/>
    <w:rsid w:val="0085144B"/>
    <w:rsid w:val="00852033"/>
    <w:rsid w:val="00854924"/>
    <w:rsid w:val="008555FC"/>
    <w:rsid w:val="00856406"/>
    <w:rsid w:val="00881E66"/>
    <w:rsid w:val="0088287F"/>
    <w:rsid w:val="0088570A"/>
    <w:rsid w:val="00886B1A"/>
    <w:rsid w:val="00891B8E"/>
    <w:rsid w:val="00893251"/>
    <w:rsid w:val="00894A2C"/>
    <w:rsid w:val="00894C0C"/>
    <w:rsid w:val="0089702A"/>
    <w:rsid w:val="008974CF"/>
    <w:rsid w:val="00897590"/>
    <w:rsid w:val="008A0502"/>
    <w:rsid w:val="008A1F76"/>
    <w:rsid w:val="008B58C3"/>
    <w:rsid w:val="008B5A67"/>
    <w:rsid w:val="008B7211"/>
    <w:rsid w:val="008C14F8"/>
    <w:rsid w:val="008C20F5"/>
    <w:rsid w:val="008C3036"/>
    <w:rsid w:val="008C355F"/>
    <w:rsid w:val="008C5EBC"/>
    <w:rsid w:val="008C609E"/>
    <w:rsid w:val="008C7574"/>
    <w:rsid w:val="008D2CE6"/>
    <w:rsid w:val="008D3876"/>
    <w:rsid w:val="008E1619"/>
    <w:rsid w:val="008E3792"/>
    <w:rsid w:val="008E4B20"/>
    <w:rsid w:val="008E65F2"/>
    <w:rsid w:val="008F16B6"/>
    <w:rsid w:val="008F27CB"/>
    <w:rsid w:val="008F2981"/>
    <w:rsid w:val="008F7FE8"/>
    <w:rsid w:val="00900FCD"/>
    <w:rsid w:val="009016BA"/>
    <w:rsid w:val="00902202"/>
    <w:rsid w:val="00904A50"/>
    <w:rsid w:val="00907A63"/>
    <w:rsid w:val="00910774"/>
    <w:rsid w:val="00912549"/>
    <w:rsid w:val="0091454A"/>
    <w:rsid w:val="00920E50"/>
    <w:rsid w:val="00924D0E"/>
    <w:rsid w:val="009256B3"/>
    <w:rsid w:val="00926B53"/>
    <w:rsid w:val="00927F36"/>
    <w:rsid w:val="00931388"/>
    <w:rsid w:val="009317F7"/>
    <w:rsid w:val="00931EC7"/>
    <w:rsid w:val="00932B07"/>
    <w:rsid w:val="0093427D"/>
    <w:rsid w:val="00950774"/>
    <w:rsid w:val="00952163"/>
    <w:rsid w:val="00954FEE"/>
    <w:rsid w:val="00957E5A"/>
    <w:rsid w:val="00962F35"/>
    <w:rsid w:val="00964D3A"/>
    <w:rsid w:val="00967EDB"/>
    <w:rsid w:val="00970EC9"/>
    <w:rsid w:val="0097355F"/>
    <w:rsid w:val="00974509"/>
    <w:rsid w:val="00977C76"/>
    <w:rsid w:val="00981BA5"/>
    <w:rsid w:val="00982172"/>
    <w:rsid w:val="00982EC7"/>
    <w:rsid w:val="00986168"/>
    <w:rsid w:val="00986F12"/>
    <w:rsid w:val="00987601"/>
    <w:rsid w:val="00987710"/>
    <w:rsid w:val="00994AC3"/>
    <w:rsid w:val="00996C85"/>
    <w:rsid w:val="00997052"/>
    <w:rsid w:val="009A063E"/>
    <w:rsid w:val="009A0825"/>
    <w:rsid w:val="009A56E4"/>
    <w:rsid w:val="009B2A9C"/>
    <w:rsid w:val="009B2B0F"/>
    <w:rsid w:val="009B5A2D"/>
    <w:rsid w:val="009B5A88"/>
    <w:rsid w:val="009C4933"/>
    <w:rsid w:val="009C6A49"/>
    <w:rsid w:val="009C789E"/>
    <w:rsid w:val="009D2A60"/>
    <w:rsid w:val="009D3C6E"/>
    <w:rsid w:val="009D719C"/>
    <w:rsid w:val="009E2B78"/>
    <w:rsid w:val="009E474A"/>
    <w:rsid w:val="009E73E1"/>
    <w:rsid w:val="009E74A6"/>
    <w:rsid w:val="009E7533"/>
    <w:rsid w:val="009F5040"/>
    <w:rsid w:val="009F7C35"/>
    <w:rsid w:val="00A00D25"/>
    <w:rsid w:val="00A0592F"/>
    <w:rsid w:val="00A148F6"/>
    <w:rsid w:val="00A17653"/>
    <w:rsid w:val="00A21D0F"/>
    <w:rsid w:val="00A25270"/>
    <w:rsid w:val="00A25B2D"/>
    <w:rsid w:val="00A25BF1"/>
    <w:rsid w:val="00A26954"/>
    <w:rsid w:val="00A3077D"/>
    <w:rsid w:val="00A30E99"/>
    <w:rsid w:val="00A31BDB"/>
    <w:rsid w:val="00A47B0E"/>
    <w:rsid w:val="00A57975"/>
    <w:rsid w:val="00A57B92"/>
    <w:rsid w:val="00A60E6A"/>
    <w:rsid w:val="00A61613"/>
    <w:rsid w:val="00A633CE"/>
    <w:rsid w:val="00A6663D"/>
    <w:rsid w:val="00A714BC"/>
    <w:rsid w:val="00A727EC"/>
    <w:rsid w:val="00A76404"/>
    <w:rsid w:val="00A76E35"/>
    <w:rsid w:val="00A80BBB"/>
    <w:rsid w:val="00A86C1D"/>
    <w:rsid w:val="00A90589"/>
    <w:rsid w:val="00A90839"/>
    <w:rsid w:val="00A92C01"/>
    <w:rsid w:val="00A97F29"/>
    <w:rsid w:val="00AA2CF8"/>
    <w:rsid w:val="00AA639C"/>
    <w:rsid w:val="00AA7EB4"/>
    <w:rsid w:val="00AB089A"/>
    <w:rsid w:val="00AB2560"/>
    <w:rsid w:val="00AB29FC"/>
    <w:rsid w:val="00AB2E9E"/>
    <w:rsid w:val="00AB742E"/>
    <w:rsid w:val="00AC05A6"/>
    <w:rsid w:val="00AC4592"/>
    <w:rsid w:val="00AD0013"/>
    <w:rsid w:val="00AD064A"/>
    <w:rsid w:val="00AE1D1C"/>
    <w:rsid w:val="00AE3A69"/>
    <w:rsid w:val="00AE61E5"/>
    <w:rsid w:val="00AF0EC5"/>
    <w:rsid w:val="00AF1675"/>
    <w:rsid w:val="00AF64DD"/>
    <w:rsid w:val="00B0350C"/>
    <w:rsid w:val="00B0370E"/>
    <w:rsid w:val="00B03CFB"/>
    <w:rsid w:val="00B075B8"/>
    <w:rsid w:val="00B12A73"/>
    <w:rsid w:val="00B12DE9"/>
    <w:rsid w:val="00B138A5"/>
    <w:rsid w:val="00B156BD"/>
    <w:rsid w:val="00B1682B"/>
    <w:rsid w:val="00B17437"/>
    <w:rsid w:val="00B21D28"/>
    <w:rsid w:val="00B257C4"/>
    <w:rsid w:val="00B31BAD"/>
    <w:rsid w:val="00B33555"/>
    <w:rsid w:val="00B364C3"/>
    <w:rsid w:val="00B46E26"/>
    <w:rsid w:val="00B5147B"/>
    <w:rsid w:val="00B55293"/>
    <w:rsid w:val="00B5531D"/>
    <w:rsid w:val="00B703B4"/>
    <w:rsid w:val="00B70D5C"/>
    <w:rsid w:val="00B71C16"/>
    <w:rsid w:val="00B7214D"/>
    <w:rsid w:val="00B72849"/>
    <w:rsid w:val="00B74507"/>
    <w:rsid w:val="00B823E7"/>
    <w:rsid w:val="00B84A25"/>
    <w:rsid w:val="00B85FCD"/>
    <w:rsid w:val="00BA183D"/>
    <w:rsid w:val="00BB4600"/>
    <w:rsid w:val="00BC2C94"/>
    <w:rsid w:val="00BC3074"/>
    <w:rsid w:val="00BC50DC"/>
    <w:rsid w:val="00BC73FA"/>
    <w:rsid w:val="00BC7EA1"/>
    <w:rsid w:val="00BD2854"/>
    <w:rsid w:val="00BD295F"/>
    <w:rsid w:val="00BD509D"/>
    <w:rsid w:val="00BD5B65"/>
    <w:rsid w:val="00BE00D9"/>
    <w:rsid w:val="00BE0700"/>
    <w:rsid w:val="00BE25B9"/>
    <w:rsid w:val="00BE33CE"/>
    <w:rsid w:val="00BE5832"/>
    <w:rsid w:val="00C00B91"/>
    <w:rsid w:val="00C04CF9"/>
    <w:rsid w:val="00C06A87"/>
    <w:rsid w:val="00C12FB9"/>
    <w:rsid w:val="00C13011"/>
    <w:rsid w:val="00C15066"/>
    <w:rsid w:val="00C214BB"/>
    <w:rsid w:val="00C245AE"/>
    <w:rsid w:val="00C25F49"/>
    <w:rsid w:val="00C26A14"/>
    <w:rsid w:val="00C349FE"/>
    <w:rsid w:val="00C364F8"/>
    <w:rsid w:val="00C370F8"/>
    <w:rsid w:val="00C4053D"/>
    <w:rsid w:val="00C40541"/>
    <w:rsid w:val="00C4566E"/>
    <w:rsid w:val="00C5019D"/>
    <w:rsid w:val="00C56430"/>
    <w:rsid w:val="00C801AC"/>
    <w:rsid w:val="00C81DA9"/>
    <w:rsid w:val="00C82BB8"/>
    <w:rsid w:val="00C86D7D"/>
    <w:rsid w:val="00C87C49"/>
    <w:rsid w:val="00C95A3B"/>
    <w:rsid w:val="00CA5D34"/>
    <w:rsid w:val="00CA795C"/>
    <w:rsid w:val="00CB230D"/>
    <w:rsid w:val="00CB28E8"/>
    <w:rsid w:val="00CB422B"/>
    <w:rsid w:val="00CB6771"/>
    <w:rsid w:val="00CC08A9"/>
    <w:rsid w:val="00CC229D"/>
    <w:rsid w:val="00CC25ED"/>
    <w:rsid w:val="00CC6F6C"/>
    <w:rsid w:val="00CD02B1"/>
    <w:rsid w:val="00CD0CF3"/>
    <w:rsid w:val="00CD3F0F"/>
    <w:rsid w:val="00CE105B"/>
    <w:rsid w:val="00CE1490"/>
    <w:rsid w:val="00CE18B6"/>
    <w:rsid w:val="00CE1964"/>
    <w:rsid w:val="00CE5B75"/>
    <w:rsid w:val="00CE6586"/>
    <w:rsid w:val="00CF24EC"/>
    <w:rsid w:val="00CF3988"/>
    <w:rsid w:val="00CF40F2"/>
    <w:rsid w:val="00CF4AE1"/>
    <w:rsid w:val="00D109AF"/>
    <w:rsid w:val="00D10F71"/>
    <w:rsid w:val="00D153C6"/>
    <w:rsid w:val="00D15DD9"/>
    <w:rsid w:val="00D17BC3"/>
    <w:rsid w:val="00D25E37"/>
    <w:rsid w:val="00D268B8"/>
    <w:rsid w:val="00D30043"/>
    <w:rsid w:val="00D3261D"/>
    <w:rsid w:val="00D32C82"/>
    <w:rsid w:val="00D4498A"/>
    <w:rsid w:val="00D56B07"/>
    <w:rsid w:val="00D6187C"/>
    <w:rsid w:val="00D6291D"/>
    <w:rsid w:val="00D64B9B"/>
    <w:rsid w:val="00D6587E"/>
    <w:rsid w:val="00D65D63"/>
    <w:rsid w:val="00D70CBD"/>
    <w:rsid w:val="00D8142A"/>
    <w:rsid w:val="00D82876"/>
    <w:rsid w:val="00D83DC2"/>
    <w:rsid w:val="00D8404F"/>
    <w:rsid w:val="00D85DDD"/>
    <w:rsid w:val="00D8614F"/>
    <w:rsid w:val="00D96D2F"/>
    <w:rsid w:val="00DA6694"/>
    <w:rsid w:val="00DA74A4"/>
    <w:rsid w:val="00DA7805"/>
    <w:rsid w:val="00DB237A"/>
    <w:rsid w:val="00DB5F78"/>
    <w:rsid w:val="00DC0622"/>
    <w:rsid w:val="00DC28A6"/>
    <w:rsid w:val="00DC28C9"/>
    <w:rsid w:val="00DC56F2"/>
    <w:rsid w:val="00DD5001"/>
    <w:rsid w:val="00DE2B40"/>
    <w:rsid w:val="00DF25A6"/>
    <w:rsid w:val="00DF4580"/>
    <w:rsid w:val="00DF773A"/>
    <w:rsid w:val="00E01794"/>
    <w:rsid w:val="00E0488F"/>
    <w:rsid w:val="00E04C64"/>
    <w:rsid w:val="00E06F13"/>
    <w:rsid w:val="00E133B5"/>
    <w:rsid w:val="00E13B49"/>
    <w:rsid w:val="00E217B6"/>
    <w:rsid w:val="00E2238A"/>
    <w:rsid w:val="00E24507"/>
    <w:rsid w:val="00E25309"/>
    <w:rsid w:val="00E26297"/>
    <w:rsid w:val="00E27B0B"/>
    <w:rsid w:val="00E32161"/>
    <w:rsid w:val="00E4126F"/>
    <w:rsid w:val="00E43BE4"/>
    <w:rsid w:val="00E469EB"/>
    <w:rsid w:val="00E51D2B"/>
    <w:rsid w:val="00E5233D"/>
    <w:rsid w:val="00E5739E"/>
    <w:rsid w:val="00E60E82"/>
    <w:rsid w:val="00E61756"/>
    <w:rsid w:val="00E64992"/>
    <w:rsid w:val="00E66591"/>
    <w:rsid w:val="00E70CBF"/>
    <w:rsid w:val="00E70DB1"/>
    <w:rsid w:val="00E75049"/>
    <w:rsid w:val="00E75D7F"/>
    <w:rsid w:val="00E77911"/>
    <w:rsid w:val="00E85209"/>
    <w:rsid w:val="00E874E6"/>
    <w:rsid w:val="00E91660"/>
    <w:rsid w:val="00E94FD3"/>
    <w:rsid w:val="00EA24FB"/>
    <w:rsid w:val="00EA7482"/>
    <w:rsid w:val="00EB1B7A"/>
    <w:rsid w:val="00EB6DA6"/>
    <w:rsid w:val="00EB7791"/>
    <w:rsid w:val="00EC4FF7"/>
    <w:rsid w:val="00ED3648"/>
    <w:rsid w:val="00ED477A"/>
    <w:rsid w:val="00ED5611"/>
    <w:rsid w:val="00ED71ED"/>
    <w:rsid w:val="00ED7D20"/>
    <w:rsid w:val="00EE038A"/>
    <w:rsid w:val="00EE09AD"/>
    <w:rsid w:val="00EE10F4"/>
    <w:rsid w:val="00EE1456"/>
    <w:rsid w:val="00F038E0"/>
    <w:rsid w:val="00F10AC6"/>
    <w:rsid w:val="00F13CDB"/>
    <w:rsid w:val="00F14BF2"/>
    <w:rsid w:val="00F15949"/>
    <w:rsid w:val="00F21517"/>
    <w:rsid w:val="00F232D6"/>
    <w:rsid w:val="00F250A3"/>
    <w:rsid w:val="00F26F75"/>
    <w:rsid w:val="00F31D2D"/>
    <w:rsid w:val="00F33CAC"/>
    <w:rsid w:val="00F37EB2"/>
    <w:rsid w:val="00F45003"/>
    <w:rsid w:val="00F55D46"/>
    <w:rsid w:val="00F57883"/>
    <w:rsid w:val="00F57C6D"/>
    <w:rsid w:val="00F61081"/>
    <w:rsid w:val="00F66B4A"/>
    <w:rsid w:val="00F71028"/>
    <w:rsid w:val="00F75BE5"/>
    <w:rsid w:val="00F806FC"/>
    <w:rsid w:val="00F84933"/>
    <w:rsid w:val="00F87778"/>
    <w:rsid w:val="00F93464"/>
    <w:rsid w:val="00FA272B"/>
    <w:rsid w:val="00FB0164"/>
    <w:rsid w:val="00FB2054"/>
    <w:rsid w:val="00FB46B1"/>
    <w:rsid w:val="00FB597A"/>
    <w:rsid w:val="00FD064E"/>
    <w:rsid w:val="00FD0D55"/>
    <w:rsid w:val="00FD13B4"/>
    <w:rsid w:val="00FD1848"/>
    <w:rsid w:val="00FD4DC8"/>
    <w:rsid w:val="00FE0733"/>
    <w:rsid w:val="00FE3247"/>
    <w:rsid w:val="00FE7098"/>
    <w:rsid w:val="00FF1A31"/>
    <w:rsid w:val="00FF2506"/>
    <w:rsid w:val="00FF2D26"/>
    <w:rsid w:val="00FF4E98"/>
    <w:rsid w:val="00FF7F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3974F2F"/>
  <w15:chartTrackingRefBased/>
  <w15:docId w15:val="{E98BA77B-E0C4-4AF4-AA6C-D678BA5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480" w:lineRule="auto"/>
        <w:ind w:left="357"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C355F"/>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8C355F"/>
    <w:pPr>
      <w:numPr>
        <w:numId w:val="1"/>
      </w:numPr>
      <w:outlineLvl w:val="1"/>
    </w:pPr>
    <w:rPr>
      <w:rFonts w:ascii="Times New Roman" w:hAnsi="Times New Roman" w:cs="Times New Roman"/>
      <w:b/>
      <w:bCs/>
      <w:sz w:val="24"/>
      <w:szCs w:val="24"/>
      <w:lang w:val="es-GT"/>
    </w:rPr>
  </w:style>
  <w:style w:type="paragraph" w:styleId="Ttulo3">
    <w:name w:val="heading 3"/>
    <w:basedOn w:val="Prrafodelista"/>
    <w:next w:val="Normal"/>
    <w:link w:val="Ttulo3Car"/>
    <w:uiPriority w:val="9"/>
    <w:unhideWhenUsed/>
    <w:qFormat/>
    <w:rsid w:val="008C355F"/>
    <w:pPr>
      <w:numPr>
        <w:ilvl w:val="1"/>
        <w:numId w:val="1"/>
      </w:numPr>
      <w:outlineLvl w:val="2"/>
    </w:pPr>
    <w:rPr>
      <w:rFonts w:ascii="Times New Roman" w:hAnsi="Times New Roman" w:cs="Times New Roman"/>
      <w:b/>
      <w:bCs/>
      <w:sz w:val="24"/>
      <w:szCs w:val="24"/>
      <w:lang w:val="es-GT"/>
    </w:rPr>
  </w:style>
  <w:style w:type="paragraph" w:styleId="Ttulo4">
    <w:name w:val="heading 4"/>
    <w:basedOn w:val="Prrafodelista"/>
    <w:next w:val="Normal"/>
    <w:link w:val="Ttulo4Car"/>
    <w:uiPriority w:val="9"/>
    <w:unhideWhenUsed/>
    <w:qFormat/>
    <w:rsid w:val="008C355F"/>
    <w:pPr>
      <w:numPr>
        <w:ilvl w:val="2"/>
        <w:numId w:val="1"/>
      </w:numPr>
      <w:outlineLvl w:val="3"/>
    </w:pPr>
    <w:rPr>
      <w:rFonts w:ascii="Times New Roman" w:hAnsi="Times New Roman" w:cs="Times New Roman"/>
      <w:i/>
      <w:iCs/>
      <w:sz w:val="24"/>
      <w:szCs w:val="24"/>
      <w:lang w:val="es-GT"/>
    </w:rPr>
  </w:style>
  <w:style w:type="paragraph" w:styleId="Ttulo5">
    <w:name w:val="heading 5"/>
    <w:basedOn w:val="Prrafodelista"/>
    <w:next w:val="Normal"/>
    <w:link w:val="Ttulo5Car"/>
    <w:uiPriority w:val="9"/>
    <w:unhideWhenUsed/>
    <w:qFormat/>
    <w:rsid w:val="008C355F"/>
    <w:pPr>
      <w:numPr>
        <w:ilvl w:val="3"/>
        <w:numId w:val="1"/>
      </w:numPr>
      <w:outlineLvl w:val="4"/>
    </w:pPr>
    <w:rPr>
      <w:rFonts w:ascii="Times New Roman" w:hAnsi="Times New Roman" w:cs="Times New Roman"/>
      <w:i/>
      <w:iCs/>
      <w:sz w:val="24"/>
      <w:szCs w:val="24"/>
      <w:lang w:val="es-GT"/>
    </w:rPr>
  </w:style>
  <w:style w:type="paragraph" w:styleId="Ttulo6">
    <w:name w:val="heading 6"/>
    <w:basedOn w:val="Prrafodelista"/>
    <w:next w:val="Normal"/>
    <w:link w:val="Ttulo6Car"/>
    <w:autoRedefine/>
    <w:uiPriority w:val="9"/>
    <w:unhideWhenUsed/>
    <w:qFormat/>
    <w:rsid w:val="00EE10F4"/>
    <w:pPr>
      <w:ind w:left="2127" w:firstLine="850"/>
      <w:jc w:val="left"/>
      <w:outlineLvl w:val="5"/>
    </w:pPr>
    <w:rPr>
      <w:rFonts w:ascii="Times New Roman" w:hAnsi="Times New Roman" w:cs="Times New Roman"/>
      <w:bCs/>
      <w:i/>
      <w:sz w:val="24"/>
      <w:szCs w:val="24"/>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355F"/>
    <w:rPr>
      <w:rFonts w:ascii="Times New Roman" w:eastAsiaTheme="majorEastAsia" w:hAnsi="Times New Roman" w:cstheme="majorBidi"/>
      <w:b/>
      <w:sz w:val="24"/>
      <w:szCs w:val="32"/>
    </w:rPr>
  </w:style>
  <w:style w:type="paragraph" w:styleId="Prrafodelista">
    <w:name w:val="List Paragraph"/>
    <w:basedOn w:val="Normal"/>
    <w:uiPriority w:val="34"/>
    <w:qFormat/>
    <w:rsid w:val="00DC0622"/>
    <w:pPr>
      <w:ind w:left="720"/>
      <w:contextualSpacing/>
    </w:pPr>
  </w:style>
  <w:style w:type="character" w:customStyle="1" w:styleId="Ttulo2Car">
    <w:name w:val="Título 2 Car"/>
    <w:basedOn w:val="Fuentedeprrafopredeter"/>
    <w:link w:val="Ttulo2"/>
    <w:uiPriority w:val="9"/>
    <w:rsid w:val="008C355F"/>
    <w:rPr>
      <w:rFonts w:ascii="Times New Roman" w:hAnsi="Times New Roman" w:cs="Times New Roman"/>
      <w:b/>
      <w:bCs/>
      <w:sz w:val="24"/>
      <w:szCs w:val="24"/>
      <w:lang w:val="es-GT"/>
    </w:rPr>
  </w:style>
  <w:style w:type="character" w:customStyle="1" w:styleId="Ttulo3Car">
    <w:name w:val="Título 3 Car"/>
    <w:basedOn w:val="Fuentedeprrafopredeter"/>
    <w:link w:val="Ttulo3"/>
    <w:uiPriority w:val="9"/>
    <w:rsid w:val="008C355F"/>
    <w:rPr>
      <w:rFonts w:ascii="Times New Roman" w:hAnsi="Times New Roman" w:cs="Times New Roman"/>
      <w:b/>
      <w:bCs/>
      <w:sz w:val="24"/>
      <w:szCs w:val="24"/>
      <w:lang w:val="es-GT"/>
    </w:rPr>
  </w:style>
  <w:style w:type="character" w:customStyle="1" w:styleId="Ttulo4Car">
    <w:name w:val="Título 4 Car"/>
    <w:basedOn w:val="Fuentedeprrafopredeter"/>
    <w:link w:val="Ttulo4"/>
    <w:uiPriority w:val="9"/>
    <w:rsid w:val="008C355F"/>
    <w:rPr>
      <w:rFonts w:ascii="Times New Roman" w:hAnsi="Times New Roman" w:cs="Times New Roman"/>
      <w:i/>
      <w:iCs/>
      <w:sz w:val="24"/>
      <w:szCs w:val="24"/>
      <w:lang w:val="es-GT"/>
    </w:rPr>
  </w:style>
  <w:style w:type="character" w:customStyle="1" w:styleId="Ttulo5Car">
    <w:name w:val="Título 5 Car"/>
    <w:basedOn w:val="Fuentedeprrafopredeter"/>
    <w:link w:val="Ttulo5"/>
    <w:uiPriority w:val="9"/>
    <w:rsid w:val="008C355F"/>
    <w:rPr>
      <w:rFonts w:ascii="Times New Roman" w:hAnsi="Times New Roman" w:cs="Times New Roman"/>
      <w:i/>
      <w:iCs/>
      <w:sz w:val="24"/>
      <w:szCs w:val="24"/>
      <w:lang w:val="es-GT"/>
    </w:rPr>
  </w:style>
  <w:style w:type="character" w:customStyle="1" w:styleId="Ttulo6Car">
    <w:name w:val="Título 6 Car"/>
    <w:basedOn w:val="Fuentedeprrafopredeter"/>
    <w:link w:val="Ttulo6"/>
    <w:uiPriority w:val="9"/>
    <w:rsid w:val="00EE10F4"/>
    <w:rPr>
      <w:rFonts w:ascii="Times New Roman" w:hAnsi="Times New Roman" w:cs="Times New Roman"/>
      <w:bCs/>
      <w:i/>
      <w:sz w:val="24"/>
      <w:szCs w:val="24"/>
      <w:lang w:val="es-GT"/>
    </w:rPr>
  </w:style>
  <w:style w:type="paragraph" w:styleId="Textodeglobo">
    <w:name w:val="Balloon Text"/>
    <w:basedOn w:val="Normal"/>
    <w:link w:val="TextodegloboCar"/>
    <w:uiPriority w:val="99"/>
    <w:semiHidden/>
    <w:unhideWhenUsed/>
    <w:rsid w:val="003D1A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1A30"/>
    <w:rPr>
      <w:rFonts w:ascii="Segoe UI" w:hAnsi="Segoe UI" w:cs="Segoe UI"/>
      <w:sz w:val="18"/>
      <w:szCs w:val="18"/>
    </w:rPr>
  </w:style>
  <w:style w:type="paragraph" w:styleId="Bibliografa">
    <w:name w:val="Bibliography"/>
    <w:basedOn w:val="Normal"/>
    <w:next w:val="Normal"/>
    <w:uiPriority w:val="37"/>
    <w:unhideWhenUsed/>
    <w:rsid w:val="00F57883"/>
    <w:pPr>
      <w:spacing w:line="259" w:lineRule="auto"/>
      <w:ind w:left="0" w:firstLine="0"/>
      <w:jc w:val="left"/>
    </w:pPr>
  </w:style>
  <w:style w:type="character" w:styleId="Hipervnculo">
    <w:name w:val="Hyperlink"/>
    <w:basedOn w:val="Fuentedeprrafopredeter"/>
    <w:uiPriority w:val="99"/>
    <w:unhideWhenUsed/>
    <w:rsid w:val="00530273"/>
    <w:rPr>
      <w:color w:val="0563C1" w:themeColor="hyperlink"/>
      <w:u w:val="single"/>
    </w:rPr>
  </w:style>
  <w:style w:type="paragraph" w:styleId="Encabezado">
    <w:name w:val="header"/>
    <w:basedOn w:val="Normal"/>
    <w:link w:val="EncabezadoCar"/>
    <w:uiPriority w:val="99"/>
    <w:unhideWhenUsed/>
    <w:rsid w:val="000F44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4481"/>
  </w:style>
  <w:style w:type="paragraph" w:styleId="Piedepgina">
    <w:name w:val="footer"/>
    <w:basedOn w:val="Normal"/>
    <w:link w:val="PiedepginaCar"/>
    <w:uiPriority w:val="99"/>
    <w:unhideWhenUsed/>
    <w:rsid w:val="000F44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4481"/>
  </w:style>
  <w:style w:type="character" w:styleId="Textoennegrita">
    <w:name w:val="Strong"/>
    <w:basedOn w:val="Fuentedeprrafopredeter"/>
    <w:uiPriority w:val="22"/>
    <w:qFormat/>
    <w:rsid w:val="00BC7EA1"/>
    <w:rPr>
      <w:b/>
      <w:bCs/>
    </w:rPr>
  </w:style>
  <w:style w:type="table" w:styleId="Tabladelista6concolores">
    <w:name w:val="List Table 6 Colorful"/>
    <w:basedOn w:val="Tablanormal"/>
    <w:uiPriority w:val="51"/>
    <w:rsid w:val="00812FF2"/>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812FF2"/>
    <w:rPr>
      <w:sz w:val="16"/>
      <w:szCs w:val="16"/>
    </w:rPr>
  </w:style>
  <w:style w:type="paragraph" w:styleId="Textocomentario">
    <w:name w:val="annotation text"/>
    <w:basedOn w:val="Normal"/>
    <w:link w:val="TextocomentarioCar"/>
    <w:uiPriority w:val="99"/>
    <w:semiHidden/>
    <w:unhideWhenUsed/>
    <w:rsid w:val="00812FF2"/>
    <w:pPr>
      <w:spacing w:line="240" w:lineRule="auto"/>
      <w:ind w:left="0" w:firstLine="0"/>
      <w:jc w:val="left"/>
    </w:pPr>
    <w:rPr>
      <w:sz w:val="20"/>
      <w:szCs w:val="20"/>
    </w:rPr>
  </w:style>
  <w:style w:type="character" w:customStyle="1" w:styleId="TextocomentarioCar">
    <w:name w:val="Texto comentario Car"/>
    <w:basedOn w:val="Fuentedeprrafopredeter"/>
    <w:link w:val="Textocomentario"/>
    <w:uiPriority w:val="99"/>
    <w:semiHidden/>
    <w:rsid w:val="00812FF2"/>
    <w:rPr>
      <w:sz w:val="20"/>
      <w:szCs w:val="20"/>
    </w:rPr>
  </w:style>
  <w:style w:type="paragraph" w:styleId="TtuloTDC">
    <w:name w:val="TOC Heading"/>
    <w:basedOn w:val="Ttulo1"/>
    <w:next w:val="Normal"/>
    <w:uiPriority w:val="39"/>
    <w:unhideWhenUsed/>
    <w:qFormat/>
    <w:rsid w:val="00894C0C"/>
    <w:pPr>
      <w:spacing w:line="259" w:lineRule="auto"/>
      <w:ind w:left="0" w:firstLine="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5233D"/>
    <w:pPr>
      <w:spacing w:before="120" w:after="0"/>
      <w:ind w:left="0"/>
      <w:jc w:val="left"/>
    </w:pPr>
    <w:rPr>
      <w:rFonts w:ascii="Times New Roman" w:hAnsi="Times New Roman"/>
      <w:b/>
      <w:bCs/>
      <w:i/>
      <w:iCs/>
      <w:sz w:val="24"/>
      <w:szCs w:val="24"/>
    </w:rPr>
  </w:style>
  <w:style w:type="paragraph" w:styleId="TDC2">
    <w:name w:val="toc 2"/>
    <w:basedOn w:val="Normal"/>
    <w:next w:val="Normal"/>
    <w:autoRedefine/>
    <w:uiPriority w:val="39"/>
    <w:unhideWhenUsed/>
    <w:rsid w:val="00560110"/>
    <w:pPr>
      <w:tabs>
        <w:tab w:val="left" w:pos="1540"/>
        <w:tab w:val="right" w:leader="dot" w:pos="8827"/>
      </w:tabs>
      <w:spacing w:before="120" w:after="0"/>
      <w:ind w:left="220"/>
      <w:jc w:val="left"/>
      <w:pPrChange w:id="0" w:author="RENOVATIO" w:date="2020-05-30T10:32:00Z">
        <w:pPr>
          <w:spacing w:before="120" w:line="480" w:lineRule="auto"/>
          <w:ind w:left="220" w:firstLine="851"/>
        </w:pPr>
      </w:pPrChange>
    </w:pPr>
    <w:rPr>
      <w:rFonts w:ascii="Times New Roman" w:hAnsi="Times New Roman"/>
      <w:b/>
      <w:bCs/>
      <w:sz w:val="24"/>
      <w:rPrChange w:id="0" w:author="RENOVATIO" w:date="2020-05-30T10:32:00Z">
        <w:rPr>
          <w:rFonts w:eastAsiaTheme="minorHAnsi" w:cstheme="minorBidi"/>
          <w:b/>
          <w:bCs/>
          <w:sz w:val="24"/>
          <w:szCs w:val="22"/>
          <w:lang w:val="es-ES" w:eastAsia="en-US" w:bidi="ar-SA"/>
        </w:rPr>
      </w:rPrChange>
    </w:rPr>
  </w:style>
  <w:style w:type="paragraph" w:styleId="TDC3">
    <w:name w:val="toc 3"/>
    <w:basedOn w:val="Normal"/>
    <w:next w:val="Normal"/>
    <w:autoRedefine/>
    <w:uiPriority w:val="39"/>
    <w:unhideWhenUsed/>
    <w:rsid w:val="00560110"/>
    <w:pPr>
      <w:tabs>
        <w:tab w:val="left" w:pos="1811"/>
        <w:tab w:val="right" w:leader="dot" w:pos="8827"/>
      </w:tabs>
      <w:spacing w:after="0"/>
      <w:ind w:left="440"/>
      <w:jc w:val="left"/>
      <w:pPrChange w:id="1" w:author="RENOVATIO" w:date="2020-05-30T10:32:00Z">
        <w:pPr>
          <w:spacing w:line="480" w:lineRule="auto"/>
          <w:ind w:left="440" w:firstLine="851"/>
        </w:pPr>
      </w:pPrChange>
    </w:pPr>
    <w:rPr>
      <w:rFonts w:ascii="Times New Roman" w:hAnsi="Times New Roman"/>
      <w:sz w:val="20"/>
      <w:szCs w:val="20"/>
      <w:rPrChange w:id="1" w:author="RENOVATIO" w:date="2020-05-30T10:32:00Z">
        <w:rPr>
          <w:rFonts w:eastAsiaTheme="minorHAnsi" w:cstheme="minorBidi"/>
          <w:lang w:val="es-ES" w:eastAsia="en-US" w:bidi="ar-SA"/>
        </w:rPr>
      </w:rPrChange>
    </w:rPr>
  </w:style>
  <w:style w:type="paragraph" w:styleId="Asuntodelcomentario">
    <w:name w:val="annotation subject"/>
    <w:basedOn w:val="Textocomentario"/>
    <w:next w:val="Textocomentario"/>
    <w:link w:val="AsuntodelcomentarioCar"/>
    <w:uiPriority w:val="99"/>
    <w:semiHidden/>
    <w:unhideWhenUsed/>
    <w:rsid w:val="00D6187C"/>
    <w:pPr>
      <w:ind w:left="357" w:firstLine="851"/>
      <w:jc w:val="both"/>
    </w:pPr>
    <w:rPr>
      <w:b/>
      <w:bCs/>
    </w:rPr>
  </w:style>
  <w:style w:type="character" w:customStyle="1" w:styleId="AsuntodelcomentarioCar">
    <w:name w:val="Asunto del comentario Car"/>
    <w:basedOn w:val="TextocomentarioCar"/>
    <w:link w:val="Asuntodelcomentario"/>
    <w:uiPriority w:val="99"/>
    <w:semiHidden/>
    <w:rsid w:val="00D6187C"/>
    <w:rPr>
      <w:b/>
      <w:bCs/>
      <w:sz w:val="20"/>
      <w:szCs w:val="20"/>
    </w:rPr>
  </w:style>
  <w:style w:type="paragraph" w:styleId="TDC4">
    <w:name w:val="toc 4"/>
    <w:basedOn w:val="Normal"/>
    <w:next w:val="Normal"/>
    <w:autoRedefine/>
    <w:uiPriority w:val="39"/>
    <w:unhideWhenUsed/>
    <w:rsid w:val="00560110"/>
    <w:pPr>
      <w:tabs>
        <w:tab w:val="left" w:pos="2181"/>
        <w:tab w:val="right" w:leader="dot" w:pos="8827"/>
      </w:tabs>
      <w:spacing w:after="0"/>
      <w:ind w:left="660"/>
      <w:jc w:val="left"/>
      <w:pPrChange w:id="2" w:author="RENOVATIO" w:date="2020-05-30T10:32:00Z">
        <w:pPr>
          <w:spacing w:line="480" w:lineRule="auto"/>
          <w:ind w:left="660" w:firstLine="851"/>
        </w:pPr>
      </w:pPrChange>
    </w:pPr>
    <w:rPr>
      <w:rFonts w:ascii="Times New Roman" w:hAnsi="Times New Roman"/>
      <w:sz w:val="20"/>
      <w:szCs w:val="20"/>
      <w:rPrChange w:id="2" w:author="RENOVATIO" w:date="2020-05-30T10:32:00Z">
        <w:rPr>
          <w:rFonts w:eastAsiaTheme="minorHAnsi" w:cstheme="minorBidi"/>
          <w:lang w:val="es-ES" w:eastAsia="en-US" w:bidi="ar-SA"/>
        </w:rPr>
      </w:rPrChange>
    </w:rPr>
  </w:style>
  <w:style w:type="paragraph" w:styleId="TDC5">
    <w:name w:val="toc 5"/>
    <w:basedOn w:val="Normal"/>
    <w:next w:val="Normal"/>
    <w:autoRedefine/>
    <w:uiPriority w:val="39"/>
    <w:unhideWhenUsed/>
    <w:rsid w:val="00560110"/>
    <w:pPr>
      <w:tabs>
        <w:tab w:val="left" w:pos="2551"/>
        <w:tab w:val="right" w:leader="dot" w:pos="8827"/>
      </w:tabs>
      <w:spacing w:after="0"/>
      <w:ind w:left="880"/>
      <w:jc w:val="left"/>
      <w:pPrChange w:id="3" w:author="RENOVATIO" w:date="2020-05-30T10:32:00Z">
        <w:pPr>
          <w:spacing w:line="480" w:lineRule="auto"/>
          <w:ind w:left="880" w:firstLine="851"/>
        </w:pPr>
      </w:pPrChange>
    </w:pPr>
    <w:rPr>
      <w:rFonts w:ascii="Times New Roman" w:hAnsi="Times New Roman"/>
      <w:sz w:val="20"/>
      <w:szCs w:val="20"/>
      <w:rPrChange w:id="3" w:author="RENOVATIO" w:date="2020-05-30T10:32:00Z">
        <w:rPr>
          <w:rFonts w:eastAsiaTheme="minorHAnsi" w:cstheme="minorBidi"/>
          <w:lang w:val="es-ES" w:eastAsia="en-US" w:bidi="ar-SA"/>
        </w:rPr>
      </w:rPrChange>
    </w:rPr>
  </w:style>
  <w:style w:type="paragraph" w:styleId="TDC6">
    <w:name w:val="toc 6"/>
    <w:basedOn w:val="Normal"/>
    <w:next w:val="Normal"/>
    <w:autoRedefine/>
    <w:uiPriority w:val="39"/>
    <w:unhideWhenUsed/>
    <w:rsid w:val="00E5233D"/>
    <w:pPr>
      <w:spacing w:after="0"/>
      <w:ind w:left="1100"/>
      <w:jc w:val="left"/>
    </w:pPr>
    <w:rPr>
      <w:sz w:val="20"/>
      <w:szCs w:val="20"/>
    </w:rPr>
  </w:style>
  <w:style w:type="paragraph" w:styleId="TDC7">
    <w:name w:val="toc 7"/>
    <w:basedOn w:val="Normal"/>
    <w:next w:val="Normal"/>
    <w:autoRedefine/>
    <w:uiPriority w:val="39"/>
    <w:unhideWhenUsed/>
    <w:rsid w:val="00E5233D"/>
    <w:pPr>
      <w:spacing w:after="0"/>
      <w:ind w:left="1320"/>
      <w:jc w:val="left"/>
    </w:pPr>
    <w:rPr>
      <w:sz w:val="20"/>
      <w:szCs w:val="20"/>
    </w:rPr>
  </w:style>
  <w:style w:type="paragraph" w:styleId="TDC8">
    <w:name w:val="toc 8"/>
    <w:basedOn w:val="Normal"/>
    <w:next w:val="Normal"/>
    <w:autoRedefine/>
    <w:uiPriority w:val="39"/>
    <w:unhideWhenUsed/>
    <w:rsid w:val="00E5233D"/>
    <w:pPr>
      <w:spacing w:after="0"/>
      <w:ind w:left="1540"/>
      <w:jc w:val="left"/>
    </w:pPr>
    <w:rPr>
      <w:sz w:val="20"/>
      <w:szCs w:val="20"/>
    </w:rPr>
  </w:style>
  <w:style w:type="paragraph" w:styleId="TDC9">
    <w:name w:val="toc 9"/>
    <w:basedOn w:val="Normal"/>
    <w:next w:val="Normal"/>
    <w:autoRedefine/>
    <w:uiPriority w:val="39"/>
    <w:unhideWhenUsed/>
    <w:rsid w:val="00E5233D"/>
    <w:pPr>
      <w:spacing w:after="0"/>
      <w:ind w:left="1760"/>
      <w:jc w:val="left"/>
    </w:pPr>
    <w:rPr>
      <w:sz w:val="20"/>
      <w:szCs w:val="20"/>
    </w:rPr>
  </w:style>
  <w:style w:type="paragraph" w:styleId="Descripcin">
    <w:name w:val="caption"/>
    <w:basedOn w:val="Normal"/>
    <w:next w:val="Normal"/>
    <w:uiPriority w:val="35"/>
    <w:unhideWhenUsed/>
    <w:qFormat/>
    <w:rsid w:val="0048478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57E1E"/>
    <w:pPr>
      <w:spacing w:after="0"/>
      <w:ind w:left="0"/>
    </w:pPr>
  </w:style>
  <w:style w:type="character" w:customStyle="1" w:styleId="Mencinsinresolver1">
    <w:name w:val="Mención sin resolver1"/>
    <w:basedOn w:val="Fuentedeprrafopredeter"/>
    <w:uiPriority w:val="99"/>
    <w:semiHidden/>
    <w:unhideWhenUsed/>
    <w:rsid w:val="001928D6"/>
    <w:rPr>
      <w:color w:val="605E5C"/>
      <w:shd w:val="clear" w:color="auto" w:fill="E1DFDD"/>
    </w:rPr>
  </w:style>
  <w:style w:type="paragraph" w:styleId="NormalWeb">
    <w:name w:val="Normal (Web)"/>
    <w:basedOn w:val="Normal"/>
    <w:uiPriority w:val="99"/>
    <w:semiHidden/>
    <w:unhideWhenUsed/>
    <w:rsid w:val="00DC28A6"/>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customStyle="1" w:styleId="descripcionp">
    <w:name w:val="descripcion_p"/>
    <w:basedOn w:val="Normal"/>
    <w:rsid w:val="00ED477A"/>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styleId="Revisin">
    <w:name w:val="Revision"/>
    <w:hidden/>
    <w:uiPriority w:val="99"/>
    <w:semiHidden/>
    <w:rsid w:val="00932B07"/>
    <w:pPr>
      <w:spacing w:after="0" w:line="240" w:lineRule="auto"/>
      <w:ind w:left="0"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936">
      <w:bodyDiv w:val="1"/>
      <w:marLeft w:val="0"/>
      <w:marRight w:val="0"/>
      <w:marTop w:val="0"/>
      <w:marBottom w:val="0"/>
      <w:divBdr>
        <w:top w:val="none" w:sz="0" w:space="0" w:color="auto"/>
        <w:left w:val="none" w:sz="0" w:space="0" w:color="auto"/>
        <w:bottom w:val="none" w:sz="0" w:space="0" w:color="auto"/>
        <w:right w:val="none" w:sz="0" w:space="0" w:color="auto"/>
      </w:divBdr>
    </w:div>
    <w:div w:id="3943305">
      <w:bodyDiv w:val="1"/>
      <w:marLeft w:val="0"/>
      <w:marRight w:val="0"/>
      <w:marTop w:val="0"/>
      <w:marBottom w:val="0"/>
      <w:divBdr>
        <w:top w:val="none" w:sz="0" w:space="0" w:color="auto"/>
        <w:left w:val="none" w:sz="0" w:space="0" w:color="auto"/>
        <w:bottom w:val="none" w:sz="0" w:space="0" w:color="auto"/>
        <w:right w:val="none" w:sz="0" w:space="0" w:color="auto"/>
      </w:divBdr>
    </w:div>
    <w:div w:id="4527603">
      <w:bodyDiv w:val="1"/>
      <w:marLeft w:val="0"/>
      <w:marRight w:val="0"/>
      <w:marTop w:val="0"/>
      <w:marBottom w:val="0"/>
      <w:divBdr>
        <w:top w:val="none" w:sz="0" w:space="0" w:color="auto"/>
        <w:left w:val="none" w:sz="0" w:space="0" w:color="auto"/>
        <w:bottom w:val="none" w:sz="0" w:space="0" w:color="auto"/>
        <w:right w:val="none" w:sz="0" w:space="0" w:color="auto"/>
      </w:divBdr>
    </w:div>
    <w:div w:id="9261008">
      <w:bodyDiv w:val="1"/>
      <w:marLeft w:val="0"/>
      <w:marRight w:val="0"/>
      <w:marTop w:val="0"/>
      <w:marBottom w:val="0"/>
      <w:divBdr>
        <w:top w:val="none" w:sz="0" w:space="0" w:color="auto"/>
        <w:left w:val="none" w:sz="0" w:space="0" w:color="auto"/>
        <w:bottom w:val="none" w:sz="0" w:space="0" w:color="auto"/>
        <w:right w:val="none" w:sz="0" w:space="0" w:color="auto"/>
      </w:divBdr>
    </w:div>
    <w:div w:id="9333798">
      <w:bodyDiv w:val="1"/>
      <w:marLeft w:val="0"/>
      <w:marRight w:val="0"/>
      <w:marTop w:val="0"/>
      <w:marBottom w:val="0"/>
      <w:divBdr>
        <w:top w:val="none" w:sz="0" w:space="0" w:color="auto"/>
        <w:left w:val="none" w:sz="0" w:space="0" w:color="auto"/>
        <w:bottom w:val="none" w:sz="0" w:space="0" w:color="auto"/>
        <w:right w:val="none" w:sz="0" w:space="0" w:color="auto"/>
      </w:divBdr>
    </w:div>
    <w:div w:id="9374513">
      <w:bodyDiv w:val="1"/>
      <w:marLeft w:val="0"/>
      <w:marRight w:val="0"/>
      <w:marTop w:val="0"/>
      <w:marBottom w:val="0"/>
      <w:divBdr>
        <w:top w:val="none" w:sz="0" w:space="0" w:color="auto"/>
        <w:left w:val="none" w:sz="0" w:space="0" w:color="auto"/>
        <w:bottom w:val="none" w:sz="0" w:space="0" w:color="auto"/>
        <w:right w:val="none" w:sz="0" w:space="0" w:color="auto"/>
      </w:divBdr>
    </w:div>
    <w:div w:id="9723058">
      <w:bodyDiv w:val="1"/>
      <w:marLeft w:val="0"/>
      <w:marRight w:val="0"/>
      <w:marTop w:val="0"/>
      <w:marBottom w:val="0"/>
      <w:divBdr>
        <w:top w:val="none" w:sz="0" w:space="0" w:color="auto"/>
        <w:left w:val="none" w:sz="0" w:space="0" w:color="auto"/>
        <w:bottom w:val="none" w:sz="0" w:space="0" w:color="auto"/>
        <w:right w:val="none" w:sz="0" w:space="0" w:color="auto"/>
      </w:divBdr>
    </w:div>
    <w:div w:id="10182661">
      <w:bodyDiv w:val="1"/>
      <w:marLeft w:val="0"/>
      <w:marRight w:val="0"/>
      <w:marTop w:val="0"/>
      <w:marBottom w:val="0"/>
      <w:divBdr>
        <w:top w:val="none" w:sz="0" w:space="0" w:color="auto"/>
        <w:left w:val="none" w:sz="0" w:space="0" w:color="auto"/>
        <w:bottom w:val="none" w:sz="0" w:space="0" w:color="auto"/>
        <w:right w:val="none" w:sz="0" w:space="0" w:color="auto"/>
      </w:divBdr>
    </w:div>
    <w:div w:id="12659139">
      <w:bodyDiv w:val="1"/>
      <w:marLeft w:val="0"/>
      <w:marRight w:val="0"/>
      <w:marTop w:val="0"/>
      <w:marBottom w:val="0"/>
      <w:divBdr>
        <w:top w:val="none" w:sz="0" w:space="0" w:color="auto"/>
        <w:left w:val="none" w:sz="0" w:space="0" w:color="auto"/>
        <w:bottom w:val="none" w:sz="0" w:space="0" w:color="auto"/>
        <w:right w:val="none" w:sz="0" w:space="0" w:color="auto"/>
      </w:divBdr>
    </w:div>
    <w:div w:id="13311473">
      <w:bodyDiv w:val="1"/>
      <w:marLeft w:val="0"/>
      <w:marRight w:val="0"/>
      <w:marTop w:val="0"/>
      <w:marBottom w:val="0"/>
      <w:divBdr>
        <w:top w:val="none" w:sz="0" w:space="0" w:color="auto"/>
        <w:left w:val="none" w:sz="0" w:space="0" w:color="auto"/>
        <w:bottom w:val="none" w:sz="0" w:space="0" w:color="auto"/>
        <w:right w:val="none" w:sz="0" w:space="0" w:color="auto"/>
      </w:divBdr>
    </w:div>
    <w:div w:id="13844537">
      <w:bodyDiv w:val="1"/>
      <w:marLeft w:val="0"/>
      <w:marRight w:val="0"/>
      <w:marTop w:val="0"/>
      <w:marBottom w:val="0"/>
      <w:divBdr>
        <w:top w:val="none" w:sz="0" w:space="0" w:color="auto"/>
        <w:left w:val="none" w:sz="0" w:space="0" w:color="auto"/>
        <w:bottom w:val="none" w:sz="0" w:space="0" w:color="auto"/>
        <w:right w:val="none" w:sz="0" w:space="0" w:color="auto"/>
      </w:divBdr>
    </w:div>
    <w:div w:id="15153701">
      <w:bodyDiv w:val="1"/>
      <w:marLeft w:val="0"/>
      <w:marRight w:val="0"/>
      <w:marTop w:val="0"/>
      <w:marBottom w:val="0"/>
      <w:divBdr>
        <w:top w:val="none" w:sz="0" w:space="0" w:color="auto"/>
        <w:left w:val="none" w:sz="0" w:space="0" w:color="auto"/>
        <w:bottom w:val="none" w:sz="0" w:space="0" w:color="auto"/>
        <w:right w:val="none" w:sz="0" w:space="0" w:color="auto"/>
      </w:divBdr>
    </w:div>
    <w:div w:id="16009324">
      <w:bodyDiv w:val="1"/>
      <w:marLeft w:val="0"/>
      <w:marRight w:val="0"/>
      <w:marTop w:val="0"/>
      <w:marBottom w:val="0"/>
      <w:divBdr>
        <w:top w:val="none" w:sz="0" w:space="0" w:color="auto"/>
        <w:left w:val="none" w:sz="0" w:space="0" w:color="auto"/>
        <w:bottom w:val="none" w:sz="0" w:space="0" w:color="auto"/>
        <w:right w:val="none" w:sz="0" w:space="0" w:color="auto"/>
      </w:divBdr>
    </w:div>
    <w:div w:id="16199670">
      <w:bodyDiv w:val="1"/>
      <w:marLeft w:val="0"/>
      <w:marRight w:val="0"/>
      <w:marTop w:val="0"/>
      <w:marBottom w:val="0"/>
      <w:divBdr>
        <w:top w:val="none" w:sz="0" w:space="0" w:color="auto"/>
        <w:left w:val="none" w:sz="0" w:space="0" w:color="auto"/>
        <w:bottom w:val="none" w:sz="0" w:space="0" w:color="auto"/>
        <w:right w:val="none" w:sz="0" w:space="0" w:color="auto"/>
      </w:divBdr>
    </w:div>
    <w:div w:id="16394963">
      <w:bodyDiv w:val="1"/>
      <w:marLeft w:val="0"/>
      <w:marRight w:val="0"/>
      <w:marTop w:val="0"/>
      <w:marBottom w:val="0"/>
      <w:divBdr>
        <w:top w:val="none" w:sz="0" w:space="0" w:color="auto"/>
        <w:left w:val="none" w:sz="0" w:space="0" w:color="auto"/>
        <w:bottom w:val="none" w:sz="0" w:space="0" w:color="auto"/>
        <w:right w:val="none" w:sz="0" w:space="0" w:color="auto"/>
      </w:divBdr>
    </w:div>
    <w:div w:id="16585128">
      <w:bodyDiv w:val="1"/>
      <w:marLeft w:val="0"/>
      <w:marRight w:val="0"/>
      <w:marTop w:val="0"/>
      <w:marBottom w:val="0"/>
      <w:divBdr>
        <w:top w:val="none" w:sz="0" w:space="0" w:color="auto"/>
        <w:left w:val="none" w:sz="0" w:space="0" w:color="auto"/>
        <w:bottom w:val="none" w:sz="0" w:space="0" w:color="auto"/>
        <w:right w:val="none" w:sz="0" w:space="0" w:color="auto"/>
      </w:divBdr>
    </w:div>
    <w:div w:id="17391103">
      <w:bodyDiv w:val="1"/>
      <w:marLeft w:val="0"/>
      <w:marRight w:val="0"/>
      <w:marTop w:val="0"/>
      <w:marBottom w:val="0"/>
      <w:divBdr>
        <w:top w:val="none" w:sz="0" w:space="0" w:color="auto"/>
        <w:left w:val="none" w:sz="0" w:space="0" w:color="auto"/>
        <w:bottom w:val="none" w:sz="0" w:space="0" w:color="auto"/>
        <w:right w:val="none" w:sz="0" w:space="0" w:color="auto"/>
      </w:divBdr>
    </w:div>
    <w:div w:id="18088785">
      <w:bodyDiv w:val="1"/>
      <w:marLeft w:val="0"/>
      <w:marRight w:val="0"/>
      <w:marTop w:val="0"/>
      <w:marBottom w:val="0"/>
      <w:divBdr>
        <w:top w:val="none" w:sz="0" w:space="0" w:color="auto"/>
        <w:left w:val="none" w:sz="0" w:space="0" w:color="auto"/>
        <w:bottom w:val="none" w:sz="0" w:space="0" w:color="auto"/>
        <w:right w:val="none" w:sz="0" w:space="0" w:color="auto"/>
      </w:divBdr>
    </w:div>
    <w:div w:id="18284800">
      <w:bodyDiv w:val="1"/>
      <w:marLeft w:val="0"/>
      <w:marRight w:val="0"/>
      <w:marTop w:val="0"/>
      <w:marBottom w:val="0"/>
      <w:divBdr>
        <w:top w:val="none" w:sz="0" w:space="0" w:color="auto"/>
        <w:left w:val="none" w:sz="0" w:space="0" w:color="auto"/>
        <w:bottom w:val="none" w:sz="0" w:space="0" w:color="auto"/>
        <w:right w:val="none" w:sz="0" w:space="0" w:color="auto"/>
      </w:divBdr>
    </w:div>
    <w:div w:id="18511134">
      <w:bodyDiv w:val="1"/>
      <w:marLeft w:val="0"/>
      <w:marRight w:val="0"/>
      <w:marTop w:val="0"/>
      <w:marBottom w:val="0"/>
      <w:divBdr>
        <w:top w:val="none" w:sz="0" w:space="0" w:color="auto"/>
        <w:left w:val="none" w:sz="0" w:space="0" w:color="auto"/>
        <w:bottom w:val="none" w:sz="0" w:space="0" w:color="auto"/>
        <w:right w:val="none" w:sz="0" w:space="0" w:color="auto"/>
      </w:divBdr>
    </w:div>
    <w:div w:id="19935937">
      <w:bodyDiv w:val="1"/>
      <w:marLeft w:val="0"/>
      <w:marRight w:val="0"/>
      <w:marTop w:val="0"/>
      <w:marBottom w:val="0"/>
      <w:divBdr>
        <w:top w:val="none" w:sz="0" w:space="0" w:color="auto"/>
        <w:left w:val="none" w:sz="0" w:space="0" w:color="auto"/>
        <w:bottom w:val="none" w:sz="0" w:space="0" w:color="auto"/>
        <w:right w:val="none" w:sz="0" w:space="0" w:color="auto"/>
      </w:divBdr>
    </w:div>
    <w:div w:id="21324858">
      <w:bodyDiv w:val="1"/>
      <w:marLeft w:val="0"/>
      <w:marRight w:val="0"/>
      <w:marTop w:val="0"/>
      <w:marBottom w:val="0"/>
      <w:divBdr>
        <w:top w:val="none" w:sz="0" w:space="0" w:color="auto"/>
        <w:left w:val="none" w:sz="0" w:space="0" w:color="auto"/>
        <w:bottom w:val="none" w:sz="0" w:space="0" w:color="auto"/>
        <w:right w:val="none" w:sz="0" w:space="0" w:color="auto"/>
      </w:divBdr>
    </w:div>
    <w:div w:id="23362087">
      <w:bodyDiv w:val="1"/>
      <w:marLeft w:val="0"/>
      <w:marRight w:val="0"/>
      <w:marTop w:val="0"/>
      <w:marBottom w:val="0"/>
      <w:divBdr>
        <w:top w:val="none" w:sz="0" w:space="0" w:color="auto"/>
        <w:left w:val="none" w:sz="0" w:space="0" w:color="auto"/>
        <w:bottom w:val="none" w:sz="0" w:space="0" w:color="auto"/>
        <w:right w:val="none" w:sz="0" w:space="0" w:color="auto"/>
      </w:divBdr>
    </w:div>
    <w:div w:id="24722476">
      <w:bodyDiv w:val="1"/>
      <w:marLeft w:val="0"/>
      <w:marRight w:val="0"/>
      <w:marTop w:val="0"/>
      <w:marBottom w:val="0"/>
      <w:divBdr>
        <w:top w:val="none" w:sz="0" w:space="0" w:color="auto"/>
        <w:left w:val="none" w:sz="0" w:space="0" w:color="auto"/>
        <w:bottom w:val="none" w:sz="0" w:space="0" w:color="auto"/>
        <w:right w:val="none" w:sz="0" w:space="0" w:color="auto"/>
      </w:divBdr>
    </w:div>
    <w:div w:id="26612977">
      <w:bodyDiv w:val="1"/>
      <w:marLeft w:val="0"/>
      <w:marRight w:val="0"/>
      <w:marTop w:val="0"/>
      <w:marBottom w:val="0"/>
      <w:divBdr>
        <w:top w:val="none" w:sz="0" w:space="0" w:color="auto"/>
        <w:left w:val="none" w:sz="0" w:space="0" w:color="auto"/>
        <w:bottom w:val="none" w:sz="0" w:space="0" w:color="auto"/>
        <w:right w:val="none" w:sz="0" w:space="0" w:color="auto"/>
      </w:divBdr>
    </w:div>
    <w:div w:id="27031574">
      <w:bodyDiv w:val="1"/>
      <w:marLeft w:val="0"/>
      <w:marRight w:val="0"/>
      <w:marTop w:val="0"/>
      <w:marBottom w:val="0"/>
      <w:divBdr>
        <w:top w:val="none" w:sz="0" w:space="0" w:color="auto"/>
        <w:left w:val="none" w:sz="0" w:space="0" w:color="auto"/>
        <w:bottom w:val="none" w:sz="0" w:space="0" w:color="auto"/>
        <w:right w:val="none" w:sz="0" w:space="0" w:color="auto"/>
      </w:divBdr>
    </w:div>
    <w:div w:id="28729430">
      <w:bodyDiv w:val="1"/>
      <w:marLeft w:val="0"/>
      <w:marRight w:val="0"/>
      <w:marTop w:val="0"/>
      <w:marBottom w:val="0"/>
      <w:divBdr>
        <w:top w:val="none" w:sz="0" w:space="0" w:color="auto"/>
        <w:left w:val="none" w:sz="0" w:space="0" w:color="auto"/>
        <w:bottom w:val="none" w:sz="0" w:space="0" w:color="auto"/>
        <w:right w:val="none" w:sz="0" w:space="0" w:color="auto"/>
      </w:divBdr>
    </w:div>
    <w:div w:id="28847068">
      <w:bodyDiv w:val="1"/>
      <w:marLeft w:val="0"/>
      <w:marRight w:val="0"/>
      <w:marTop w:val="0"/>
      <w:marBottom w:val="0"/>
      <w:divBdr>
        <w:top w:val="none" w:sz="0" w:space="0" w:color="auto"/>
        <w:left w:val="none" w:sz="0" w:space="0" w:color="auto"/>
        <w:bottom w:val="none" w:sz="0" w:space="0" w:color="auto"/>
        <w:right w:val="none" w:sz="0" w:space="0" w:color="auto"/>
      </w:divBdr>
    </w:div>
    <w:div w:id="31153546">
      <w:bodyDiv w:val="1"/>
      <w:marLeft w:val="0"/>
      <w:marRight w:val="0"/>
      <w:marTop w:val="0"/>
      <w:marBottom w:val="0"/>
      <w:divBdr>
        <w:top w:val="none" w:sz="0" w:space="0" w:color="auto"/>
        <w:left w:val="none" w:sz="0" w:space="0" w:color="auto"/>
        <w:bottom w:val="none" w:sz="0" w:space="0" w:color="auto"/>
        <w:right w:val="none" w:sz="0" w:space="0" w:color="auto"/>
      </w:divBdr>
    </w:div>
    <w:div w:id="32005849">
      <w:bodyDiv w:val="1"/>
      <w:marLeft w:val="0"/>
      <w:marRight w:val="0"/>
      <w:marTop w:val="0"/>
      <w:marBottom w:val="0"/>
      <w:divBdr>
        <w:top w:val="none" w:sz="0" w:space="0" w:color="auto"/>
        <w:left w:val="none" w:sz="0" w:space="0" w:color="auto"/>
        <w:bottom w:val="none" w:sz="0" w:space="0" w:color="auto"/>
        <w:right w:val="none" w:sz="0" w:space="0" w:color="auto"/>
      </w:divBdr>
    </w:div>
    <w:div w:id="32969858">
      <w:bodyDiv w:val="1"/>
      <w:marLeft w:val="0"/>
      <w:marRight w:val="0"/>
      <w:marTop w:val="0"/>
      <w:marBottom w:val="0"/>
      <w:divBdr>
        <w:top w:val="none" w:sz="0" w:space="0" w:color="auto"/>
        <w:left w:val="none" w:sz="0" w:space="0" w:color="auto"/>
        <w:bottom w:val="none" w:sz="0" w:space="0" w:color="auto"/>
        <w:right w:val="none" w:sz="0" w:space="0" w:color="auto"/>
      </w:divBdr>
    </w:div>
    <w:div w:id="36707222">
      <w:bodyDiv w:val="1"/>
      <w:marLeft w:val="0"/>
      <w:marRight w:val="0"/>
      <w:marTop w:val="0"/>
      <w:marBottom w:val="0"/>
      <w:divBdr>
        <w:top w:val="none" w:sz="0" w:space="0" w:color="auto"/>
        <w:left w:val="none" w:sz="0" w:space="0" w:color="auto"/>
        <w:bottom w:val="none" w:sz="0" w:space="0" w:color="auto"/>
        <w:right w:val="none" w:sz="0" w:space="0" w:color="auto"/>
      </w:divBdr>
    </w:div>
    <w:div w:id="37360000">
      <w:bodyDiv w:val="1"/>
      <w:marLeft w:val="0"/>
      <w:marRight w:val="0"/>
      <w:marTop w:val="0"/>
      <w:marBottom w:val="0"/>
      <w:divBdr>
        <w:top w:val="none" w:sz="0" w:space="0" w:color="auto"/>
        <w:left w:val="none" w:sz="0" w:space="0" w:color="auto"/>
        <w:bottom w:val="none" w:sz="0" w:space="0" w:color="auto"/>
        <w:right w:val="none" w:sz="0" w:space="0" w:color="auto"/>
      </w:divBdr>
    </w:div>
    <w:div w:id="38667883">
      <w:bodyDiv w:val="1"/>
      <w:marLeft w:val="0"/>
      <w:marRight w:val="0"/>
      <w:marTop w:val="0"/>
      <w:marBottom w:val="0"/>
      <w:divBdr>
        <w:top w:val="none" w:sz="0" w:space="0" w:color="auto"/>
        <w:left w:val="none" w:sz="0" w:space="0" w:color="auto"/>
        <w:bottom w:val="none" w:sz="0" w:space="0" w:color="auto"/>
        <w:right w:val="none" w:sz="0" w:space="0" w:color="auto"/>
      </w:divBdr>
    </w:div>
    <w:div w:id="39786192">
      <w:bodyDiv w:val="1"/>
      <w:marLeft w:val="0"/>
      <w:marRight w:val="0"/>
      <w:marTop w:val="0"/>
      <w:marBottom w:val="0"/>
      <w:divBdr>
        <w:top w:val="none" w:sz="0" w:space="0" w:color="auto"/>
        <w:left w:val="none" w:sz="0" w:space="0" w:color="auto"/>
        <w:bottom w:val="none" w:sz="0" w:space="0" w:color="auto"/>
        <w:right w:val="none" w:sz="0" w:space="0" w:color="auto"/>
      </w:divBdr>
    </w:div>
    <w:div w:id="42339622">
      <w:bodyDiv w:val="1"/>
      <w:marLeft w:val="0"/>
      <w:marRight w:val="0"/>
      <w:marTop w:val="0"/>
      <w:marBottom w:val="0"/>
      <w:divBdr>
        <w:top w:val="none" w:sz="0" w:space="0" w:color="auto"/>
        <w:left w:val="none" w:sz="0" w:space="0" w:color="auto"/>
        <w:bottom w:val="none" w:sz="0" w:space="0" w:color="auto"/>
        <w:right w:val="none" w:sz="0" w:space="0" w:color="auto"/>
      </w:divBdr>
    </w:div>
    <w:div w:id="46075731">
      <w:bodyDiv w:val="1"/>
      <w:marLeft w:val="0"/>
      <w:marRight w:val="0"/>
      <w:marTop w:val="0"/>
      <w:marBottom w:val="0"/>
      <w:divBdr>
        <w:top w:val="none" w:sz="0" w:space="0" w:color="auto"/>
        <w:left w:val="none" w:sz="0" w:space="0" w:color="auto"/>
        <w:bottom w:val="none" w:sz="0" w:space="0" w:color="auto"/>
        <w:right w:val="none" w:sz="0" w:space="0" w:color="auto"/>
      </w:divBdr>
    </w:div>
    <w:div w:id="46611725">
      <w:bodyDiv w:val="1"/>
      <w:marLeft w:val="0"/>
      <w:marRight w:val="0"/>
      <w:marTop w:val="0"/>
      <w:marBottom w:val="0"/>
      <w:divBdr>
        <w:top w:val="none" w:sz="0" w:space="0" w:color="auto"/>
        <w:left w:val="none" w:sz="0" w:space="0" w:color="auto"/>
        <w:bottom w:val="none" w:sz="0" w:space="0" w:color="auto"/>
        <w:right w:val="none" w:sz="0" w:space="0" w:color="auto"/>
      </w:divBdr>
    </w:div>
    <w:div w:id="48267007">
      <w:bodyDiv w:val="1"/>
      <w:marLeft w:val="0"/>
      <w:marRight w:val="0"/>
      <w:marTop w:val="0"/>
      <w:marBottom w:val="0"/>
      <w:divBdr>
        <w:top w:val="none" w:sz="0" w:space="0" w:color="auto"/>
        <w:left w:val="none" w:sz="0" w:space="0" w:color="auto"/>
        <w:bottom w:val="none" w:sz="0" w:space="0" w:color="auto"/>
        <w:right w:val="none" w:sz="0" w:space="0" w:color="auto"/>
      </w:divBdr>
    </w:div>
    <w:div w:id="48774174">
      <w:bodyDiv w:val="1"/>
      <w:marLeft w:val="0"/>
      <w:marRight w:val="0"/>
      <w:marTop w:val="0"/>
      <w:marBottom w:val="0"/>
      <w:divBdr>
        <w:top w:val="none" w:sz="0" w:space="0" w:color="auto"/>
        <w:left w:val="none" w:sz="0" w:space="0" w:color="auto"/>
        <w:bottom w:val="none" w:sz="0" w:space="0" w:color="auto"/>
        <w:right w:val="none" w:sz="0" w:space="0" w:color="auto"/>
      </w:divBdr>
    </w:div>
    <w:div w:id="53897385">
      <w:bodyDiv w:val="1"/>
      <w:marLeft w:val="0"/>
      <w:marRight w:val="0"/>
      <w:marTop w:val="0"/>
      <w:marBottom w:val="0"/>
      <w:divBdr>
        <w:top w:val="none" w:sz="0" w:space="0" w:color="auto"/>
        <w:left w:val="none" w:sz="0" w:space="0" w:color="auto"/>
        <w:bottom w:val="none" w:sz="0" w:space="0" w:color="auto"/>
        <w:right w:val="none" w:sz="0" w:space="0" w:color="auto"/>
      </w:divBdr>
    </w:div>
    <w:div w:id="56127737">
      <w:bodyDiv w:val="1"/>
      <w:marLeft w:val="0"/>
      <w:marRight w:val="0"/>
      <w:marTop w:val="0"/>
      <w:marBottom w:val="0"/>
      <w:divBdr>
        <w:top w:val="none" w:sz="0" w:space="0" w:color="auto"/>
        <w:left w:val="none" w:sz="0" w:space="0" w:color="auto"/>
        <w:bottom w:val="none" w:sz="0" w:space="0" w:color="auto"/>
        <w:right w:val="none" w:sz="0" w:space="0" w:color="auto"/>
      </w:divBdr>
    </w:div>
    <w:div w:id="58675040">
      <w:bodyDiv w:val="1"/>
      <w:marLeft w:val="0"/>
      <w:marRight w:val="0"/>
      <w:marTop w:val="0"/>
      <w:marBottom w:val="0"/>
      <w:divBdr>
        <w:top w:val="none" w:sz="0" w:space="0" w:color="auto"/>
        <w:left w:val="none" w:sz="0" w:space="0" w:color="auto"/>
        <w:bottom w:val="none" w:sz="0" w:space="0" w:color="auto"/>
        <w:right w:val="none" w:sz="0" w:space="0" w:color="auto"/>
      </w:divBdr>
    </w:div>
    <w:div w:id="60833850">
      <w:bodyDiv w:val="1"/>
      <w:marLeft w:val="0"/>
      <w:marRight w:val="0"/>
      <w:marTop w:val="0"/>
      <w:marBottom w:val="0"/>
      <w:divBdr>
        <w:top w:val="none" w:sz="0" w:space="0" w:color="auto"/>
        <w:left w:val="none" w:sz="0" w:space="0" w:color="auto"/>
        <w:bottom w:val="none" w:sz="0" w:space="0" w:color="auto"/>
        <w:right w:val="none" w:sz="0" w:space="0" w:color="auto"/>
      </w:divBdr>
    </w:div>
    <w:div w:id="61414072">
      <w:bodyDiv w:val="1"/>
      <w:marLeft w:val="0"/>
      <w:marRight w:val="0"/>
      <w:marTop w:val="0"/>
      <w:marBottom w:val="0"/>
      <w:divBdr>
        <w:top w:val="none" w:sz="0" w:space="0" w:color="auto"/>
        <w:left w:val="none" w:sz="0" w:space="0" w:color="auto"/>
        <w:bottom w:val="none" w:sz="0" w:space="0" w:color="auto"/>
        <w:right w:val="none" w:sz="0" w:space="0" w:color="auto"/>
      </w:divBdr>
    </w:div>
    <w:div w:id="61951459">
      <w:bodyDiv w:val="1"/>
      <w:marLeft w:val="0"/>
      <w:marRight w:val="0"/>
      <w:marTop w:val="0"/>
      <w:marBottom w:val="0"/>
      <w:divBdr>
        <w:top w:val="none" w:sz="0" w:space="0" w:color="auto"/>
        <w:left w:val="none" w:sz="0" w:space="0" w:color="auto"/>
        <w:bottom w:val="none" w:sz="0" w:space="0" w:color="auto"/>
        <w:right w:val="none" w:sz="0" w:space="0" w:color="auto"/>
      </w:divBdr>
    </w:div>
    <w:div w:id="62918956">
      <w:bodyDiv w:val="1"/>
      <w:marLeft w:val="0"/>
      <w:marRight w:val="0"/>
      <w:marTop w:val="0"/>
      <w:marBottom w:val="0"/>
      <w:divBdr>
        <w:top w:val="none" w:sz="0" w:space="0" w:color="auto"/>
        <w:left w:val="none" w:sz="0" w:space="0" w:color="auto"/>
        <w:bottom w:val="none" w:sz="0" w:space="0" w:color="auto"/>
        <w:right w:val="none" w:sz="0" w:space="0" w:color="auto"/>
      </w:divBdr>
    </w:div>
    <w:div w:id="63532153">
      <w:bodyDiv w:val="1"/>
      <w:marLeft w:val="0"/>
      <w:marRight w:val="0"/>
      <w:marTop w:val="0"/>
      <w:marBottom w:val="0"/>
      <w:divBdr>
        <w:top w:val="none" w:sz="0" w:space="0" w:color="auto"/>
        <w:left w:val="none" w:sz="0" w:space="0" w:color="auto"/>
        <w:bottom w:val="none" w:sz="0" w:space="0" w:color="auto"/>
        <w:right w:val="none" w:sz="0" w:space="0" w:color="auto"/>
      </w:divBdr>
    </w:div>
    <w:div w:id="64450808">
      <w:bodyDiv w:val="1"/>
      <w:marLeft w:val="0"/>
      <w:marRight w:val="0"/>
      <w:marTop w:val="0"/>
      <w:marBottom w:val="0"/>
      <w:divBdr>
        <w:top w:val="none" w:sz="0" w:space="0" w:color="auto"/>
        <w:left w:val="none" w:sz="0" w:space="0" w:color="auto"/>
        <w:bottom w:val="none" w:sz="0" w:space="0" w:color="auto"/>
        <w:right w:val="none" w:sz="0" w:space="0" w:color="auto"/>
      </w:divBdr>
    </w:div>
    <w:div w:id="64497428">
      <w:bodyDiv w:val="1"/>
      <w:marLeft w:val="0"/>
      <w:marRight w:val="0"/>
      <w:marTop w:val="0"/>
      <w:marBottom w:val="0"/>
      <w:divBdr>
        <w:top w:val="none" w:sz="0" w:space="0" w:color="auto"/>
        <w:left w:val="none" w:sz="0" w:space="0" w:color="auto"/>
        <w:bottom w:val="none" w:sz="0" w:space="0" w:color="auto"/>
        <w:right w:val="none" w:sz="0" w:space="0" w:color="auto"/>
      </w:divBdr>
    </w:div>
    <w:div w:id="64764871">
      <w:bodyDiv w:val="1"/>
      <w:marLeft w:val="0"/>
      <w:marRight w:val="0"/>
      <w:marTop w:val="0"/>
      <w:marBottom w:val="0"/>
      <w:divBdr>
        <w:top w:val="none" w:sz="0" w:space="0" w:color="auto"/>
        <w:left w:val="none" w:sz="0" w:space="0" w:color="auto"/>
        <w:bottom w:val="none" w:sz="0" w:space="0" w:color="auto"/>
        <w:right w:val="none" w:sz="0" w:space="0" w:color="auto"/>
      </w:divBdr>
    </w:div>
    <w:div w:id="66609473">
      <w:bodyDiv w:val="1"/>
      <w:marLeft w:val="0"/>
      <w:marRight w:val="0"/>
      <w:marTop w:val="0"/>
      <w:marBottom w:val="0"/>
      <w:divBdr>
        <w:top w:val="none" w:sz="0" w:space="0" w:color="auto"/>
        <w:left w:val="none" w:sz="0" w:space="0" w:color="auto"/>
        <w:bottom w:val="none" w:sz="0" w:space="0" w:color="auto"/>
        <w:right w:val="none" w:sz="0" w:space="0" w:color="auto"/>
      </w:divBdr>
    </w:div>
    <w:div w:id="67117032">
      <w:bodyDiv w:val="1"/>
      <w:marLeft w:val="0"/>
      <w:marRight w:val="0"/>
      <w:marTop w:val="0"/>
      <w:marBottom w:val="0"/>
      <w:divBdr>
        <w:top w:val="none" w:sz="0" w:space="0" w:color="auto"/>
        <w:left w:val="none" w:sz="0" w:space="0" w:color="auto"/>
        <w:bottom w:val="none" w:sz="0" w:space="0" w:color="auto"/>
        <w:right w:val="none" w:sz="0" w:space="0" w:color="auto"/>
      </w:divBdr>
    </w:div>
    <w:div w:id="67730391">
      <w:bodyDiv w:val="1"/>
      <w:marLeft w:val="0"/>
      <w:marRight w:val="0"/>
      <w:marTop w:val="0"/>
      <w:marBottom w:val="0"/>
      <w:divBdr>
        <w:top w:val="none" w:sz="0" w:space="0" w:color="auto"/>
        <w:left w:val="none" w:sz="0" w:space="0" w:color="auto"/>
        <w:bottom w:val="none" w:sz="0" w:space="0" w:color="auto"/>
        <w:right w:val="none" w:sz="0" w:space="0" w:color="auto"/>
      </w:divBdr>
    </w:div>
    <w:div w:id="68506930">
      <w:bodyDiv w:val="1"/>
      <w:marLeft w:val="0"/>
      <w:marRight w:val="0"/>
      <w:marTop w:val="0"/>
      <w:marBottom w:val="0"/>
      <w:divBdr>
        <w:top w:val="none" w:sz="0" w:space="0" w:color="auto"/>
        <w:left w:val="none" w:sz="0" w:space="0" w:color="auto"/>
        <w:bottom w:val="none" w:sz="0" w:space="0" w:color="auto"/>
        <w:right w:val="none" w:sz="0" w:space="0" w:color="auto"/>
      </w:divBdr>
    </w:div>
    <w:div w:id="69352495">
      <w:bodyDiv w:val="1"/>
      <w:marLeft w:val="0"/>
      <w:marRight w:val="0"/>
      <w:marTop w:val="0"/>
      <w:marBottom w:val="0"/>
      <w:divBdr>
        <w:top w:val="none" w:sz="0" w:space="0" w:color="auto"/>
        <w:left w:val="none" w:sz="0" w:space="0" w:color="auto"/>
        <w:bottom w:val="none" w:sz="0" w:space="0" w:color="auto"/>
        <w:right w:val="none" w:sz="0" w:space="0" w:color="auto"/>
      </w:divBdr>
    </w:div>
    <w:div w:id="69816106">
      <w:bodyDiv w:val="1"/>
      <w:marLeft w:val="0"/>
      <w:marRight w:val="0"/>
      <w:marTop w:val="0"/>
      <w:marBottom w:val="0"/>
      <w:divBdr>
        <w:top w:val="none" w:sz="0" w:space="0" w:color="auto"/>
        <w:left w:val="none" w:sz="0" w:space="0" w:color="auto"/>
        <w:bottom w:val="none" w:sz="0" w:space="0" w:color="auto"/>
        <w:right w:val="none" w:sz="0" w:space="0" w:color="auto"/>
      </w:divBdr>
    </w:div>
    <w:div w:id="77409718">
      <w:bodyDiv w:val="1"/>
      <w:marLeft w:val="0"/>
      <w:marRight w:val="0"/>
      <w:marTop w:val="0"/>
      <w:marBottom w:val="0"/>
      <w:divBdr>
        <w:top w:val="none" w:sz="0" w:space="0" w:color="auto"/>
        <w:left w:val="none" w:sz="0" w:space="0" w:color="auto"/>
        <w:bottom w:val="none" w:sz="0" w:space="0" w:color="auto"/>
        <w:right w:val="none" w:sz="0" w:space="0" w:color="auto"/>
      </w:divBdr>
    </w:div>
    <w:div w:id="77871233">
      <w:bodyDiv w:val="1"/>
      <w:marLeft w:val="0"/>
      <w:marRight w:val="0"/>
      <w:marTop w:val="0"/>
      <w:marBottom w:val="0"/>
      <w:divBdr>
        <w:top w:val="none" w:sz="0" w:space="0" w:color="auto"/>
        <w:left w:val="none" w:sz="0" w:space="0" w:color="auto"/>
        <w:bottom w:val="none" w:sz="0" w:space="0" w:color="auto"/>
        <w:right w:val="none" w:sz="0" w:space="0" w:color="auto"/>
      </w:divBdr>
    </w:div>
    <w:div w:id="80029553">
      <w:bodyDiv w:val="1"/>
      <w:marLeft w:val="0"/>
      <w:marRight w:val="0"/>
      <w:marTop w:val="0"/>
      <w:marBottom w:val="0"/>
      <w:divBdr>
        <w:top w:val="none" w:sz="0" w:space="0" w:color="auto"/>
        <w:left w:val="none" w:sz="0" w:space="0" w:color="auto"/>
        <w:bottom w:val="none" w:sz="0" w:space="0" w:color="auto"/>
        <w:right w:val="none" w:sz="0" w:space="0" w:color="auto"/>
      </w:divBdr>
    </w:div>
    <w:div w:id="86538308">
      <w:bodyDiv w:val="1"/>
      <w:marLeft w:val="0"/>
      <w:marRight w:val="0"/>
      <w:marTop w:val="0"/>
      <w:marBottom w:val="0"/>
      <w:divBdr>
        <w:top w:val="none" w:sz="0" w:space="0" w:color="auto"/>
        <w:left w:val="none" w:sz="0" w:space="0" w:color="auto"/>
        <w:bottom w:val="none" w:sz="0" w:space="0" w:color="auto"/>
        <w:right w:val="none" w:sz="0" w:space="0" w:color="auto"/>
      </w:divBdr>
    </w:div>
    <w:div w:id="87695801">
      <w:bodyDiv w:val="1"/>
      <w:marLeft w:val="0"/>
      <w:marRight w:val="0"/>
      <w:marTop w:val="0"/>
      <w:marBottom w:val="0"/>
      <w:divBdr>
        <w:top w:val="none" w:sz="0" w:space="0" w:color="auto"/>
        <w:left w:val="none" w:sz="0" w:space="0" w:color="auto"/>
        <w:bottom w:val="none" w:sz="0" w:space="0" w:color="auto"/>
        <w:right w:val="none" w:sz="0" w:space="0" w:color="auto"/>
      </w:divBdr>
    </w:div>
    <w:div w:id="90708284">
      <w:bodyDiv w:val="1"/>
      <w:marLeft w:val="0"/>
      <w:marRight w:val="0"/>
      <w:marTop w:val="0"/>
      <w:marBottom w:val="0"/>
      <w:divBdr>
        <w:top w:val="none" w:sz="0" w:space="0" w:color="auto"/>
        <w:left w:val="none" w:sz="0" w:space="0" w:color="auto"/>
        <w:bottom w:val="none" w:sz="0" w:space="0" w:color="auto"/>
        <w:right w:val="none" w:sz="0" w:space="0" w:color="auto"/>
      </w:divBdr>
    </w:div>
    <w:div w:id="91441067">
      <w:bodyDiv w:val="1"/>
      <w:marLeft w:val="0"/>
      <w:marRight w:val="0"/>
      <w:marTop w:val="0"/>
      <w:marBottom w:val="0"/>
      <w:divBdr>
        <w:top w:val="none" w:sz="0" w:space="0" w:color="auto"/>
        <w:left w:val="none" w:sz="0" w:space="0" w:color="auto"/>
        <w:bottom w:val="none" w:sz="0" w:space="0" w:color="auto"/>
        <w:right w:val="none" w:sz="0" w:space="0" w:color="auto"/>
      </w:divBdr>
    </w:div>
    <w:div w:id="91902405">
      <w:bodyDiv w:val="1"/>
      <w:marLeft w:val="0"/>
      <w:marRight w:val="0"/>
      <w:marTop w:val="0"/>
      <w:marBottom w:val="0"/>
      <w:divBdr>
        <w:top w:val="none" w:sz="0" w:space="0" w:color="auto"/>
        <w:left w:val="none" w:sz="0" w:space="0" w:color="auto"/>
        <w:bottom w:val="none" w:sz="0" w:space="0" w:color="auto"/>
        <w:right w:val="none" w:sz="0" w:space="0" w:color="auto"/>
      </w:divBdr>
    </w:div>
    <w:div w:id="93598183">
      <w:bodyDiv w:val="1"/>
      <w:marLeft w:val="0"/>
      <w:marRight w:val="0"/>
      <w:marTop w:val="0"/>
      <w:marBottom w:val="0"/>
      <w:divBdr>
        <w:top w:val="none" w:sz="0" w:space="0" w:color="auto"/>
        <w:left w:val="none" w:sz="0" w:space="0" w:color="auto"/>
        <w:bottom w:val="none" w:sz="0" w:space="0" w:color="auto"/>
        <w:right w:val="none" w:sz="0" w:space="0" w:color="auto"/>
      </w:divBdr>
    </w:div>
    <w:div w:id="95058214">
      <w:bodyDiv w:val="1"/>
      <w:marLeft w:val="0"/>
      <w:marRight w:val="0"/>
      <w:marTop w:val="0"/>
      <w:marBottom w:val="0"/>
      <w:divBdr>
        <w:top w:val="none" w:sz="0" w:space="0" w:color="auto"/>
        <w:left w:val="none" w:sz="0" w:space="0" w:color="auto"/>
        <w:bottom w:val="none" w:sz="0" w:space="0" w:color="auto"/>
        <w:right w:val="none" w:sz="0" w:space="0" w:color="auto"/>
      </w:divBdr>
    </w:div>
    <w:div w:id="95097169">
      <w:bodyDiv w:val="1"/>
      <w:marLeft w:val="0"/>
      <w:marRight w:val="0"/>
      <w:marTop w:val="0"/>
      <w:marBottom w:val="0"/>
      <w:divBdr>
        <w:top w:val="none" w:sz="0" w:space="0" w:color="auto"/>
        <w:left w:val="none" w:sz="0" w:space="0" w:color="auto"/>
        <w:bottom w:val="none" w:sz="0" w:space="0" w:color="auto"/>
        <w:right w:val="none" w:sz="0" w:space="0" w:color="auto"/>
      </w:divBdr>
    </w:div>
    <w:div w:id="95905415">
      <w:bodyDiv w:val="1"/>
      <w:marLeft w:val="0"/>
      <w:marRight w:val="0"/>
      <w:marTop w:val="0"/>
      <w:marBottom w:val="0"/>
      <w:divBdr>
        <w:top w:val="none" w:sz="0" w:space="0" w:color="auto"/>
        <w:left w:val="none" w:sz="0" w:space="0" w:color="auto"/>
        <w:bottom w:val="none" w:sz="0" w:space="0" w:color="auto"/>
        <w:right w:val="none" w:sz="0" w:space="0" w:color="auto"/>
      </w:divBdr>
    </w:div>
    <w:div w:id="96945585">
      <w:bodyDiv w:val="1"/>
      <w:marLeft w:val="0"/>
      <w:marRight w:val="0"/>
      <w:marTop w:val="0"/>
      <w:marBottom w:val="0"/>
      <w:divBdr>
        <w:top w:val="none" w:sz="0" w:space="0" w:color="auto"/>
        <w:left w:val="none" w:sz="0" w:space="0" w:color="auto"/>
        <w:bottom w:val="none" w:sz="0" w:space="0" w:color="auto"/>
        <w:right w:val="none" w:sz="0" w:space="0" w:color="auto"/>
      </w:divBdr>
    </w:div>
    <w:div w:id="97415678">
      <w:bodyDiv w:val="1"/>
      <w:marLeft w:val="0"/>
      <w:marRight w:val="0"/>
      <w:marTop w:val="0"/>
      <w:marBottom w:val="0"/>
      <w:divBdr>
        <w:top w:val="none" w:sz="0" w:space="0" w:color="auto"/>
        <w:left w:val="none" w:sz="0" w:space="0" w:color="auto"/>
        <w:bottom w:val="none" w:sz="0" w:space="0" w:color="auto"/>
        <w:right w:val="none" w:sz="0" w:space="0" w:color="auto"/>
      </w:divBdr>
    </w:div>
    <w:div w:id="98185967">
      <w:bodyDiv w:val="1"/>
      <w:marLeft w:val="0"/>
      <w:marRight w:val="0"/>
      <w:marTop w:val="0"/>
      <w:marBottom w:val="0"/>
      <w:divBdr>
        <w:top w:val="none" w:sz="0" w:space="0" w:color="auto"/>
        <w:left w:val="none" w:sz="0" w:space="0" w:color="auto"/>
        <w:bottom w:val="none" w:sz="0" w:space="0" w:color="auto"/>
        <w:right w:val="none" w:sz="0" w:space="0" w:color="auto"/>
      </w:divBdr>
    </w:div>
    <w:div w:id="98598706">
      <w:bodyDiv w:val="1"/>
      <w:marLeft w:val="0"/>
      <w:marRight w:val="0"/>
      <w:marTop w:val="0"/>
      <w:marBottom w:val="0"/>
      <w:divBdr>
        <w:top w:val="none" w:sz="0" w:space="0" w:color="auto"/>
        <w:left w:val="none" w:sz="0" w:space="0" w:color="auto"/>
        <w:bottom w:val="none" w:sz="0" w:space="0" w:color="auto"/>
        <w:right w:val="none" w:sz="0" w:space="0" w:color="auto"/>
      </w:divBdr>
    </w:div>
    <w:div w:id="100489809">
      <w:bodyDiv w:val="1"/>
      <w:marLeft w:val="0"/>
      <w:marRight w:val="0"/>
      <w:marTop w:val="0"/>
      <w:marBottom w:val="0"/>
      <w:divBdr>
        <w:top w:val="none" w:sz="0" w:space="0" w:color="auto"/>
        <w:left w:val="none" w:sz="0" w:space="0" w:color="auto"/>
        <w:bottom w:val="none" w:sz="0" w:space="0" w:color="auto"/>
        <w:right w:val="none" w:sz="0" w:space="0" w:color="auto"/>
      </w:divBdr>
    </w:div>
    <w:div w:id="100808222">
      <w:bodyDiv w:val="1"/>
      <w:marLeft w:val="0"/>
      <w:marRight w:val="0"/>
      <w:marTop w:val="0"/>
      <w:marBottom w:val="0"/>
      <w:divBdr>
        <w:top w:val="none" w:sz="0" w:space="0" w:color="auto"/>
        <w:left w:val="none" w:sz="0" w:space="0" w:color="auto"/>
        <w:bottom w:val="none" w:sz="0" w:space="0" w:color="auto"/>
        <w:right w:val="none" w:sz="0" w:space="0" w:color="auto"/>
      </w:divBdr>
    </w:div>
    <w:div w:id="104616468">
      <w:bodyDiv w:val="1"/>
      <w:marLeft w:val="0"/>
      <w:marRight w:val="0"/>
      <w:marTop w:val="0"/>
      <w:marBottom w:val="0"/>
      <w:divBdr>
        <w:top w:val="none" w:sz="0" w:space="0" w:color="auto"/>
        <w:left w:val="none" w:sz="0" w:space="0" w:color="auto"/>
        <w:bottom w:val="none" w:sz="0" w:space="0" w:color="auto"/>
        <w:right w:val="none" w:sz="0" w:space="0" w:color="auto"/>
      </w:divBdr>
    </w:div>
    <w:div w:id="105121023">
      <w:bodyDiv w:val="1"/>
      <w:marLeft w:val="0"/>
      <w:marRight w:val="0"/>
      <w:marTop w:val="0"/>
      <w:marBottom w:val="0"/>
      <w:divBdr>
        <w:top w:val="none" w:sz="0" w:space="0" w:color="auto"/>
        <w:left w:val="none" w:sz="0" w:space="0" w:color="auto"/>
        <w:bottom w:val="none" w:sz="0" w:space="0" w:color="auto"/>
        <w:right w:val="none" w:sz="0" w:space="0" w:color="auto"/>
      </w:divBdr>
    </w:div>
    <w:div w:id="105387446">
      <w:bodyDiv w:val="1"/>
      <w:marLeft w:val="0"/>
      <w:marRight w:val="0"/>
      <w:marTop w:val="0"/>
      <w:marBottom w:val="0"/>
      <w:divBdr>
        <w:top w:val="none" w:sz="0" w:space="0" w:color="auto"/>
        <w:left w:val="none" w:sz="0" w:space="0" w:color="auto"/>
        <w:bottom w:val="none" w:sz="0" w:space="0" w:color="auto"/>
        <w:right w:val="none" w:sz="0" w:space="0" w:color="auto"/>
      </w:divBdr>
    </w:div>
    <w:div w:id="105542968">
      <w:bodyDiv w:val="1"/>
      <w:marLeft w:val="0"/>
      <w:marRight w:val="0"/>
      <w:marTop w:val="0"/>
      <w:marBottom w:val="0"/>
      <w:divBdr>
        <w:top w:val="none" w:sz="0" w:space="0" w:color="auto"/>
        <w:left w:val="none" w:sz="0" w:space="0" w:color="auto"/>
        <w:bottom w:val="none" w:sz="0" w:space="0" w:color="auto"/>
        <w:right w:val="none" w:sz="0" w:space="0" w:color="auto"/>
      </w:divBdr>
    </w:div>
    <w:div w:id="107243827">
      <w:bodyDiv w:val="1"/>
      <w:marLeft w:val="0"/>
      <w:marRight w:val="0"/>
      <w:marTop w:val="0"/>
      <w:marBottom w:val="0"/>
      <w:divBdr>
        <w:top w:val="none" w:sz="0" w:space="0" w:color="auto"/>
        <w:left w:val="none" w:sz="0" w:space="0" w:color="auto"/>
        <w:bottom w:val="none" w:sz="0" w:space="0" w:color="auto"/>
        <w:right w:val="none" w:sz="0" w:space="0" w:color="auto"/>
      </w:divBdr>
    </w:div>
    <w:div w:id="108549226">
      <w:bodyDiv w:val="1"/>
      <w:marLeft w:val="0"/>
      <w:marRight w:val="0"/>
      <w:marTop w:val="0"/>
      <w:marBottom w:val="0"/>
      <w:divBdr>
        <w:top w:val="none" w:sz="0" w:space="0" w:color="auto"/>
        <w:left w:val="none" w:sz="0" w:space="0" w:color="auto"/>
        <w:bottom w:val="none" w:sz="0" w:space="0" w:color="auto"/>
        <w:right w:val="none" w:sz="0" w:space="0" w:color="auto"/>
      </w:divBdr>
    </w:div>
    <w:div w:id="111947173">
      <w:bodyDiv w:val="1"/>
      <w:marLeft w:val="0"/>
      <w:marRight w:val="0"/>
      <w:marTop w:val="0"/>
      <w:marBottom w:val="0"/>
      <w:divBdr>
        <w:top w:val="none" w:sz="0" w:space="0" w:color="auto"/>
        <w:left w:val="none" w:sz="0" w:space="0" w:color="auto"/>
        <w:bottom w:val="none" w:sz="0" w:space="0" w:color="auto"/>
        <w:right w:val="none" w:sz="0" w:space="0" w:color="auto"/>
      </w:divBdr>
    </w:div>
    <w:div w:id="113643733">
      <w:bodyDiv w:val="1"/>
      <w:marLeft w:val="0"/>
      <w:marRight w:val="0"/>
      <w:marTop w:val="0"/>
      <w:marBottom w:val="0"/>
      <w:divBdr>
        <w:top w:val="none" w:sz="0" w:space="0" w:color="auto"/>
        <w:left w:val="none" w:sz="0" w:space="0" w:color="auto"/>
        <w:bottom w:val="none" w:sz="0" w:space="0" w:color="auto"/>
        <w:right w:val="none" w:sz="0" w:space="0" w:color="auto"/>
      </w:divBdr>
    </w:div>
    <w:div w:id="118957338">
      <w:bodyDiv w:val="1"/>
      <w:marLeft w:val="0"/>
      <w:marRight w:val="0"/>
      <w:marTop w:val="0"/>
      <w:marBottom w:val="0"/>
      <w:divBdr>
        <w:top w:val="none" w:sz="0" w:space="0" w:color="auto"/>
        <w:left w:val="none" w:sz="0" w:space="0" w:color="auto"/>
        <w:bottom w:val="none" w:sz="0" w:space="0" w:color="auto"/>
        <w:right w:val="none" w:sz="0" w:space="0" w:color="auto"/>
      </w:divBdr>
    </w:div>
    <w:div w:id="119341463">
      <w:bodyDiv w:val="1"/>
      <w:marLeft w:val="0"/>
      <w:marRight w:val="0"/>
      <w:marTop w:val="0"/>
      <w:marBottom w:val="0"/>
      <w:divBdr>
        <w:top w:val="none" w:sz="0" w:space="0" w:color="auto"/>
        <w:left w:val="none" w:sz="0" w:space="0" w:color="auto"/>
        <w:bottom w:val="none" w:sz="0" w:space="0" w:color="auto"/>
        <w:right w:val="none" w:sz="0" w:space="0" w:color="auto"/>
      </w:divBdr>
    </w:div>
    <w:div w:id="120459600">
      <w:bodyDiv w:val="1"/>
      <w:marLeft w:val="0"/>
      <w:marRight w:val="0"/>
      <w:marTop w:val="0"/>
      <w:marBottom w:val="0"/>
      <w:divBdr>
        <w:top w:val="none" w:sz="0" w:space="0" w:color="auto"/>
        <w:left w:val="none" w:sz="0" w:space="0" w:color="auto"/>
        <w:bottom w:val="none" w:sz="0" w:space="0" w:color="auto"/>
        <w:right w:val="none" w:sz="0" w:space="0" w:color="auto"/>
      </w:divBdr>
    </w:div>
    <w:div w:id="128670747">
      <w:bodyDiv w:val="1"/>
      <w:marLeft w:val="0"/>
      <w:marRight w:val="0"/>
      <w:marTop w:val="0"/>
      <w:marBottom w:val="0"/>
      <w:divBdr>
        <w:top w:val="none" w:sz="0" w:space="0" w:color="auto"/>
        <w:left w:val="none" w:sz="0" w:space="0" w:color="auto"/>
        <w:bottom w:val="none" w:sz="0" w:space="0" w:color="auto"/>
        <w:right w:val="none" w:sz="0" w:space="0" w:color="auto"/>
      </w:divBdr>
    </w:div>
    <w:div w:id="129641893">
      <w:bodyDiv w:val="1"/>
      <w:marLeft w:val="0"/>
      <w:marRight w:val="0"/>
      <w:marTop w:val="0"/>
      <w:marBottom w:val="0"/>
      <w:divBdr>
        <w:top w:val="none" w:sz="0" w:space="0" w:color="auto"/>
        <w:left w:val="none" w:sz="0" w:space="0" w:color="auto"/>
        <w:bottom w:val="none" w:sz="0" w:space="0" w:color="auto"/>
        <w:right w:val="none" w:sz="0" w:space="0" w:color="auto"/>
      </w:divBdr>
    </w:div>
    <w:div w:id="130367447">
      <w:bodyDiv w:val="1"/>
      <w:marLeft w:val="0"/>
      <w:marRight w:val="0"/>
      <w:marTop w:val="0"/>
      <w:marBottom w:val="0"/>
      <w:divBdr>
        <w:top w:val="none" w:sz="0" w:space="0" w:color="auto"/>
        <w:left w:val="none" w:sz="0" w:space="0" w:color="auto"/>
        <w:bottom w:val="none" w:sz="0" w:space="0" w:color="auto"/>
        <w:right w:val="none" w:sz="0" w:space="0" w:color="auto"/>
      </w:divBdr>
    </w:div>
    <w:div w:id="132139748">
      <w:bodyDiv w:val="1"/>
      <w:marLeft w:val="0"/>
      <w:marRight w:val="0"/>
      <w:marTop w:val="0"/>
      <w:marBottom w:val="0"/>
      <w:divBdr>
        <w:top w:val="none" w:sz="0" w:space="0" w:color="auto"/>
        <w:left w:val="none" w:sz="0" w:space="0" w:color="auto"/>
        <w:bottom w:val="none" w:sz="0" w:space="0" w:color="auto"/>
        <w:right w:val="none" w:sz="0" w:space="0" w:color="auto"/>
      </w:divBdr>
    </w:div>
    <w:div w:id="133764537">
      <w:bodyDiv w:val="1"/>
      <w:marLeft w:val="0"/>
      <w:marRight w:val="0"/>
      <w:marTop w:val="0"/>
      <w:marBottom w:val="0"/>
      <w:divBdr>
        <w:top w:val="none" w:sz="0" w:space="0" w:color="auto"/>
        <w:left w:val="none" w:sz="0" w:space="0" w:color="auto"/>
        <w:bottom w:val="none" w:sz="0" w:space="0" w:color="auto"/>
        <w:right w:val="none" w:sz="0" w:space="0" w:color="auto"/>
      </w:divBdr>
    </w:div>
    <w:div w:id="135074469">
      <w:bodyDiv w:val="1"/>
      <w:marLeft w:val="0"/>
      <w:marRight w:val="0"/>
      <w:marTop w:val="0"/>
      <w:marBottom w:val="0"/>
      <w:divBdr>
        <w:top w:val="none" w:sz="0" w:space="0" w:color="auto"/>
        <w:left w:val="none" w:sz="0" w:space="0" w:color="auto"/>
        <w:bottom w:val="none" w:sz="0" w:space="0" w:color="auto"/>
        <w:right w:val="none" w:sz="0" w:space="0" w:color="auto"/>
      </w:divBdr>
    </w:div>
    <w:div w:id="135493508">
      <w:bodyDiv w:val="1"/>
      <w:marLeft w:val="0"/>
      <w:marRight w:val="0"/>
      <w:marTop w:val="0"/>
      <w:marBottom w:val="0"/>
      <w:divBdr>
        <w:top w:val="none" w:sz="0" w:space="0" w:color="auto"/>
        <w:left w:val="none" w:sz="0" w:space="0" w:color="auto"/>
        <w:bottom w:val="none" w:sz="0" w:space="0" w:color="auto"/>
        <w:right w:val="none" w:sz="0" w:space="0" w:color="auto"/>
      </w:divBdr>
    </w:div>
    <w:div w:id="135610991">
      <w:bodyDiv w:val="1"/>
      <w:marLeft w:val="0"/>
      <w:marRight w:val="0"/>
      <w:marTop w:val="0"/>
      <w:marBottom w:val="0"/>
      <w:divBdr>
        <w:top w:val="none" w:sz="0" w:space="0" w:color="auto"/>
        <w:left w:val="none" w:sz="0" w:space="0" w:color="auto"/>
        <w:bottom w:val="none" w:sz="0" w:space="0" w:color="auto"/>
        <w:right w:val="none" w:sz="0" w:space="0" w:color="auto"/>
      </w:divBdr>
    </w:div>
    <w:div w:id="135682800">
      <w:bodyDiv w:val="1"/>
      <w:marLeft w:val="0"/>
      <w:marRight w:val="0"/>
      <w:marTop w:val="0"/>
      <w:marBottom w:val="0"/>
      <w:divBdr>
        <w:top w:val="none" w:sz="0" w:space="0" w:color="auto"/>
        <w:left w:val="none" w:sz="0" w:space="0" w:color="auto"/>
        <w:bottom w:val="none" w:sz="0" w:space="0" w:color="auto"/>
        <w:right w:val="none" w:sz="0" w:space="0" w:color="auto"/>
      </w:divBdr>
    </w:div>
    <w:div w:id="138109694">
      <w:bodyDiv w:val="1"/>
      <w:marLeft w:val="0"/>
      <w:marRight w:val="0"/>
      <w:marTop w:val="0"/>
      <w:marBottom w:val="0"/>
      <w:divBdr>
        <w:top w:val="none" w:sz="0" w:space="0" w:color="auto"/>
        <w:left w:val="none" w:sz="0" w:space="0" w:color="auto"/>
        <w:bottom w:val="none" w:sz="0" w:space="0" w:color="auto"/>
        <w:right w:val="none" w:sz="0" w:space="0" w:color="auto"/>
      </w:divBdr>
    </w:div>
    <w:div w:id="139462961">
      <w:bodyDiv w:val="1"/>
      <w:marLeft w:val="0"/>
      <w:marRight w:val="0"/>
      <w:marTop w:val="0"/>
      <w:marBottom w:val="0"/>
      <w:divBdr>
        <w:top w:val="none" w:sz="0" w:space="0" w:color="auto"/>
        <w:left w:val="none" w:sz="0" w:space="0" w:color="auto"/>
        <w:bottom w:val="none" w:sz="0" w:space="0" w:color="auto"/>
        <w:right w:val="none" w:sz="0" w:space="0" w:color="auto"/>
      </w:divBdr>
    </w:div>
    <w:div w:id="140268010">
      <w:bodyDiv w:val="1"/>
      <w:marLeft w:val="0"/>
      <w:marRight w:val="0"/>
      <w:marTop w:val="0"/>
      <w:marBottom w:val="0"/>
      <w:divBdr>
        <w:top w:val="none" w:sz="0" w:space="0" w:color="auto"/>
        <w:left w:val="none" w:sz="0" w:space="0" w:color="auto"/>
        <w:bottom w:val="none" w:sz="0" w:space="0" w:color="auto"/>
        <w:right w:val="none" w:sz="0" w:space="0" w:color="auto"/>
      </w:divBdr>
    </w:div>
    <w:div w:id="141583774">
      <w:bodyDiv w:val="1"/>
      <w:marLeft w:val="0"/>
      <w:marRight w:val="0"/>
      <w:marTop w:val="0"/>
      <w:marBottom w:val="0"/>
      <w:divBdr>
        <w:top w:val="none" w:sz="0" w:space="0" w:color="auto"/>
        <w:left w:val="none" w:sz="0" w:space="0" w:color="auto"/>
        <w:bottom w:val="none" w:sz="0" w:space="0" w:color="auto"/>
        <w:right w:val="none" w:sz="0" w:space="0" w:color="auto"/>
      </w:divBdr>
    </w:div>
    <w:div w:id="144130282">
      <w:bodyDiv w:val="1"/>
      <w:marLeft w:val="0"/>
      <w:marRight w:val="0"/>
      <w:marTop w:val="0"/>
      <w:marBottom w:val="0"/>
      <w:divBdr>
        <w:top w:val="none" w:sz="0" w:space="0" w:color="auto"/>
        <w:left w:val="none" w:sz="0" w:space="0" w:color="auto"/>
        <w:bottom w:val="none" w:sz="0" w:space="0" w:color="auto"/>
        <w:right w:val="none" w:sz="0" w:space="0" w:color="auto"/>
      </w:divBdr>
    </w:div>
    <w:div w:id="144250457">
      <w:bodyDiv w:val="1"/>
      <w:marLeft w:val="0"/>
      <w:marRight w:val="0"/>
      <w:marTop w:val="0"/>
      <w:marBottom w:val="0"/>
      <w:divBdr>
        <w:top w:val="none" w:sz="0" w:space="0" w:color="auto"/>
        <w:left w:val="none" w:sz="0" w:space="0" w:color="auto"/>
        <w:bottom w:val="none" w:sz="0" w:space="0" w:color="auto"/>
        <w:right w:val="none" w:sz="0" w:space="0" w:color="auto"/>
      </w:divBdr>
    </w:div>
    <w:div w:id="147673355">
      <w:bodyDiv w:val="1"/>
      <w:marLeft w:val="0"/>
      <w:marRight w:val="0"/>
      <w:marTop w:val="0"/>
      <w:marBottom w:val="0"/>
      <w:divBdr>
        <w:top w:val="none" w:sz="0" w:space="0" w:color="auto"/>
        <w:left w:val="none" w:sz="0" w:space="0" w:color="auto"/>
        <w:bottom w:val="none" w:sz="0" w:space="0" w:color="auto"/>
        <w:right w:val="none" w:sz="0" w:space="0" w:color="auto"/>
      </w:divBdr>
    </w:div>
    <w:div w:id="150028388">
      <w:bodyDiv w:val="1"/>
      <w:marLeft w:val="0"/>
      <w:marRight w:val="0"/>
      <w:marTop w:val="0"/>
      <w:marBottom w:val="0"/>
      <w:divBdr>
        <w:top w:val="none" w:sz="0" w:space="0" w:color="auto"/>
        <w:left w:val="none" w:sz="0" w:space="0" w:color="auto"/>
        <w:bottom w:val="none" w:sz="0" w:space="0" w:color="auto"/>
        <w:right w:val="none" w:sz="0" w:space="0" w:color="auto"/>
      </w:divBdr>
    </w:div>
    <w:div w:id="150948306">
      <w:bodyDiv w:val="1"/>
      <w:marLeft w:val="0"/>
      <w:marRight w:val="0"/>
      <w:marTop w:val="0"/>
      <w:marBottom w:val="0"/>
      <w:divBdr>
        <w:top w:val="none" w:sz="0" w:space="0" w:color="auto"/>
        <w:left w:val="none" w:sz="0" w:space="0" w:color="auto"/>
        <w:bottom w:val="none" w:sz="0" w:space="0" w:color="auto"/>
        <w:right w:val="none" w:sz="0" w:space="0" w:color="auto"/>
      </w:divBdr>
    </w:div>
    <w:div w:id="152451971">
      <w:bodyDiv w:val="1"/>
      <w:marLeft w:val="0"/>
      <w:marRight w:val="0"/>
      <w:marTop w:val="0"/>
      <w:marBottom w:val="0"/>
      <w:divBdr>
        <w:top w:val="none" w:sz="0" w:space="0" w:color="auto"/>
        <w:left w:val="none" w:sz="0" w:space="0" w:color="auto"/>
        <w:bottom w:val="none" w:sz="0" w:space="0" w:color="auto"/>
        <w:right w:val="none" w:sz="0" w:space="0" w:color="auto"/>
      </w:divBdr>
    </w:div>
    <w:div w:id="155387305">
      <w:bodyDiv w:val="1"/>
      <w:marLeft w:val="0"/>
      <w:marRight w:val="0"/>
      <w:marTop w:val="0"/>
      <w:marBottom w:val="0"/>
      <w:divBdr>
        <w:top w:val="none" w:sz="0" w:space="0" w:color="auto"/>
        <w:left w:val="none" w:sz="0" w:space="0" w:color="auto"/>
        <w:bottom w:val="none" w:sz="0" w:space="0" w:color="auto"/>
        <w:right w:val="none" w:sz="0" w:space="0" w:color="auto"/>
      </w:divBdr>
    </w:div>
    <w:div w:id="156651846">
      <w:bodyDiv w:val="1"/>
      <w:marLeft w:val="0"/>
      <w:marRight w:val="0"/>
      <w:marTop w:val="0"/>
      <w:marBottom w:val="0"/>
      <w:divBdr>
        <w:top w:val="none" w:sz="0" w:space="0" w:color="auto"/>
        <w:left w:val="none" w:sz="0" w:space="0" w:color="auto"/>
        <w:bottom w:val="none" w:sz="0" w:space="0" w:color="auto"/>
        <w:right w:val="none" w:sz="0" w:space="0" w:color="auto"/>
      </w:divBdr>
    </w:div>
    <w:div w:id="157498561">
      <w:bodyDiv w:val="1"/>
      <w:marLeft w:val="0"/>
      <w:marRight w:val="0"/>
      <w:marTop w:val="0"/>
      <w:marBottom w:val="0"/>
      <w:divBdr>
        <w:top w:val="none" w:sz="0" w:space="0" w:color="auto"/>
        <w:left w:val="none" w:sz="0" w:space="0" w:color="auto"/>
        <w:bottom w:val="none" w:sz="0" w:space="0" w:color="auto"/>
        <w:right w:val="none" w:sz="0" w:space="0" w:color="auto"/>
      </w:divBdr>
    </w:div>
    <w:div w:id="158230175">
      <w:bodyDiv w:val="1"/>
      <w:marLeft w:val="0"/>
      <w:marRight w:val="0"/>
      <w:marTop w:val="0"/>
      <w:marBottom w:val="0"/>
      <w:divBdr>
        <w:top w:val="none" w:sz="0" w:space="0" w:color="auto"/>
        <w:left w:val="none" w:sz="0" w:space="0" w:color="auto"/>
        <w:bottom w:val="none" w:sz="0" w:space="0" w:color="auto"/>
        <w:right w:val="none" w:sz="0" w:space="0" w:color="auto"/>
      </w:divBdr>
    </w:div>
    <w:div w:id="163010224">
      <w:bodyDiv w:val="1"/>
      <w:marLeft w:val="0"/>
      <w:marRight w:val="0"/>
      <w:marTop w:val="0"/>
      <w:marBottom w:val="0"/>
      <w:divBdr>
        <w:top w:val="none" w:sz="0" w:space="0" w:color="auto"/>
        <w:left w:val="none" w:sz="0" w:space="0" w:color="auto"/>
        <w:bottom w:val="none" w:sz="0" w:space="0" w:color="auto"/>
        <w:right w:val="none" w:sz="0" w:space="0" w:color="auto"/>
      </w:divBdr>
    </w:div>
    <w:div w:id="164587973">
      <w:bodyDiv w:val="1"/>
      <w:marLeft w:val="0"/>
      <w:marRight w:val="0"/>
      <w:marTop w:val="0"/>
      <w:marBottom w:val="0"/>
      <w:divBdr>
        <w:top w:val="none" w:sz="0" w:space="0" w:color="auto"/>
        <w:left w:val="none" w:sz="0" w:space="0" w:color="auto"/>
        <w:bottom w:val="none" w:sz="0" w:space="0" w:color="auto"/>
        <w:right w:val="none" w:sz="0" w:space="0" w:color="auto"/>
      </w:divBdr>
    </w:div>
    <w:div w:id="165480926">
      <w:bodyDiv w:val="1"/>
      <w:marLeft w:val="0"/>
      <w:marRight w:val="0"/>
      <w:marTop w:val="0"/>
      <w:marBottom w:val="0"/>
      <w:divBdr>
        <w:top w:val="none" w:sz="0" w:space="0" w:color="auto"/>
        <w:left w:val="none" w:sz="0" w:space="0" w:color="auto"/>
        <w:bottom w:val="none" w:sz="0" w:space="0" w:color="auto"/>
        <w:right w:val="none" w:sz="0" w:space="0" w:color="auto"/>
      </w:divBdr>
    </w:div>
    <w:div w:id="167182924">
      <w:bodyDiv w:val="1"/>
      <w:marLeft w:val="0"/>
      <w:marRight w:val="0"/>
      <w:marTop w:val="0"/>
      <w:marBottom w:val="0"/>
      <w:divBdr>
        <w:top w:val="none" w:sz="0" w:space="0" w:color="auto"/>
        <w:left w:val="none" w:sz="0" w:space="0" w:color="auto"/>
        <w:bottom w:val="none" w:sz="0" w:space="0" w:color="auto"/>
        <w:right w:val="none" w:sz="0" w:space="0" w:color="auto"/>
      </w:divBdr>
    </w:div>
    <w:div w:id="167914986">
      <w:bodyDiv w:val="1"/>
      <w:marLeft w:val="0"/>
      <w:marRight w:val="0"/>
      <w:marTop w:val="0"/>
      <w:marBottom w:val="0"/>
      <w:divBdr>
        <w:top w:val="none" w:sz="0" w:space="0" w:color="auto"/>
        <w:left w:val="none" w:sz="0" w:space="0" w:color="auto"/>
        <w:bottom w:val="none" w:sz="0" w:space="0" w:color="auto"/>
        <w:right w:val="none" w:sz="0" w:space="0" w:color="auto"/>
      </w:divBdr>
    </w:div>
    <w:div w:id="170262682">
      <w:bodyDiv w:val="1"/>
      <w:marLeft w:val="0"/>
      <w:marRight w:val="0"/>
      <w:marTop w:val="0"/>
      <w:marBottom w:val="0"/>
      <w:divBdr>
        <w:top w:val="none" w:sz="0" w:space="0" w:color="auto"/>
        <w:left w:val="none" w:sz="0" w:space="0" w:color="auto"/>
        <w:bottom w:val="none" w:sz="0" w:space="0" w:color="auto"/>
        <w:right w:val="none" w:sz="0" w:space="0" w:color="auto"/>
      </w:divBdr>
    </w:div>
    <w:div w:id="172257526">
      <w:bodyDiv w:val="1"/>
      <w:marLeft w:val="0"/>
      <w:marRight w:val="0"/>
      <w:marTop w:val="0"/>
      <w:marBottom w:val="0"/>
      <w:divBdr>
        <w:top w:val="none" w:sz="0" w:space="0" w:color="auto"/>
        <w:left w:val="none" w:sz="0" w:space="0" w:color="auto"/>
        <w:bottom w:val="none" w:sz="0" w:space="0" w:color="auto"/>
        <w:right w:val="none" w:sz="0" w:space="0" w:color="auto"/>
      </w:divBdr>
    </w:div>
    <w:div w:id="172646877">
      <w:bodyDiv w:val="1"/>
      <w:marLeft w:val="0"/>
      <w:marRight w:val="0"/>
      <w:marTop w:val="0"/>
      <w:marBottom w:val="0"/>
      <w:divBdr>
        <w:top w:val="none" w:sz="0" w:space="0" w:color="auto"/>
        <w:left w:val="none" w:sz="0" w:space="0" w:color="auto"/>
        <w:bottom w:val="none" w:sz="0" w:space="0" w:color="auto"/>
        <w:right w:val="none" w:sz="0" w:space="0" w:color="auto"/>
      </w:divBdr>
    </w:div>
    <w:div w:id="174269550">
      <w:bodyDiv w:val="1"/>
      <w:marLeft w:val="0"/>
      <w:marRight w:val="0"/>
      <w:marTop w:val="0"/>
      <w:marBottom w:val="0"/>
      <w:divBdr>
        <w:top w:val="none" w:sz="0" w:space="0" w:color="auto"/>
        <w:left w:val="none" w:sz="0" w:space="0" w:color="auto"/>
        <w:bottom w:val="none" w:sz="0" w:space="0" w:color="auto"/>
        <w:right w:val="none" w:sz="0" w:space="0" w:color="auto"/>
      </w:divBdr>
    </w:div>
    <w:div w:id="178616956">
      <w:bodyDiv w:val="1"/>
      <w:marLeft w:val="0"/>
      <w:marRight w:val="0"/>
      <w:marTop w:val="0"/>
      <w:marBottom w:val="0"/>
      <w:divBdr>
        <w:top w:val="none" w:sz="0" w:space="0" w:color="auto"/>
        <w:left w:val="none" w:sz="0" w:space="0" w:color="auto"/>
        <w:bottom w:val="none" w:sz="0" w:space="0" w:color="auto"/>
        <w:right w:val="none" w:sz="0" w:space="0" w:color="auto"/>
      </w:divBdr>
    </w:div>
    <w:div w:id="178738442">
      <w:bodyDiv w:val="1"/>
      <w:marLeft w:val="0"/>
      <w:marRight w:val="0"/>
      <w:marTop w:val="0"/>
      <w:marBottom w:val="0"/>
      <w:divBdr>
        <w:top w:val="none" w:sz="0" w:space="0" w:color="auto"/>
        <w:left w:val="none" w:sz="0" w:space="0" w:color="auto"/>
        <w:bottom w:val="none" w:sz="0" w:space="0" w:color="auto"/>
        <w:right w:val="none" w:sz="0" w:space="0" w:color="auto"/>
      </w:divBdr>
    </w:div>
    <w:div w:id="180243386">
      <w:bodyDiv w:val="1"/>
      <w:marLeft w:val="0"/>
      <w:marRight w:val="0"/>
      <w:marTop w:val="0"/>
      <w:marBottom w:val="0"/>
      <w:divBdr>
        <w:top w:val="none" w:sz="0" w:space="0" w:color="auto"/>
        <w:left w:val="none" w:sz="0" w:space="0" w:color="auto"/>
        <w:bottom w:val="none" w:sz="0" w:space="0" w:color="auto"/>
        <w:right w:val="none" w:sz="0" w:space="0" w:color="auto"/>
      </w:divBdr>
    </w:div>
    <w:div w:id="180245074">
      <w:bodyDiv w:val="1"/>
      <w:marLeft w:val="0"/>
      <w:marRight w:val="0"/>
      <w:marTop w:val="0"/>
      <w:marBottom w:val="0"/>
      <w:divBdr>
        <w:top w:val="none" w:sz="0" w:space="0" w:color="auto"/>
        <w:left w:val="none" w:sz="0" w:space="0" w:color="auto"/>
        <w:bottom w:val="none" w:sz="0" w:space="0" w:color="auto"/>
        <w:right w:val="none" w:sz="0" w:space="0" w:color="auto"/>
      </w:divBdr>
    </w:div>
    <w:div w:id="182133148">
      <w:bodyDiv w:val="1"/>
      <w:marLeft w:val="0"/>
      <w:marRight w:val="0"/>
      <w:marTop w:val="0"/>
      <w:marBottom w:val="0"/>
      <w:divBdr>
        <w:top w:val="none" w:sz="0" w:space="0" w:color="auto"/>
        <w:left w:val="none" w:sz="0" w:space="0" w:color="auto"/>
        <w:bottom w:val="none" w:sz="0" w:space="0" w:color="auto"/>
        <w:right w:val="none" w:sz="0" w:space="0" w:color="auto"/>
      </w:divBdr>
    </w:div>
    <w:div w:id="182480183">
      <w:bodyDiv w:val="1"/>
      <w:marLeft w:val="0"/>
      <w:marRight w:val="0"/>
      <w:marTop w:val="0"/>
      <w:marBottom w:val="0"/>
      <w:divBdr>
        <w:top w:val="none" w:sz="0" w:space="0" w:color="auto"/>
        <w:left w:val="none" w:sz="0" w:space="0" w:color="auto"/>
        <w:bottom w:val="none" w:sz="0" w:space="0" w:color="auto"/>
        <w:right w:val="none" w:sz="0" w:space="0" w:color="auto"/>
      </w:divBdr>
    </w:div>
    <w:div w:id="185095345">
      <w:bodyDiv w:val="1"/>
      <w:marLeft w:val="0"/>
      <w:marRight w:val="0"/>
      <w:marTop w:val="0"/>
      <w:marBottom w:val="0"/>
      <w:divBdr>
        <w:top w:val="none" w:sz="0" w:space="0" w:color="auto"/>
        <w:left w:val="none" w:sz="0" w:space="0" w:color="auto"/>
        <w:bottom w:val="none" w:sz="0" w:space="0" w:color="auto"/>
        <w:right w:val="none" w:sz="0" w:space="0" w:color="auto"/>
      </w:divBdr>
    </w:div>
    <w:div w:id="187449389">
      <w:bodyDiv w:val="1"/>
      <w:marLeft w:val="0"/>
      <w:marRight w:val="0"/>
      <w:marTop w:val="0"/>
      <w:marBottom w:val="0"/>
      <w:divBdr>
        <w:top w:val="none" w:sz="0" w:space="0" w:color="auto"/>
        <w:left w:val="none" w:sz="0" w:space="0" w:color="auto"/>
        <w:bottom w:val="none" w:sz="0" w:space="0" w:color="auto"/>
        <w:right w:val="none" w:sz="0" w:space="0" w:color="auto"/>
      </w:divBdr>
    </w:div>
    <w:div w:id="188182445">
      <w:bodyDiv w:val="1"/>
      <w:marLeft w:val="0"/>
      <w:marRight w:val="0"/>
      <w:marTop w:val="0"/>
      <w:marBottom w:val="0"/>
      <w:divBdr>
        <w:top w:val="none" w:sz="0" w:space="0" w:color="auto"/>
        <w:left w:val="none" w:sz="0" w:space="0" w:color="auto"/>
        <w:bottom w:val="none" w:sz="0" w:space="0" w:color="auto"/>
        <w:right w:val="none" w:sz="0" w:space="0" w:color="auto"/>
      </w:divBdr>
    </w:div>
    <w:div w:id="189268452">
      <w:bodyDiv w:val="1"/>
      <w:marLeft w:val="0"/>
      <w:marRight w:val="0"/>
      <w:marTop w:val="0"/>
      <w:marBottom w:val="0"/>
      <w:divBdr>
        <w:top w:val="none" w:sz="0" w:space="0" w:color="auto"/>
        <w:left w:val="none" w:sz="0" w:space="0" w:color="auto"/>
        <w:bottom w:val="none" w:sz="0" w:space="0" w:color="auto"/>
        <w:right w:val="none" w:sz="0" w:space="0" w:color="auto"/>
      </w:divBdr>
    </w:div>
    <w:div w:id="189732255">
      <w:bodyDiv w:val="1"/>
      <w:marLeft w:val="0"/>
      <w:marRight w:val="0"/>
      <w:marTop w:val="0"/>
      <w:marBottom w:val="0"/>
      <w:divBdr>
        <w:top w:val="none" w:sz="0" w:space="0" w:color="auto"/>
        <w:left w:val="none" w:sz="0" w:space="0" w:color="auto"/>
        <w:bottom w:val="none" w:sz="0" w:space="0" w:color="auto"/>
        <w:right w:val="none" w:sz="0" w:space="0" w:color="auto"/>
      </w:divBdr>
    </w:div>
    <w:div w:id="198976794">
      <w:bodyDiv w:val="1"/>
      <w:marLeft w:val="0"/>
      <w:marRight w:val="0"/>
      <w:marTop w:val="0"/>
      <w:marBottom w:val="0"/>
      <w:divBdr>
        <w:top w:val="none" w:sz="0" w:space="0" w:color="auto"/>
        <w:left w:val="none" w:sz="0" w:space="0" w:color="auto"/>
        <w:bottom w:val="none" w:sz="0" w:space="0" w:color="auto"/>
        <w:right w:val="none" w:sz="0" w:space="0" w:color="auto"/>
      </w:divBdr>
    </w:div>
    <w:div w:id="201602928">
      <w:bodyDiv w:val="1"/>
      <w:marLeft w:val="0"/>
      <w:marRight w:val="0"/>
      <w:marTop w:val="0"/>
      <w:marBottom w:val="0"/>
      <w:divBdr>
        <w:top w:val="none" w:sz="0" w:space="0" w:color="auto"/>
        <w:left w:val="none" w:sz="0" w:space="0" w:color="auto"/>
        <w:bottom w:val="none" w:sz="0" w:space="0" w:color="auto"/>
        <w:right w:val="none" w:sz="0" w:space="0" w:color="auto"/>
      </w:divBdr>
    </w:div>
    <w:div w:id="201941639">
      <w:bodyDiv w:val="1"/>
      <w:marLeft w:val="0"/>
      <w:marRight w:val="0"/>
      <w:marTop w:val="0"/>
      <w:marBottom w:val="0"/>
      <w:divBdr>
        <w:top w:val="none" w:sz="0" w:space="0" w:color="auto"/>
        <w:left w:val="none" w:sz="0" w:space="0" w:color="auto"/>
        <w:bottom w:val="none" w:sz="0" w:space="0" w:color="auto"/>
        <w:right w:val="none" w:sz="0" w:space="0" w:color="auto"/>
      </w:divBdr>
    </w:div>
    <w:div w:id="202834260">
      <w:bodyDiv w:val="1"/>
      <w:marLeft w:val="0"/>
      <w:marRight w:val="0"/>
      <w:marTop w:val="0"/>
      <w:marBottom w:val="0"/>
      <w:divBdr>
        <w:top w:val="none" w:sz="0" w:space="0" w:color="auto"/>
        <w:left w:val="none" w:sz="0" w:space="0" w:color="auto"/>
        <w:bottom w:val="none" w:sz="0" w:space="0" w:color="auto"/>
        <w:right w:val="none" w:sz="0" w:space="0" w:color="auto"/>
      </w:divBdr>
    </w:div>
    <w:div w:id="204218830">
      <w:bodyDiv w:val="1"/>
      <w:marLeft w:val="0"/>
      <w:marRight w:val="0"/>
      <w:marTop w:val="0"/>
      <w:marBottom w:val="0"/>
      <w:divBdr>
        <w:top w:val="none" w:sz="0" w:space="0" w:color="auto"/>
        <w:left w:val="none" w:sz="0" w:space="0" w:color="auto"/>
        <w:bottom w:val="none" w:sz="0" w:space="0" w:color="auto"/>
        <w:right w:val="none" w:sz="0" w:space="0" w:color="auto"/>
      </w:divBdr>
    </w:div>
    <w:div w:id="204876549">
      <w:bodyDiv w:val="1"/>
      <w:marLeft w:val="0"/>
      <w:marRight w:val="0"/>
      <w:marTop w:val="0"/>
      <w:marBottom w:val="0"/>
      <w:divBdr>
        <w:top w:val="none" w:sz="0" w:space="0" w:color="auto"/>
        <w:left w:val="none" w:sz="0" w:space="0" w:color="auto"/>
        <w:bottom w:val="none" w:sz="0" w:space="0" w:color="auto"/>
        <w:right w:val="none" w:sz="0" w:space="0" w:color="auto"/>
      </w:divBdr>
    </w:div>
    <w:div w:id="204953994">
      <w:bodyDiv w:val="1"/>
      <w:marLeft w:val="0"/>
      <w:marRight w:val="0"/>
      <w:marTop w:val="0"/>
      <w:marBottom w:val="0"/>
      <w:divBdr>
        <w:top w:val="none" w:sz="0" w:space="0" w:color="auto"/>
        <w:left w:val="none" w:sz="0" w:space="0" w:color="auto"/>
        <w:bottom w:val="none" w:sz="0" w:space="0" w:color="auto"/>
        <w:right w:val="none" w:sz="0" w:space="0" w:color="auto"/>
      </w:divBdr>
    </w:div>
    <w:div w:id="207643941">
      <w:bodyDiv w:val="1"/>
      <w:marLeft w:val="0"/>
      <w:marRight w:val="0"/>
      <w:marTop w:val="0"/>
      <w:marBottom w:val="0"/>
      <w:divBdr>
        <w:top w:val="none" w:sz="0" w:space="0" w:color="auto"/>
        <w:left w:val="none" w:sz="0" w:space="0" w:color="auto"/>
        <w:bottom w:val="none" w:sz="0" w:space="0" w:color="auto"/>
        <w:right w:val="none" w:sz="0" w:space="0" w:color="auto"/>
      </w:divBdr>
    </w:div>
    <w:div w:id="210464647">
      <w:bodyDiv w:val="1"/>
      <w:marLeft w:val="0"/>
      <w:marRight w:val="0"/>
      <w:marTop w:val="0"/>
      <w:marBottom w:val="0"/>
      <w:divBdr>
        <w:top w:val="none" w:sz="0" w:space="0" w:color="auto"/>
        <w:left w:val="none" w:sz="0" w:space="0" w:color="auto"/>
        <w:bottom w:val="none" w:sz="0" w:space="0" w:color="auto"/>
        <w:right w:val="none" w:sz="0" w:space="0" w:color="auto"/>
      </w:divBdr>
    </w:div>
    <w:div w:id="211037338">
      <w:bodyDiv w:val="1"/>
      <w:marLeft w:val="0"/>
      <w:marRight w:val="0"/>
      <w:marTop w:val="0"/>
      <w:marBottom w:val="0"/>
      <w:divBdr>
        <w:top w:val="none" w:sz="0" w:space="0" w:color="auto"/>
        <w:left w:val="none" w:sz="0" w:space="0" w:color="auto"/>
        <w:bottom w:val="none" w:sz="0" w:space="0" w:color="auto"/>
        <w:right w:val="none" w:sz="0" w:space="0" w:color="auto"/>
      </w:divBdr>
    </w:div>
    <w:div w:id="212540553">
      <w:bodyDiv w:val="1"/>
      <w:marLeft w:val="0"/>
      <w:marRight w:val="0"/>
      <w:marTop w:val="0"/>
      <w:marBottom w:val="0"/>
      <w:divBdr>
        <w:top w:val="none" w:sz="0" w:space="0" w:color="auto"/>
        <w:left w:val="none" w:sz="0" w:space="0" w:color="auto"/>
        <w:bottom w:val="none" w:sz="0" w:space="0" w:color="auto"/>
        <w:right w:val="none" w:sz="0" w:space="0" w:color="auto"/>
      </w:divBdr>
    </w:div>
    <w:div w:id="215094968">
      <w:bodyDiv w:val="1"/>
      <w:marLeft w:val="0"/>
      <w:marRight w:val="0"/>
      <w:marTop w:val="0"/>
      <w:marBottom w:val="0"/>
      <w:divBdr>
        <w:top w:val="none" w:sz="0" w:space="0" w:color="auto"/>
        <w:left w:val="none" w:sz="0" w:space="0" w:color="auto"/>
        <w:bottom w:val="none" w:sz="0" w:space="0" w:color="auto"/>
        <w:right w:val="none" w:sz="0" w:space="0" w:color="auto"/>
      </w:divBdr>
    </w:div>
    <w:div w:id="217282865">
      <w:bodyDiv w:val="1"/>
      <w:marLeft w:val="0"/>
      <w:marRight w:val="0"/>
      <w:marTop w:val="0"/>
      <w:marBottom w:val="0"/>
      <w:divBdr>
        <w:top w:val="none" w:sz="0" w:space="0" w:color="auto"/>
        <w:left w:val="none" w:sz="0" w:space="0" w:color="auto"/>
        <w:bottom w:val="none" w:sz="0" w:space="0" w:color="auto"/>
        <w:right w:val="none" w:sz="0" w:space="0" w:color="auto"/>
      </w:divBdr>
    </w:div>
    <w:div w:id="217396137">
      <w:bodyDiv w:val="1"/>
      <w:marLeft w:val="0"/>
      <w:marRight w:val="0"/>
      <w:marTop w:val="0"/>
      <w:marBottom w:val="0"/>
      <w:divBdr>
        <w:top w:val="none" w:sz="0" w:space="0" w:color="auto"/>
        <w:left w:val="none" w:sz="0" w:space="0" w:color="auto"/>
        <w:bottom w:val="none" w:sz="0" w:space="0" w:color="auto"/>
        <w:right w:val="none" w:sz="0" w:space="0" w:color="auto"/>
      </w:divBdr>
    </w:div>
    <w:div w:id="217673839">
      <w:bodyDiv w:val="1"/>
      <w:marLeft w:val="0"/>
      <w:marRight w:val="0"/>
      <w:marTop w:val="0"/>
      <w:marBottom w:val="0"/>
      <w:divBdr>
        <w:top w:val="none" w:sz="0" w:space="0" w:color="auto"/>
        <w:left w:val="none" w:sz="0" w:space="0" w:color="auto"/>
        <w:bottom w:val="none" w:sz="0" w:space="0" w:color="auto"/>
        <w:right w:val="none" w:sz="0" w:space="0" w:color="auto"/>
      </w:divBdr>
    </w:div>
    <w:div w:id="218519992">
      <w:bodyDiv w:val="1"/>
      <w:marLeft w:val="0"/>
      <w:marRight w:val="0"/>
      <w:marTop w:val="0"/>
      <w:marBottom w:val="0"/>
      <w:divBdr>
        <w:top w:val="none" w:sz="0" w:space="0" w:color="auto"/>
        <w:left w:val="none" w:sz="0" w:space="0" w:color="auto"/>
        <w:bottom w:val="none" w:sz="0" w:space="0" w:color="auto"/>
        <w:right w:val="none" w:sz="0" w:space="0" w:color="auto"/>
      </w:divBdr>
    </w:div>
    <w:div w:id="223953300">
      <w:bodyDiv w:val="1"/>
      <w:marLeft w:val="0"/>
      <w:marRight w:val="0"/>
      <w:marTop w:val="0"/>
      <w:marBottom w:val="0"/>
      <w:divBdr>
        <w:top w:val="none" w:sz="0" w:space="0" w:color="auto"/>
        <w:left w:val="none" w:sz="0" w:space="0" w:color="auto"/>
        <w:bottom w:val="none" w:sz="0" w:space="0" w:color="auto"/>
        <w:right w:val="none" w:sz="0" w:space="0" w:color="auto"/>
      </w:divBdr>
    </w:div>
    <w:div w:id="224537900">
      <w:bodyDiv w:val="1"/>
      <w:marLeft w:val="0"/>
      <w:marRight w:val="0"/>
      <w:marTop w:val="0"/>
      <w:marBottom w:val="0"/>
      <w:divBdr>
        <w:top w:val="none" w:sz="0" w:space="0" w:color="auto"/>
        <w:left w:val="none" w:sz="0" w:space="0" w:color="auto"/>
        <w:bottom w:val="none" w:sz="0" w:space="0" w:color="auto"/>
        <w:right w:val="none" w:sz="0" w:space="0" w:color="auto"/>
      </w:divBdr>
    </w:div>
    <w:div w:id="224992683">
      <w:bodyDiv w:val="1"/>
      <w:marLeft w:val="0"/>
      <w:marRight w:val="0"/>
      <w:marTop w:val="0"/>
      <w:marBottom w:val="0"/>
      <w:divBdr>
        <w:top w:val="none" w:sz="0" w:space="0" w:color="auto"/>
        <w:left w:val="none" w:sz="0" w:space="0" w:color="auto"/>
        <w:bottom w:val="none" w:sz="0" w:space="0" w:color="auto"/>
        <w:right w:val="none" w:sz="0" w:space="0" w:color="auto"/>
      </w:divBdr>
    </w:div>
    <w:div w:id="226112960">
      <w:bodyDiv w:val="1"/>
      <w:marLeft w:val="0"/>
      <w:marRight w:val="0"/>
      <w:marTop w:val="0"/>
      <w:marBottom w:val="0"/>
      <w:divBdr>
        <w:top w:val="none" w:sz="0" w:space="0" w:color="auto"/>
        <w:left w:val="none" w:sz="0" w:space="0" w:color="auto"/>
        <w:bottom w:val="none" w:sz="0" w:space="0" w:color="auto"/>
        <w:right w:val="none" w:sz="0" w:space="0" w:color="auto"/>
      </w:divBdr>
    </w:div>
    <w:div w:id="228926361">
      <w:bodyDiv w:val="1"/>
      <w:marLeft w:val="0"/>
      <w:marRight w:val="0"/>
      <w:marTop w:val="0"/>
      <w:marBottom w:val="0"/>
      <w:divBdr>
        <w:top w:val="none" w:sz="0" w:space="0" w:color="auto"/>
        <w:left w:val="none" w:sz="0" w:space="0" w:color="auto"/>
        <w:bottom w:val="none" w:sz="0" w:space="0" w:color="auto"/>
        <w:right w:val="none" w:sz="0" w:space="0" w:color="auto"/>
      </w:divBdr>
    </w:div>
    <w:div w:id="229194587">
      <w:bodyDiv w:val="1"/>
      <w:marLeft w:val="0"/>
      <w:marRight w:val="0"/>
      <w:marTop w:val="0"/>
      <w:marBottom w:val="0"/>
      <w:divBdr>
        <w:top w:val="none" w:sz="0" w:space="0" w:color="auto"/>
        <w:left w:val="none" w:sz="0" w:space="0" w:color="auto"/>
        <w:bottom w:val="none" w:sz="0" w:space="0" w:color="auto"/>
        <w:right w:val="none" w:sz="0" w:space="0" w:color="auto"/>
      </w:divBdr>
    </w:div>
    <w:div w:id="232393796">
      <w:bodyDiv w:val="1"/>
      <w:marLeft w:val="0"/>
      <w:marRight w:val="0"/>
      <w:marTop w:val="0"/>
      <w:marBottom w:val="0"/>
      <w:divBdr>
        <w:top w:val="none" w:sz="0" w:space="0" w:color="auto"/>
        <w:left w:val="none" w:sz="0" w:space="0" w:color="auto"/>
        <w:bottom w:val="none" w:sz="0" w:space="0" w:color="auto"/>
        <w:right w:val="none" w:sz="0" w:space="0" w:color="auto"/>
      </w:divBdr>
    </w:div>
    <w:div w:id="234627772">
      <w:bodyDiv w:val="1"/>
      <w:marLeft w:val="0"/>
      <w:marRight w:val="0"/>
      <w:marTop w:val="0"/>
      <w:marBottom w:val="0"/>
      <w:divBdr>
        <w:top w:val="none" w:sz="0" w:space="0" w:color="auto"/>
        <w:left w:val="none" w:sz="0" w:space="0" w:color="auto"/>
        <w:bottom w:val="none" w:sz="0" w:space="0" w:color="auto"/>
        <w:right w:val="none" w:sz="0" w:space="0" w:color="auto"/>
      </w:divBdr>
    </w:div>
    <w:div w:id="234970447">
      <w:bodyDiv w:val="1"/>
      <w:marLeft w:val="0"/>
      <w:marRight w:val="0"/>
      <w:marTop w:val="0"/>
      <w:marBottom w:val="0"/>
      <w:divBdr>
        <w:top w:val="none" w:sz="0" w:space="0" w:color="auto"/>
        <w:left w:val="none" w:sz="0" w:space="0" w:color="auto"/>
        <w:bottom w:val="none" w:sz="0" w:space="0" w:color="auto"/>
        <w:right w:val="none" w:sz="0" w:space="0" w:color="auto"/>
      </w:divBdr>
    </w:div>
    <w:div w:id="234974476">
      <w:bodyDiv w:val="1"/>
      <w:marLeft w:val="0"/>
      <w:marRight w:val="0"/>
      <w:marTop w:val="0"/>
      <w:marBottom w:val="0"/>
      <w:divBdr>
        <w:top w:val="none" w:sz="0" w:space="0" w:color="auto"/>
        <w:left w:val="none" w:sz="0" w:space="0" w:color="auto"/>
        <w:bottom w:val="none" w:sz="0" w:space="0" w:color="auto"/>
        <w:right w:val="none" w:sz="0" w:space="0" w:color="auto"/>
      </w:divBdr>
    </w:div>
    <w:div w:id="235437884">
      <w:bodyDiv w:val="1"/>
      <w:marLeft w:val="0"/>
      <w:marRight w:val="0"/>
      <w:marTop w:val="0"/>
      <w:marBottom w:val="0"/>
      <w:divBdr>
        <w:top w:val="none" w:sz="0" w:space="0" w:color="auto"/>
        <w:left w:val="none" w:sz="0" w:space="0" w:color="auto"/>
        <w:bottom w:val="none" w:sz="0" w:space="0" w:color="auto"/>
        <w:right w:val="none" w:sz="0" w:space="0" w:color="auto"/>
      </w:divBdr>
    </w:div>
    <w:div w:id="236939061">
      <w:bodyDiv w:val="1"/>
      <w:marLeft w:val="0"/>
      <w:marRight w:val="0"/>
      <w:marTop w:val="0"/>
      <w:marBottom w:val="0"/>
      <w:divBdr>
        <w:top w:val="none" w:sz="0" w:space="0" w:color="auto"/>
        <w:left w:val="none" w:sz="0" w:space="0" w:color="auto"/>
        <w:bottom w:val="none" w:sz="0" w:space="0" w:color="auto"/>
        <w:right w:val="none" w:sz="0" w:space="0" w:color="auto"/>
      </w:divBdr>
    </w:div>
    <w:div w:id="239608027">
      <w:bodyDiv w:val="1"/>
      <w:marLeft w:val="0"/>
      <w:marRight w:val="0"/>
      <w:marTop w:val="0"/>
      <w:marBottom w:val="0"/>
      <w:divBdr>
        <w:top w:val="none" w:sz="0" w:space="0" w:color="auto"/>
        <w:left w:val="none" w:sz="0" w:space="0" w:color="auto"/>
        <w:bottom w:val="none" w:sz="0" w:space="0" w:color="auto"/>
        <w:right w:val="none" w:sz="0" w:space="0" w:color="auto"/>
      </w:divBdr>
    </w:div>
    <w:div w:id="240875767">
      <w:bodyDiv w:val="1"/>
      <w:marLeft w:val="0"/>
      <w:marRight w:val="0"/>
      <w:marTop w:val="0"/>
      <w:marBottom w:val="0"/>
      <w:divBdr>
        <w:top w:val="none" w:sz="0" w:space="0" w:color="auto"/>
        <w:left w:val="none" w:sz="0" w:space="0" w:color="auto"/>
        <w:bottom w:val="none" w:sz="0" w:space="0" w:color="auto"/>
        <w:right w:val="none" w:sz="0" w:space="0" w:color="auto"/>
      </w:divBdr>
    </w:div>
    <w:div w:id="245191356">
      <w:bodyDiv w:val="1"/>
      <w:marLeft w:val="0"/>
      <w:marRight w:val="0"/>
      <w:marTop w:val="0"/>
      <w:marBottom w:val="0"/>
      <w:divBdr>
        <w:top w:val="none" w:sz="0" w:space="0" w:color="auto"/>
        <w:left w:val="none" w:sz="0" w:space="0" w:color="auto"/>
        <w:bottom w:val="none" w:sz="0" w:space="0" w:color="auto"/>
        <w:right w:val="none" w:sz="0" w:space="0" w:color="auto"/>
      </w:divBdr>
    </w:div>
    <w:div w:id="245261791">
      <w:bodyDiv w:val="1"/>
      <w:marLeft w:val="0"/>
      <w:marRight w:val="0"/>
      <w:marTop w:val="0"/>
      <w:marBottom w:val="0"/>
      <w:divBdr>
        <w:top w:val="none" w:sz="0" w:space="0" w:color="auto"/>
        <w:left w:val="none" w:sz="0" w:space="0" w:color="auto"/>
        <w:bottom w:val="none" w:sz="0" w:space="0" w:color="auto"/>
        <w:right w:val="none" w:sz="0" w:space="0" w:color="auto"/>
      </w:divBdr>
    </w:div>
    <w:div w:id="245574063">
      <w:bodyDiv w:val="1"/>
      <w:marLeft w:val="0"/>
      <w:marRight w:val="0"/>
      <w:marTop w:val="0"/>
      <w:marBottom w:val="0"/>
      <w:divBdr>
        <w:top w:val="none" w:sz="0" w:space="0" w:color="auto"/>
        <w:left w:val="none" w:sz="0" w:space="0" w:color="auto"/>
        <w:bottom w:val="none" w:sz="0" w:space="0" w:color="auto"/>
        <w:right w:val="none" w:sz="0" w:space="0" w:color="auto"/>
      </w:divBdr>
    </w:div>
    <w:div w:id="245648061">
      <w:bodyDiv w:val="1"/>
      <w:marLeft w:val="0"/>
      <w:marRight w:val="0"/>
      <w:marTop w:val="0"/>
      <w:marBottom w:val="0"/>
      <w:divBdr>
        <w:top w:val="none" w:sz="0" w:space="0" w:color="auto"/>
        <w:left w:val="none" w:sz="0" w:space="0" w:color="auto"/>
        <w:bottom w:val="none" w:sz="0" w:space="0" w:color="auto"/>
        <w:right w:val="none" w:sz="0" w:space="0" w:color="auto"/>
      </w:divBdr>
    </w:div>
    <w:div w:id="249193859">
      <w:bodyDiv w:val="1"/>
      <w:marLeft w:val="0"/>
      <w:marRight w:val="0"/>
      <w:marTop w:val="0"/>
      <w:marBottom w:val="0"/>
      <w:divBdr>
        <w:top w:val="none" w:sz="0" w:space="0" w:color="auto"/>
        <w:left w:val="none" w:sz="0" w:space="0" w:color="auto"/>
        <w:bottom w:val="none" w:sz="0" w:space="0" w:color="auto"/>
        <w:right w:val="none" w:sz="0" w:space="0" w:color="auto"/>
      </w:divBdr>
    </w:div>
    <w:div w:id="252056166">
      <w:bodyDiv w:val="1"/>
      <w:marLeft w:val="0"/>
      <w:marRight w:val="0"/>
      <w:marTop w:val="0"/>
      <w:marBottom w:val="0"/>
      <w:divBdr>
        <w:top w:val="none" w:sz="0" w:space="0" w:color="auto"/>
        <w:left w:val="none" w:sz="0" w:space="0" w:color="auto"/>
        <w:bottom w:val="none" w:sz="0" w:space="0" w:color="auto"/>
        <w:right w:val="none" w:sz="0" w:space="0" w:color="auto"/>
      </w:divBdr>
    </w:div>
    <w:div w:id="252590103">
      <w:bodyDiv w:val="1"/>
      <w:marLeft w:val="0"/>
      <w:marRight w:val="0"/>
      <w:marTop w:val="0"/>
      <w:marBottom w:val="0"/>
      <w:divBdr>
        <w:top w:val="none" w:sz="0" w:space="0" w:color="auto"/>
        <w:left w:val="none" w:sz="0" w:space="0" w:color="auto"/>
        <w:bottom w:val="none" w:sz="0" w:space="0" w:color="auto"/>
        <w:right w:val="none" w:sz="0" w:space="0" w:color="auto"/>
      </w:divBdr>
    </w:div>
    <w:div w:id="252788060">
      <w:bodyDiv w:val="1"/>
      <w:marLeft w:val="0"/>
      <w:marRight w:val="0"/>
      <w:marTop w:val="0"/>
      <w:marBottom w:val="0"/>
      <w:divBdr>
        <w:top w:val="none" w:sz="0" w:space="0" w:color="auto"/>
        <w:left w:val="none" w:sz="0" w:space="0" w:color="auto"/>
        <w:bottom w:val="none" w:sz="0" w:space="0" w:color="auto"/>
        <w:right w:val="none" w:sz="0" w:space="0" w:color="auto"/>
      </w:divBdr>
    </w:div>
    <w:div w:id="253561127">
      <w:bodyDiv w:val="1"/>
      <w:marLeft w:val="0"/>
      <w:marRight w:val="0"/>
      <w:marTop w:val="0"/>
      <w:marBottom w:val="0"/>
      <w:divBdr>
        <w:top w:val="none" w:sz="0" w:space="0" w:color="auto"/>
        <w:left w:val="none" w:sz="0" w:space="0" w:color="auto"/>
        <w:bottom w:val="none" w:sz="0" w:space="0" w:color="auto"/>
        <w:right w:val="none" w:sz="0" w:space="0" w:color="auto"/>
      </w:divBdr>
    </w:div>
    <w:div w:id="253632770">
      <w:bodyDiv w:val="1"/>
      <w:marLeft w:val="0"/>
      <w:marRight w:val="0"/>
      <w:marTop w:val="0"/>
      <w:marBottom w:val="0"/>
      <w:divBdr>
        <w:top w:val="none" w:sz="0" w:space="0" w:color="auto"/>
        <w:left w:val="none" w:sz="0" w:space="0" w:color="auto"/>
        <w:bottom w:val="none" w:sz="0" w:space="0" w:color="auto"/>
        <w:right w:val="none" w:sz="0" w:space="0" w:color="auto"/>
      </w:divBdr>
    </w:div>
    <w:div w:id="254215078">
      <w:bodyDiv w:val="1"/>
      <w:marLeft w:val="0"/>
      <w:marRight w:val="0"/>
      <w:marTop w:val="0"/>
      <w:marBottom w:val="0"/>
      <w:divBdr>
        <w:top w:val="none" w:sz="0" w:space="0" w:color="auto"/>
        <w:left w:val="none" w:sz="0" w:space="0" w:color="auto"/>
        <w:bottom w:val="none" w:sz="0" w:space="0" w:color="auto"/>
        <w:right w:val="none" w:sz="0" w:space="0" w:color="auto"/>
      </w:divBdr>
    </w:div>
    <w:div w:id="256521555">
      <w:bodyDiv w:val="1"/>
      <w:marLeft w:val="0"/>
      <w:marRight w:val="0"/>
      <w:marTop w:val="0"/>
      <w:marBottom w:val="0"/>
      <w:divBdr>
        <w:top w:val="none" w:sz="0" w:space="0" w:color="auto"/>
        <w:left w:val="none" w:sz="0" w:space="0" w:color="auto"/>
        <w:bottom w:val="none" w:sz="0" w:space="0" w:color="auto"/>
        <w:right w:val="none" w:sz="0" w:space="0" w:color="auto"/>
      </w:divBdr>
    </w:div>
    <w:div w:id="257445861">
      <w:bodyDiv w:val="1"/>
      <w:marLeft w:val="0"/>
      <w:marRight w:val="0"/>
      <w:marTop w:val="0"/>
      <w:marBottom w:val="0"/>
      <w:divBdr>
        <w:top w:val="none" w:sz="0" w:space="0" w:color="auto"/>
        <w:left w:val="none" w:sz="0" w:space="0" w:color="auto"/>
        <w:bottom w:val="none" w:sz="0" w:space="0" w:color="auto"/>
        <w:right w:val="none" w:sz="0" w:space="0" w:color="auto"/>
      </w:divBdr>
    </w:div>
    <w:div w:id="258300376">
      <w:bodyDiv w:val="1"/>
      <w:marLeft w:val="0"/>
      <w:marRight w:val="0"/>
      <w:marTop w:val="0"/>
      <w:marBottom w:val="0"/>
      <w:divBdr>
        <w:top w:val="none" w:sz="0" w:space="0" w:color="auto"/>
        <w:left w:val="none" w:sz="0" w:space="0" w:color="auto"/>
        <w:bottom w:val="none" w:sz="0" w:space="0" w:color="auto"/>
        <w:right w:val="none" w:sz="0" w:space="0" w:color="auto"/>
      </w:divBdr>
    </w:div>
    <w:div w:id="260382881">
      <w:bodyDiv w:val="1"/>
      <w:marLeft w:val="0"/>
      <w:marRight w:val="0"/>
      <w:marTop w:val="0"/>
      <w:marBottom w:val="0"/>
      <w:divBdr>
        <w:top w:val="none" w:sz="0" w:space="0" w:color="auto"/>
        <w:left w:val="none" w:sz="0" w:space="0" w:color="auto"/>
        <w:bottom w:val="none" w:sz="0" w:space="0" w:color="auto"/>
        <w:right w:val="none" w:sz="0" w:space="0" w:color="auto"/>
      </w:divBdr>
    </w:div>
    <w:div w:id="261378788">
      <w:bodyDiv w:val="1"/>
      <w:marLeft w:val="0"/>
      <w:marRight w:val="0"/>
      <w:marTop w:val="0"/>
      <w:marBottom w:val="0"/>
      <w:divBdr>
        <w:top w:val="none" w:sz="0" w:space="0" w:color="auto"/>
        <w:left w:val="none" w:sz="0" w:space="0" w:color="auto"/>
        <w:bottom w:val="none" w:sz="0" w:space="0" w:color="auto"/>
        <w:right w:val="none" w:sz="0" w:space="0" w:color="auto"/>
      </w:divBdr>
    </w:div>
    <w:div w:id="261648927">
      <w:bodyDiv w:val="1"/>
      <w:marLeft w:val="0"/>
      <w:marRight w:val="0"/>
      <w:marTop w:val="0"/>
      <w:marBottom w:val="0"/>
      <w:divBdr>
        <w:top w:val="none" w:sz="0" w:space="0" w:color="auto"/>
        <w:left w:val="none" w:sz="0" w:space="0" w:color="auto"/>
        <w:bottom w:val="none" w:sz="0" w:space="0" w:color="auto"/>
        <w:right w:val="none" w:sz="0" w:space="0" w:color="auto"/>
      </w:divBdr>
    </w:div>
    <w:div w:id="262693292">
      <w:bodyDiv w:val="1"/>
      <w:marLeft w:val="0"/>
      <w:marRight w:val="0"/>
      <w:marTop w:val="0"/>
      <w:marBottom w:val="0"/>
      <w:divBdr>
        <w:top w:val="none" w:sz="0" w:space="0" w:color="auto"/>
        <w:left w:val="none" w:sz="0" w:space="0" w:color="auto"/>
        <w:bottom w:val="none" w:sz="0" w:space="0" w:color="auto"/>
        <w:right w:val="none" w:sz="0" w:space="0" w:color="auto"/>
      </w:divBdr>
    </w:div>
    <w:div w:id="263149665">
      <w:bodyDiv w:val="1"/>
      <w:marLeft w:val="0"/>
      <w:marRight w:val="0"/>
      <w:marTop w:val="0"/>
      <w:marBottom w:val="0"/>
      <w:divBdr>
        <w:top w:val="none" w:sz="0" w:space="0" w:color="auto"/>
        <w:left w:val="none" w:sz="0" w:space="0" w:color="auto"/>
        <w:bottom w:val="none" w:sz="0" w:space="0" w:color="auto"/>
        <w:right w:val="none" w:sz="0" w:space="0" w:color="auto"/>
      </w:divBdr>
    </w:div>
    <w:div w:id="264459151">
      <w:bodyDiv w:val="1"/>
      <w:marLeft w:val="0"/>
      <w:marRight w:val="0"/>
      <w:marTop w:val="0"/>
      <w:marBottom w:val="0"/>
      <w:divBdr>
        <w:top w:val="none" w:sz="0" w:space="0" w:color="auto"/>
        <w:left w:val="none" w:sz="0" w:space="0" w:color="auto"/>
        <w:bottom w:val="none" w:sz="0" w:space="0" w:color="auto"/>
        <w:right w:val="none" w:sz="0" w:space="0" w:color="auto"/>
      </w:divBdr>
    </w:div>
    <w:div w:id="268704789">
      <w:bodyDiv w:val="1"/>
      <w:marLeft w:val="0"/>
      <w:marRight w:val="0"/>
      <w:marTop w:val="0"/>
      <w:marBottom w:val="0"/>
      <w:divBdr>
        <w:top w:val="none" w:sz="0" w:space="0" w:color="auto"/>
        <w:left w:val="none" w:sz="0" w:space="0" w:color="auto"/>
        <w:bottom w:val="none" w:sz="0" w:space="0" w:color="auto"/>
        <w:right w:val="none" w:sz="0" w:space="0" w:color="auto"/>
      </w:divBdr>
    </w:div>
    <w:div w:id="270284155">
      <w:bodyDiv w:val="1"/>
      <w:marLeft w:val="0"/>
      <w:marRight w:val="0"/>
      <w:marTop w:val="0"/>
      <w:marBottom w:val="0"/>
      <w:divBdr>
        <w:top w:val="none" w:sz="0" w:space="0" w:color="auto"/>
        <w:left w:val="none" w:sz="0" w:space="0" w:color="auto"/>
        <w:bottom w:val="none" w:sz="0" w:space="0" w:color="auto"/>
        <w:right w:val="none" w:sz="0" w:space="0" w:color="auto"/>
      </w:divBdr>
    </w:div>
    <w:div w:id="272248691">
      <w:bodyDiv w:val="1"/>
      <w:marLeft w:val="0"/>
      <w:marRight w:val="0"/>
      <w:marTop w:val="0"/>
      <w:marBottom w:val="0"/>
      <w:divBdr>
        <w:top w:val="none" w:sz="0" w:space="0" w:color="auto"/>
        <w:left w:val="none" w:sz="0" w:space="0" w:color="auto"/>
        <w:bottom w:val="none" w:sz="0" w:space="0" w:color="auto"/>
        <w:right w:val="none" w:sz="0" w:space="0" w:color="auto"/>
      </w:divBdr>
    </w:div>
    <w:div w:id="272445908">
      <w:bodyDiv w:val="1"/>
      <w:marLeft w:val="0"/>
      <w:marRight w:val="0"/>
      <w:marTop w:val="0"/>
      <w:marBottom w:val="0"/>
      <w:divBdr>
        <w:top w:val="none" w:sz="0" w:space="0" w:color="auto"/>
        <w:left w:val="none" w:sz="0" w:space="0" w:color="auto"/>
        <w:bottom w:val="none" w:sz="0" w:space="0" w:color="auto"/>
        <w:right w:val="none" w:sz="0" w:space="0" w:color="auto"/>
      </w:divBdr>
    </w:div>
    <w:div w:id="272636863">
      <w:bodyDiv w:val="1"/>
      <w:marLeft w:val="0"/>
      <w:marRight w:val="0"/>
      <w:marTop w:val="0"/>
      <w:marBottom w:val="0"/>
      <w:divBdr>
        <w:top w:val="none" w:sz="0" w:space="0" w:color="auto"/>
        <w:left w:val="none" w:sz="0" w:space="0" w:color="auto"/>
        <w:bottom w:val="none" w:sz="0" w:space="0" w:color="auto"/>
        <w:right w:val="none" w:sz="0" w:space="0" w:color="auto"/>
      </w:divBdr>
    </w:div>
    <w:div w:id="274413201">
      <w:bodyDiv w:val="1"/>
      <w:marLeft w:val="0"/>
      <w:marRight w:val="0"/>
      <w:marTop w:val="0"/>
      <w:marBottom w:val="0"/>
      <w:divBdr>
        <w:top w:val="none" w:sz="0" w:space="0" w:color="auto"/>
        <w:left w:val="none" w:sz="0" w:space="0" w:color="auto"/>
        <w:bottom w:val="none" w:sz="0" w:space="0" w:color="auto"/>
        <w:right w:val="none" w:sz="0" w:space="0" w:color="auto"/>
      </w:divBdr>
    </w:div>
    <w:div w:id="274798508">
      <w:bodyDiv w:val="1"/>
      <w:marLeft w:val="0"/>
      <w:marRight w:val="0"/>
      <w:marTop w:val="0"/>
      <w:marBottom w:val="0"/>
      <w:divBdr>
        <w:top w:val="none" w:sz="0" w:space="0" w:color="auto"/>
        <w:left w:val="none" w:sz="0" w:space="0" w:color="auto"/>
        <w:bottom w:val="none" w:sz="0" w:space="0" w:color="auto"/>
        <w:right w:val="none" w:sz="0" w:space="0" w:color="auto"/>
      </w:divBdr>
    </w:div>
    <w:div w:id="277493475">
      <w:bodyDiv w:val="1"/>
      <w:marLeft w:val="0"/>
      <w:marRight w:val="0"/>
      <w:marTop w:val="0"/>
      <w:marBottom w:val="0"/>
      <w:divBdr>
        <w:top w:val="none" w:sz="0" w:space="0" w:color="auto"/>
        <w:left w:val="none" w:sz="0" w:space="0" w:color="auto"/>
        <w:bottom w:val="none" w:sz="0" w:space="0" w:color="auto"/>
        <w:right w:val="none" w:sz="0" w:space="0" w:color="auto"/>
      </w:divBdr>
    </w:div>
    <w:div w:id="278411400">
      <w:bodyDiv w:val="1"/>
      <w:marLeft w:val="0"/>
      <w:marRight w:val="0"/>
      <w:marTop w:val="0"/>
      <w:marBottom w:val="0"/>
      <w:divBdr>
        <w:top w:val="none" w:sz="0" w:space="0" w:color="auto"/>
        <w:left w:val="none" w:sz="0" w:space="0" w:color="auto"/>
        <w:bottom w:val="none" w:sz="0" w:space="0" w:color="auto"/>
        <w:right w:val="none" w:sz="0" w:space="0" w:color="auto"/>
      </w:divBdr>
    </w:div>
    <w:div w:id="279069864">
      <w:bodyDiv w:val="1"/>
      <w:marLeft w:val="0"/>
      <w:marRight w:val="0"/>
      <w:marTop w:val="0"/>
      <w:marBottom w:val="0"/>
      <w:divBdr>
        <w:top w:val="none" w:sz="0" w:space="0" w:color="auto"/>
        <w:left w:val="none" w:sz="0" w:space="0" w:color="auto"/>
        <w:bottom w:val="none" w:sz="0" w:space="0" w:color="auto"/>
        <w:right w:val="none" w:sz="0" w:space="0" w:color="auto"/>
      </w:divBdr>
    </w:div>
    <w:div w:id="281621748">
      <w:bodyDiv w:val="1"/>
      <w:marLeft w:val="0"/>
      <w:marRight w:val="0"/>
      <w:marTop w:val="0"/>
      <w:marBottom w:val="0"/>
      <w:divBdr>
        <w:top w:val="none" w:sz="0" w:space="0" w:color="auto"/>
        <w:left w:val="none" w:sz="0" w:space="0" w:color="auto"/>
        <w:bottom w:val="none" w:sz="0" w:space="0" w:color="auto"/>
        <w:right w:val="none" w:sz="0" w:space="0" w:color="auto"/>
      </w:divBdr>
    </w:div>
    <w:div w:id="287014677">
      <w:bodyDiv w:val="1"/>
      <w:marLeft w:val="0"/>
      <w:marRight w:val="0"/>
      <w:marTop w:val="0"/>
      <w:marBottom w:val="0"/>
      <w:divBdr>
        <w:top w:val="none" w:sz="0" w:space="0" w:color="auto"/>
        <w:left w:val="none" w:sz="0" w:space="0" w:color="auto"/>
        <w:bottom w:val="none" w:sz="0" w:space="0" w:color="auto"/>
        <w:right w:val="none" w:sz="0" w:space="0" w:color="auto"/>
      </w:divBdr>
    </w:div>
    <w:div w:id="288320489">
      <w:bodyDiv w:val="1"/>
      <w:marLeft w:val="0"/>
      <w:marRight w:val="0"/>
      <w:marTop w:val="0"/>
      <w:marBottom w:val="0"/>
      <w:divBdr>
        <w:top w:val="none" w:sz="0" w:space="0" w:color="auto"/>
        <w:left w:val="none" w:sz="0" w:space="0" w:color="auto"/>
        <w:bottom w:val="none" w:sz="0" w:space="0" w:color="auto"/>
        <w:right w:val="none" w:sz="0" w:space="0" w:color="auto"/>
      </w:divBdr>
    </w:div>
    <w:div w:id="289018665">
      <w:bodyDiv w:val="1"/>
      <w:marLeft w:val="0"/>
      <w:marRight w:val="0"/>
      <w:marTop w:val="0"/>
      <w:marBottom w:val="0"/>
      <w:divBdr>
        <w:top w:val="none" w:sz="0" w:space="0" w:color="auto"/>
        <w:left w:val="none" w:sz="0" w:space="0" w:color="auto"/>
        <w:bottom w:val="none" w:sz="0" w:space="0" w:color="auto"/>
        <w:right w:val="none" w:sz="0" w:space="0" w:color="auto"/>
      </w:divBdr>
    </w:div>
    <w:div w:id="289868745">
      <w:bodyDiv w:val="1"/>
      <w:marLeft w:val="0"/>
      <w:marRight w:val="0"/>
      <w:marTop w:val="0"/>
      <w:marBottom w:val="0"/>
      <w:divBdr>
        <w:top w:val="none" w:sz="0" w:space="0" w:color="auto"/>
        <w:left w:val="none" w:sz="0" w:space="0" w:color="auto"/>
        <w:bottom w:val="none" w:sz="0" w:space="0" w:color="auto"/>
        <w:right w:val="none" w:sz="0" w:space="0" w:color="auto"/>
      </w:divBdr>
    </w:div>
    <w:div w:id="290402254">
      <w:bodyDiv w:val="1"/>
      <w:marLeft w:val="0"/>
      <w:marRight w:val="0"/>
      <w:marTop w:val="0"/>
      <w:marBottom w:val="0"/>
      <w:divBdr>
        <w:top w:val="none" w:sz="0" w:space="0" w:color="auto"/>
        <w:left w:val="none" w:sz="0" w:space="0" w:color="auto"/>
        <w:bottom w:val="none" w:sz="0" w:space="0" w:color="auto"/>
        <w:right w:val="none" w:sz="0" w:space="0" w:color="auto"/>
      </w:divBdr>
    </w:div>
    <w:div w:id="293603658">
      <w:bodyDiv w:val="1"/>
      <w:marLeft w:val="0"/>
      <w:marRight w:val="0"/>
      <w:marTop w:val="0"/>
      <w:marBottom w:val="0"/>
      <w:divBdr>
        <w:top w:val="none" w:sz="0" w:space="0" w:color="auto"/>
        <w:left w:val="none" w:sz="0" w:space="0" w:color="auto"/>
        <w:bottom w:val="none" w:sz="0" w:space="0" w:color="auto"/>
        <w:right w:val="none" w:sz="0" w:space="0" w:color="auto"/>
      </w:divBdr>
    </w:div>
    <w:div w:id="293605682">
      <w:bodyDiv w:val="1"/>
      <w:marLeft w:val="0"/>
      <w:marRight w:val="0"/>
      <w:marTop w:val="0"/>
      <w:marBottom w:val="0"/>
      <w:divBdr>
        <w:top w:val="none" w:sz="0" w:space="0" w:color="auto"/>
        <w:left w:val="none" w:sz="0" w:space="0" w:color="auto"/>
        <w:bottom w:val="none" w:sz="0" w:space="0" w:color="auto"/>
        <w:right w:val="none" w:sz="0" w:space="0" w:color="auto"/>
      </w:divBdr>
    </w:div>
    <w:div w:id="294333102">
      <w:bodyDiv w:val="1"/>
      <w:marLeft w:val="0"/>
      <w:marRight w:val="0"/>
      <w:marTop w:val="0"/>
      <w:marBottom w:val="0"/>
      <w:divBdr>
        <w:top w:val="none" w:sz="0" w:space="0" w:color="auto"/>
        <w:left w:val="none" w:sz="0" w:space="0" w:color="auto"/>
        <w:bottom w:val="none" w:sz="0" w:space="0" w:color="auto"/>
        <w:right w:val="none" w:sz="0" w:space="0" w:color="auto"/>
      </w:divBdr>
    </w:div>
    <w:div w:id="295111838">
      <w:bodyDiv w:val="1"/>
      <w:marLeft w:val="0"/>
      <w:marRight w:val="0"/>
      <w:marTop w:val="0"/>
      <w:marBottom w:val="0"/>
      <w:divBdr>
        <w:top w:val="none" w:sz="0" w:space="0" w:color="auto"/>
        <w:left w:val="none" w:sz="0" w:space="0" w:color="auto"/>
        <w:bottom w:val="none" w:sz="0" w:space="0" w:color="auto"/>
        <w:right w:val="none" w:sz="0" w:space="0" w:color="auto"/>
      </w:divBdr>
    </w:div>
    <w:div w:id="296184191">
      <w:bodyDiv w:val="1"/>
      <w:marLeft w:val="0"/>
      <w:marRight w:val="0"/>
      <w:marTop w:val="0"/>
      <w:marBottom w:val="0"/>
      <w:divBdr>
        <w:top w:val="none" w:sz="0" w:space="0" w:color="auto"/>
        <w:left w:val="none" w:sz="0" w:space="0" w:color="auto"/>
        <w:bottom w:val="none" w:sz="0" w:space="0" w:color="auto"/>
        <w:right w:val="none" w:sz="0" w:space="0" w:color="auto"/>
      </w:divBdr>
    </w:div>
    <w:div w:id="298538741">
      <w:bodyDiv w:val="1"/>
      <w:marLeft w:val="0"/>
      <w:marRight w:val="0"/>
      <w:marTop w:val="0"/>
      <w:marBottom w:val="0"/>
      <w:divBdr>
        <w:top w:val="none" w:sz="0" w:space="0" w:color="auto"/>
        <w:left w:val="none" w:sz="0" w:space="0" w:color="auto"/>
        <w:bottom w:val="none" w:sz="0" w:space="0" w:color="auto"/>
        <w:right w:val="none" w:sz="0" w:space="0" w:color="auto"/>
      </w:divBdr>
    </w:div>
    <w:div w:id="299071645">
      <w:bodyDiv w:val="1"/>
      <w:marLeft w:val="0"/>
      <w:marRight w:val="0"/>
      <w:marTop w:val="0"/>
      <w:marBottom w:val="0"/>
      <w:divBdr>
        <w:top w:val="none" w:sz="0" w:space="0" w:color="auto"/>
        <w:left w:val="none" w:sz="0" w:space="0" w:color="auto"/>
        <w:bottom w:val="none" w:sz="0" w:space="0" w:color="auto"/>
        <w:right w:val="none" w:sz="0" w:space="0" w:color="auto"/>
      </w:divBdr>
    </w:div>
    <w:div w:id="299769877">
      <w:bodyDiv w:val="1"/>
      <w:marLeft w:val="0"/>
      <w:marRight w:val="0"/>
      <w:marTop w:val="0"/>
      <w:marBottom w:val="0"/>
      <w:divBdr>
        <w:top w:val="none" w:sz="0" w:space="0" w:color="auto"/>
        <w:left w:val="none" w:sz="0" w:space="0" w:color="auto"/>
        <w:bottom w:val="none" w:sz="0" w:space="0" w:color="auto"/>
        <w:right w:val="none" w:sz="0" w:space="0" w:color="auto"/>
      </w:divBdr>
    </w:div>
    <w:div w:id="312412893">
      <w:bodyDiv w:val="1"/>
      <w:marLeft w:val="0"/>
      <w:marRight w:val="0"/>
      <w:marTop w:val="0"/>
      <w:marBottom w:val="0"/>
      <w:divBdr>
        <w:top w:val="none" w:sz="0" w:space="0" w:color="auto"/>
        <w:left w:val="none" w:sz="0" w:space="0" w:color="auto"/>
        <w:bottom w:val="none" w:sz="0" w:space="0" w:color="auto"/>
        <w:right w:val="none" w:sz="0" w:space="0" w:color="auto"/>
      </w:divBdr>
    </w:div>
    <w:div w:id="313533778">
      <w:bodyDiv w:val="1"/>
      <w:marLeft w:val="0"/>
      <w:marRight w:val="0"/>
      <w:marTop w:val="0"/>
      <w:marBottom w:val="0"/>
      <w:divBdr>
        <w:top w:val="none" w:sz="0" w:space="0" w:color="auto"/>
        <w:left w:val="none" w:sz="0" w:space="0" w:color="auto"/>
        <w:bottom w:val="none" w:sz="0" w:space="0" w:color="auto"/>
        <w:right w:val="none" w:sz="0" w:space="0" w:color="auto"/>
      </w:divBdr>
    </w:div>
    <w:div w:id="314182380">
      <w:bodyDiv w:val="1"/>
      <w:marLeft w:val="0"/>
      <w:marRight w:val="0"/>
      <w:marTop w:val="0"/>
      <w:marBottom w:val="0"/>
      <w:divBdr>
        <w:top w:val="none" w:sz="0" w:space="0" w:color="auto"/>
        <w:left w:val="none" w:sz="0" w:space="0" w:color="auto"/>
        <w:bottom w:val="none" w:sz="0" w:space="0" w:color="auto"/>
        <w:right w:val="none" w:sz="0" w:space="0" w:color="auto"/>
      </w:divBdr>
    </w:div>
    <w:div w:id="315113697">
      <w:bodyDiv w:val="1"/>
      <w:marLeft w:val="0"/>
      <w:marRight w:val="0"/>
      <w:marTop w:val="0"/>
      <w:marBottom w:val="0"/>
      <w:divBdr>
        <w:top w:val="none" w:sz="0" w:space="0" w:color="auto"/>
        <w:left w:val="none" w:sz="0" w:space="0" w:color="auto"/>
        <w:bottom w:val="none" w:sz="0" w:space="0" w:color="auto"/>
        <w:right w:val="none" w:sz="0" w:space="0" w:color="auto"/>
      </w:divBdr>
    </w:div>
    <w:div w:id="315843254">
      <w:bodyDiv w:val="1"/>
      <w:marLeft w:val="0"/>
      <w:marRight w:val="0"/>
      <w:marTop w:val="0"/>
      <w:marBottom w:val="0"/>
      <w:divBdr>
        <w:top w:val="none" w:sz="0" w:space="0" w:color="auto"/>
        <w:left w:val="none" w:sz="0" w:space="0" w:color="auto"/>
        <w:bottom w:val="none" w:sz="0" w:space="0" w:color="auto"/>
        <w:right w:val="none" w:sz="0" w:space="0" w:color="auto"/>
      </w:divBdr>
    </w:div>
    <w:div w:id="316231769">
      <w:bodyDiv w:val="1"/>
      <w:marLeft w:val="0"/>
      <w:marRight w:val="0"/>
      <w:marTop w:val="0"/>
      <w:marBottom w:val="0"/>
      <w:divBdr>
        <w:top w:val="none" w:sz="0" w:space="0" w:color="auto"/>
        <w:left w:val="none" w:sz="0" w:space="0" w:color="auto"/>
        <w:bottom w:val="none" w:sz="0" w:space="0" w:color="auto"/>
        <w:right w:val="none" w:sz="0" w:space="0" w:color="auto"/>
      </w:divBdr>
    </w:div>
    <w:div w:id="322978545">
      <w:bodyDiv w:val="1"/>
      <w:marLeft w:val="0"/>
      <w:marRight w:val="0"/>
      <w:marTop w:val="0"/>
      <w:marBottom w:val="0"/>
      <w:divBdr>
        <w:top w:val="none" w:sz="0" w:space="0" w:color="auto"/>
        <w:left w:val="none" w:sz="0" w:space="0" w:color="auto"/>
        <w:bottom w:val="none" w:sz="0" w:space="0" w:color="auto"/>
        <w:right w:val="none" w:sz="0" w:space="0" w:color="auto"/>
      </w:divBdr>
    </w:div>
    <w:div w:id="324167338">
      <w:bodyDiv w:val="1"/>
      <w:marLeft w:val="0"/>
      <w:marRight w:val="0"/>
      <w:marTop w:val="0"/>
      <w:marBottom w:val="0"/>
      <w:divBdr>
        <w:top w:val="none" w:sz="0" w:space="0" w:color="auto"/>
        <w:left w:val="none" w:sz="0" w:space="0" w:color="auto"/>
        <w:bottom w:val="none" w:sz="0" w:space="0" w:color="auto"/>
        <w:right w:val="none" w:sz="0" w:space="0" w:color="auto"/>
      </w:divBdr>
    </w:div>
    <w:div w:id="325014085">
      <w:bodyDiv w:val="1"/>
      <w:marLeft w:val="0"/>
      <w:marRight w:val="0"/>
      <w:marTop w:val="0"/>
      <w:marBottom w:val="0"/>
      <w:divBdr>
        <w:top w:val="none" w:sz="0" w:space="0" w:color="auto"/>
        <w:left w:val="none" w:sz="0" w:space="0" w:color="auto"/>
        <w:bottom w:val="none" w:sz="0" w:space="0" w:color="auto"/>
        <w:right w:val="none" w:sz="0" w:space="0" w:color="auto"/>
      </w:divBdr>
    </w:div>
    <w:div w:id="325672423">
      <w:bodyDiv w:val="1"/>
      <w:marLeft w:val="0"/>
      <w:marRight w:val="0"/>
      <w:marTop w:val="0"/>
      <w:marBottom w:val="0"/>
      <w:divBdr>
        <w:top w:val="none" w:sz="0" w:space="0" w:color="auto"/>
        <w:left w:val="none" w:sz="0" w:space="0" w:color="auto"/>
        <w:bottom w:val="none" w:sz="0" w:space="0" w:color="auto"/>
        <w:right w:val="none" w:sz="0" w:space="0" w:color="auto"/>
      </w:divBdr>
    </w:div>
    <w:div w:id="327245247">
      <w:bodyDiv w:val="1"/>
      <w:marLeft w:val="0"/>
      <w:marRight w:val="0"/>
      <w:marTop w:val="0"/>
      <w:marBottom w:val="0"/>
      <w:divBdr>
        <w:top w:val="none" w:sz="0" w:space="0" w:color="auto"/>
        <w:left w:val="none" w:sz="0" w:space="0" w:color="auto"/>
        <w:bottom w:val="none" w:sz="0" w:space="0" w:color="auto"/>
        <w:right w:val="none" w:sz="0" w:space="0" w:color="auto"/>
      </w:divBdr>
    </w:div>
    <w:div w:id="327638511">
      <w:bodyDiv w:val="1"/>
      <w:marLeft w:val="0"/>
      <w:marRight w:val="0"/>
      <w:marTop w:val="0"/>
      <w:marBottom w:val="0"/>
      <w:divBdr>
        <w:top w:val="none" w:sz="0" w:space="0" w:color="auto"/>
        <w:left w:val="none" w:sz="0" w:space="0" w:color="auto"/>
        <w:bottom w:val="none" w:sz="0" w:space="0" w:color="auto"/>
        <w:right w:val="none" w:sz="0" w:space="0" w:color="auto"/>
      </w:divBdr>
    </w:div>
    <w:div w:id="328144841">
      <w:bodyDiv w:val="1"/>
      <w:marLeft w:val="0"/>
      <w:marRight w:val="0"/>
      <w:marTop w:val="0"/>
      <w:marBottom w:val="0"/>
      <w:divBdr>
        <w:top w:val="none" w:sz="0" w:space="0" w:color="auto"/>
        <w:left w:val="none" w:sz="0" w:space="0" w:color="auto"/>
        <w:bottom w:val="none" w:sz="0" w:space="0" w:color="auto"/>
        <w:right w:val="none" w:sz="0" w:space="0" w:color="auto"/>
      </w:divBdr>
    </w:div>
    <w:div w:id="328604615">
      <w:bodyDiv w:val="1"/>
      <w:marLeft w:val="0"/>
      <w:marRight w:val="0"/>
      <w:marTop w:val="0"/>
      <w:marBottom w:val="0"/>
      <w:divBdr>
        <w:top w:val="none" w:sz="0" w:space="0" w:color="auto"/>
        <w:left w:val="none" w:sz="0" w:space="0" w:color="auto"/>
        <w:bottom w:val="none" w:sz="0" w:space="0" w:color="auto"/>
        <w:right w:val="none" w:sz="0" w:space="0" w:color="auto"/>
      </w:divBdr>
    </w:div>
    <w:div w:id="329187672">
      <w:bodyDiv w:val="1"/>
      <w:marLeft w:val="0"/>
      <w:marRight w:val="0"/>
      <w:marTop w:val="0"/>
      <w:marBottom w:val="0"/>
      <w:divBdr>
        <w:top w:val="none" w:sz="0" w:space="0" w:color="auto"/>
        <w:left w:val="none" w:sz="0" w:space="0" w:color="auto"/>
        <w:bottom w:val="none" w:sz="0" w:space="0" w:color="auto"/>
        <w:right w:val="none" w:sz="0" w:space="0" w:color="auto"/>
      </w:divBdr>
    </w:div>
    <w:div w:id="330135450">
      <w:bodyDiv w:val="1"/>
      <w:marLeft w:val="0"/>
      <w:marRight w:val="0"/>
      <w:marTop w:val="0"/>
      <w:marBottom w:val="0"/>
      <w:divBdr>
        <w:top w:val="none" w:sz="0" w:space="0" w:color="auto"/>
        <w:left w:val="none" w:sz="0" w:space="0" w:color="auto"/>
        <w:bottom w:val="none" w:sz="0" w:space="0" w:color="auto"/>
        <w:right w:val="none" w:sz="0" w:space="0" w:color="auto"/>
      </w:divBdr>
    </w:div>
    <w:div w:id="330377811">
      <w:bodyDiv w:val="1"/>
      <w:marLeft w:val="0"/>
      <w:marRight w:val="0"/>
      <w:marTop w:val="0"/>
      <w:marBottom w:val="0"/>
      <w:divBdr>
        <w:top w:val="none" w:sz="0" w:space="0" w:color="auto"/>
        <w:left w:val="none" w:sz="0" w:space="0" w:color="auto"/>
        <w:bottom w:val="none" w:sz="0" w:space="0" w:color="auto"/>
        <w:right w:val="none" w:sz="0" w:space="0" w:color="auto"/>
      </w:divBdr>
    </w:div>
    <w:div w:id="330525481">
      <w:bodyDiv w:val="1"/>
      <w:marLeft w:val="0"/>
      <w:marRight w:val="0"/>
      <w:marTop w:val="0"/>
      <w:marBottom w:val="0"/>
      <w:divBdr>
        <w:top w:val="none" w:sz="0" w:space="0" w:color="auto"/>
        <w:left w:val="none" w:sz="0" w:space="0" w:color="auto"/>
        <w:bottom w:val="none" w:sz="0" w:space="0" w:color="auto"/>
        <w:right w:val="none" w:sz="0" w:space="0" w:color="auto"/>
      </w:divBdr>
    </w:div>
    <w:div w:id="330984750">
      <w:bodyDiv w:val="1"/>
      <w:marLeft w:val="0"/>
      <w:marRight w:val="0"/>
      <w:marTop w:val="0"/>
      <w:marBottom w:val="0"/>
      <w:divBdr>
        <w:top w:val="none" w:sz="0" w:space="0" w:color="auto"/>
        <w:left w:val="none" w:sz="0" w:space="0" w:color="auto"/>
        <w:bottom w:val="none" w:sz="0" w:space="0" w:color="auto"/>
        <w:right w:val="none" w:sz="0" w:space="0" w:color="auto"/>
      </w:divBdr>
    </w:div>
    <w:div w:id="331178923">
      <w:bodyDiv w:val="1"/>
      <w:marLeft w:val="0"/>
      <w:marRight w:val="0"/>
      <w:marTop w:val="0"/>
      <w:marBottom w:val="0"/>
      <w:divBdr>
        <w:top w:val="none" w:sz="0" w:space="0" w:color="auto"/>
        <w:left w:val="none" w:sz="0" w:space="0" w:color="auto"/>
        <w:bottom w:val="none" w:sz="0" w:space="0" w:color="auto"/>
        <w:right w:val="none" w:sz="0" w:space="0" w:color="auto"/>
      </w:divBdr>
    </w:div>
    <w:div w:id="331760363">
      <w:bodyDiv w:val="1"/>
      <w:marLeft w:val="0"/>
      <w:marRight w:val="0"/>
      <w:marTop w:val="0"/>
      <w:marBottom w:val="0"/>
      <w:divBdr>
        <w:top w:val="none" w:sz="0" w:space="0" w:color="auto"/>
        <w:left w:val="none" w:sz="0" w:space="0" w:color="auto"/>
        <w:bottom w:val="none" w:sz="0" w:space="0" w:color="auto"/>
        <w:right w:val="none" w:sz="0" w:space="0" w:color="auto"/>
      </w:divBdr>
    </w:div>
    <w:div w:id="332950476">
      <w:bodyDiv w:val="1"/>
      <w:marLeft w:val="0"/>
      <w:marRight w:val="0"/>
      <w:marTop w:val="0"/>
      <w:marBottom w:val="0"/>
      <w:divBdr>
        <w:top w:val="none" w:sz="0" w:space="0" w:color="auto"/>
        <w:left w:val="none" w:sz="0" w:space="0" w:color="auto"/>
        <w:bottom w:val="none" w:sz="0" w:space="0" w:color="auto"/>
        <w:right w:val="none" w:sz="0" w:space="0" w:color="auto"/>
      </w:divBdr>
    </w:div>
    <w:div w:id="333608955">
      <w:bodyDiv w:val="1"/>
      <w:marLeft w:val="0"/>
      <w:marRight w:val="0"/>
      <w:marTop w:val="0"/>
      <w:marBottom w:val="0"/>
      <w:divBdr>
        <w:top w:val="none" w:sz="0" w:space="0" w:color="auto"/>
        <w:left w:val="none" w:sz="0" w:space="0" w:color="auto"/>
        <w:bottom w:val="none" w:sz="0" w:space="0" w:color="auto"/>
        <w:right w:val="none" w:sz="0" w:space="0" w:color="auto"/>
      </w:divBdr>
    </w:div>
    <w:div w:id="334192180">
      <w:bodyDiv w:val="1"/>
      <w:marLeft w:val="0"/>
      <w:marRight w:val="0"/>
      <w:marTop w:val="0"/>
      <w:marBottom w:val="0"/>
      <w:divBdr>
        <w:top w:val="none" w:sz="0" w:space="0" w:color="auto"/>
        <w:left w:val="none" w:sz="0" w:space="0" w:color="auto"/>
        <w:bottom w:val="none" w:sz="0" w:space="0" w:color="auto"/>
        <w:right w:val="none" w:sz="0" w:space="0" w:color="auto"/>
      </w:divBdr>
    </w:div>
    <w:div w:id="336731257">
      <w:bodyDiv w:val="1"/>
      <w:marLeft w:val="0"/>
      <w:marRight w:val="0"/>
      <w:marTop w:val="0"/>
      <w:marBottom w:val="0"/>
      <w:divBdr>
        <w:top w:val="none" w:sz="0" w:space="0" w:color="auto"/>
        <w:left w:val="none" w:sz="0" w:space="0" w:color="auto"/>
        <w:bottom w:val="none" w:sz="0" w:space="0" w:color="auto"/>
        <w:right w:val="none" w:sz="0" w:space="0" w:color="auto"/>
      </w:divBdr>
    </w:div>
    <w:div w:id="337268633">
      <w:bodyDiv w:val="1"/>
      <w:marLeft w:val="0"/>
      <w:marRight w:val="0"/>
      <w:marTop w:val="0"/>
      <w:marBottom w:val="0"/>
      <w:divBdr>
        <w:top w:val="none" w:sz="0" w:space="0" w:color="auto"/>
        <w:left w:val="none" w:sz="0" w:space="0" w:color="auto"/>
        <w:bottom w:val="none" w:sz="0" w:space="0" w:color="auto"/>
        <w:right w:val="none" w:sz="0" w:space="0" w:color="auto"/>
      </w:divBdr>
    </w:div>
    <w:div w:id="338193161">
      <w:bodyDiv w:val="1"/>
      <w:marLeft w:val="0"/>
      <w:marRight w:val="0"/>
      <w:marTop w:val="0"/>
      <w:marBottom w:val="0"/>
      <w:divBdr>
        <w:top w:val="none" w:sz="0" w:space="0" w:color="auto"/>
        <w:left w:val="none" w:sz="0" w:space="0" w:color="auto"/>
        <w:bottom w:val="none" w:sz="0" w:space="0" w:color="auto"/>
        <w:right w:val="none" w:sz="0" w:space="0" w:color="auto"/>
      </w:divBdr>
    </w:div>
    <w:div w:id="346948907">
      <w:bodyDiv w:val="1"/>
      <w:marLeft w:val="0"/>
      <w:marRight w:val="0"/>
      <w:marTop w:val="0"/>
      <w:marBottom w:val="0"/>
      <w:divBdr>
        <w:top w:val="none" w:sz="0" w:space="0" w:color="auto"/>
        <w:left w:val="none" w:sz="0" w:space="0" w:color="auto"/>
        <w:bottom w:val="none" w:sz="0" w:space="0" w:color="auto"/>
        <w:right w:val="none" w:sz="0" w:space="0" w:color="auto"/>
      </w:divBdr>
    </w:div>
    <w:div w:id="349338052">
      <w:bodyDiv w:val="1"/>
      <w:marLeft w:val="0"/>
      <w:marRight w:val="0"/>
      <w:marTop w:val="0"/>
      <w:marBottom w:val="0"/>
      <w:divBdr>
        <w:top w:val="none" w:sz="0" w:space="0" w:color="auto"/>
        <w:left w:val="none" w:sz="0" w:space="0" w:color="auto"/>
        <w:bottom w:val="none" w:sz="0" w:space="0" w:color="auto"/>
        <w:right w:val="none" w:sz="0" w:space="0" w:color="auto"/>
      </w:divBdr>
    </w:div>
    <w:div w:id="350766022">
      <w:bodyDiv w:val="1"/>
      <w:marLeft w:val="0"/>
      <w:marRight w:val="0"/>
      <w:marTop w:val="0"/>
      <w:marBottom w:val="0"/>
      <w:divBdr>
        <w:top w:val="none" w:sz="0" w:space="0" w:color="auto"/>
        <w:left w:val="none" w:sz="0" w:space="0" w:color="auto"/>
        <w:bottom w:val="none" w:sz="0" w:space="0" w:color="auto"/>
        <w:right w:val="none" w:sz="0" w:space="0" w:color="auto"/>
      </w:divBdr>
    </w:div>
    <w:div w:id="353655584">
      <w:bodyDiv w:val="1"/>
      <w:marLeft w:val="0"/>
      <w:marRight w:val="0"/>
      <w:marTop w:val="0"/>
      <w:marBottom w:val="0"/>
      <w:divBdr>
        <w:top w:val="none" w:sz="0" w:space="0" w:color="auto"/>
        <w:left w:val="none" w:sz="0" w:space="0" w:color="auto"/>
        <w:bottom w:val="none" w:sz="0" w:space="0" w:color="auto"/>
        <w:right w:val="none" w:sz="0" w:space="0" w:color="auto"/>
      </w:divBdr>
    </w:div>
    <w:div w:id="353776092">
      <w:bodyDiv w:val="1"/>
      <w:marLeft w:val="0"/>
      <w:marRight w:val="0"/>
      <w:marTop w:val="0"/>
      <w:marBottom w:val="0"/>
      <w:divBdr>
        <w:top w:val="none" w:sz="0" w:space="0" w:color="auto"/>
        <w:left w:val="none" w:sz="0" w:space="0" w:color="auto"/>
        <w:bottom w:val="none" w:sz="0" w:space="0" w:color="auto"/>
        <w:right w:val="none" w:sz="0" w:space="0" w:color="auto"/>
      </w:divBdr>
    </w:div>
    <w:div w:id="356468650">
      <w:bodyDiv w:val="1"/>
      <w:marLeft w:val="0"/>
      <w:marRight w:val="0"/>
      <w:marTop w:val="0"/>
      <w:marBottom w:val="0"/>
      <w:divBdr>
        <w:top w:val="none" w:sz="0" w:space="0" w:color="auto"/>
        <w:left w:val="none" w:sz="0" w:space="0" w:color="auto"/>
        <w:bottom w:val="none" w:sz="0" w:space="0" w:color="auto"/>
        <w:right w:val="none" w:sz="0" w:space="0" w:color="auto"/>
      </w:divBdr>
    </w:div>
    <w:div w:id="358044707">
      <w:bodyDiv w:val="1"/>
      <w:marLeft w:val="0"/>
      <w:marRight w:val="0"/>
      <w:marTop w:val="0"/>
      <w:marBottom w:val="0"/>
      <w:divBdr>
        <w:top w:val="none" w:sz="0" w:space="0" w:color="auto"/>
        <w:left w:val="none" w:sz="0" w:space="0" w:color="auto"/>
        <w:bottom w:val="none" w:sz="0" w:space="0" w:color="auto"/>
        <w:right w:val="none" w:sz="0" w:space="0" w:color="auto"/>
      </w:divBdr>
    </w:div>
    <w:div w:id="358825189">
      <w:bodyDiv w:val="1"/>
      <w:marLeft w:val="0"/>
      <w:marRight w:val="0"/>
      <w:marTop w:val="0"/>
      <w:marBottom w:val="0"/>
      <w:divBdr>
        <w:top w:val="none" w:sz="0" w:space="0" w:color="auto"/>
        <w:left w:val="none" w:sz="0" w:space="0" w:color="auto"/>
        <w:bottom w:val="none" w:sz="0" w:space="0" w:color="auto"/>
        <w:right w:val="none" w:sz="0" w:space="0" w:color="auto"/>
      </w:divBdr>
    </w:div>
    <w:div w:id="363291637">
      <w:bodyDiv w:val="1"/>
      <w:marLeft w:val="0"/>
      <w:marRight w:val="0"/>
      <w:marTop w:val="0"/>
      <w:marBottom w:val="0"/>
      <w:divBdr>
        <w:top w:val="none" w:sz="0" w:space="0" w:color="auto"/>
        <w:left w:val="none" w:sz="0" w:space="0" w:color="auto"/>
        <w:bottom w:val="none" w:sz="0" w:space="0" w:color="auto"/>
        <w:right w:val="none" w:sz="0" w:space="0" w:color="auto"/>
      </w:divBdr>
    </w:div>
    <w:div w:id="363672571">
      <w:bodyDiv w:val="1"/>
      <w:marLeft w:val="0"/>
      <w:marRight w:val="0"/>
      <w:marTop w:val="0"/>
      <w:marBottom w:val="0"/>
      <w:divBdr>
        <w:top w:val="none" w:sz="0" w:space="0" w:color="auto"/>
        <w:left w:val="none" w:sz="0" w:space="0" w:color="auto"/>
        <w:bottom w:val="none" w:sz="0" w:space="0" w:color="auto"/>
        <w:right w:val="none" w:sz="0" w:space="0" w:color="auto"/>
      </w:divBdr>
    </w:div>
    <w:div w:id="365763753">
      <w:bodyDiv w:val="1"/>
      <w:marLeft w:val="0"/>
      <w:marRight w:val="0"/>
      <w:marTop w:val="0"/>
      <w:marBottom w:val="0"/>
      <w:divBdr>
        <w:top w:val="none" w:sz="0" w:space="0" w:color="auto"/>
        <w:left w:val="none" w:sz="0" w:space="0" w:color="auto"/>
        <w:bottom w:val="none" w:sz="0" w:space="0" w:color="auto"/>
        <w:right w:val="none" w:sz="0" w:space="0" w:color="auto"/>
      </w:divBdr>
    </w:div>
    <w:div w:id="366639620">
      <w:bodyDiv w:val="1"/>
      <w:marLeft w:val="0"/>
      <w:marRight w:val="0"/>
      <w:marTop w:val="0"/>
      <w:marBottom w:val="0"/>
      <w:divBdr>
        <w:top w:val="none" w:sz="0" w:space="0" w:color="auto"/>
        <w:left w:val="none" w:sz="0" w:space="0" w:color="auto"/>
        <w:bottom w:val="none" w:sz="0" w:space="0" w:color="auto"/>
        <w:right w:val="none" w:sz="0" w:space="0" w:color="auto"/>
      </w:divBdr>
    </w:div>
    <w:div w:id="370349849">
      <w:bodyDiv w:val="1"/>
      <w:marLeft w:val="0"/>
      <w:marRight w:val="0"/>
      <w:marTop w:val="0"/>
      <w:marBottom w:val="0"/>
      <w:divBdr>
        <w:top w:val="none" w:sz="0" w:space="0" w:color="auto"/>
        <w:left w:val="none" w:sz="0" w:space="0" w:color="auto"/>
        <w:bottom w:val="none" w:sz="0" w:space="0" w:color="auto"/>
        <w:right w:val="none" w:sz="0" w:space="0" w:color="auto"/>
      </w:divBdr>
    </w:div>
    <w:div w:id="371930459">
      <w:bodyDiv w:val="1"/>
      <w:marLeft w:val="0"/>
      <w:marRight w:val="0"/>
      <w:marTop w:val="0"/>
      <w:marBottom w:val="0"/>
      <w:divBdr>
        <w:top w:val="none" w:sz="0" w:space="0" w:color="auto"/>
        <w:left w:val="none" w:sz="0" w:space="0" w:color="auto"/>
        <w:bottom w:val="none" w:sz="0" w:space="0" w:color="auto"/>
        <w:right w:val="none" w:sz="0" w:space="0" w:color="auto"/>
      </w:divBdr>
    </w:div>
    <w:div w:id="371997684">
      <w:bodyDiv w:val="1"/>
      <w:marLeft w:val="0"/>
      <w:marRight w:val="0"/>
      <w:marTop w:val="0"/>
      <w:marBottom w:val="0"/>
      <w:divBdr>
        <w:top w:val="none" w:sz="0" w:space="0" w:color="auto"/>
        <w:left w:val="none" w:sz="0" w:space="0" w:color="auto"/>
        <w:bottom w:val="none" w:sz="0" w:space="0" w:color="auto"/>
        <w:right w:val="none" w:sz="0" w:space="0" w:color="auto"/>
      </w:divBdr>
    </w:div>
    <w:div w:id="373239363">
      <w:bodyDiv w:val="1"/>
      <w:marLeft w:val="0"/>
      <w:marRight w:val="0"/>
      <w:marTop w:val="0"/>
      <w:marBottom w:val="0"/>
      <w:divBdr>
        <w:top w:val="none" w:sz="0" w:space="0" w:color="auto"/>
        <w:left w:val="none" w:sz="0" w:space="0" w:color="auto"/>
        <w:bottom w:val="none" w:sz="0" w:space="0" w:color="auto"/>
        <w:right w:val="none" w:sz="0" w:space="0" w:color="auto"/>
      </w:divBdr>
    </w:div>
    <w:div w:id="373428151">
      <w:bodyDiv w:val="1"/>
      <w:marLeft w:val="0"/>
      <w:marRight w:val="0"/>
      <w:marTop w:val="0"/>
      <w:marBottom w:val="0"/>
      <w:divBdr>
        <w:top w:val="none" w:sz="0" w:space="0" w:color="auto"/>
        <w:left w:val="none" w:sz="0" w:space="0" w:color="auto"/>
        <w:bottom w:val="none" w:sz="0" w:space="0" w:color="auto"/>
        <w:right w:val="none" w:sz="0" w:space="0" w:color="auto"/>
      </w:divBdr>
    </w:div>
    <w:div w:id="373432765">
      <w:bodyDiv w:val="1"/>
      <w:marLeft w:val="0"/>
      <w:marRight w:val="0"/>
      <w:marTop w:val="0"/>
      <w:marBottom w:val="0"/>
      <w:divBdr>
        <w:top w:val="none" w:sz="0" w:space="0" w:color="auto"/>
        <w:left w:val="none" w:sz="0" w:space="0" w:color="auto"/>
        <w:bottom w:val="none" w:sz="0" w:space="0" w:color="auto"/>
        <w:right w:val="none" w:sz="0" w:space="0" w:color="auto"/>
      </w:divBdr>
    </w:div>
    <w:div w:id="373968673">
      <w:bodyDiv w:val="1"/>
      <w:marLeft w:val="0"/>
      <w:marRight w:val="0"/>
      <w:marTop w:val="0"/>
      <w:marBottom w:val="0"/>
      <w:divBdr>
        <w:top w:val="none" w:sz="0" w:space="0" w:color="auto"/>
        <w:left w:val="none" w:sz="0" w:space="0" w:color="auto"/>
        <w:bottom w:val="none" w:sz="0" w:space="0" w:color="auto"/>
        <w:right w:val="none" w:sz="0" w:space="0" w:color="auto"/>
      </w:divBdr>
    </w:div>
    <w:div w:id="377097523">
      <w:bodyDiv w:val="1"/>
      <w:marLeft w:val="0"/>
      <w:marRight w:val="0"/>
      <w:marTop w:val="0"/>
      <w:marBottom w:val="0"/>
      <w:divBdr>
        <w:top w:val="none" w:sz="0" w:space="0" w:color="auto"/>
        <w:left w:val="none" w:sz="0" w:space="0" w:color="auto"/>
        <w:bottom w:val="none" w:sz="0" w:space="0" w:color="auto"/>
        <w:right w:val="none" w:sz="0" w:space="0" w:color="auto"/>
      </w:divBdr>
    </w:div>
    <w:div w:id="380714464">
      <w:bodyDiv w:val="1"/>
      <w:marLeft w:val="0"/>
      <w:marRight w:val="0"/>
      <w:marTop w:val="0"/>
      <w:marBottom w:val="0"/>
      <w:divBdr>
        <w:top w:val="none" w:sz="0" w:space="0" w:color="auto"/>
        <w:left w:val="none" w:sz="0" w:space="0" w:color="auto"/>
        <w:bottom w:val="none" w:sz="0" w:space="0" w:color="auto"/>
        <w:right w:val="none" w:sz="0" w:space="0" w:color="auto"/>
      </w:divBdr>
    </w:div>
    <w:div w:id="381485855">
      <w:bodyDiv w:val="1"/>
      <w:marLeft w:val="0"/>
      <w:marRight w:val="0"/>
      <w:marTop w:val="0"/>
      <w:marBottom w:val="0"/>
      <w:divBdr>
        <w:top w:val="none" w:sz="0" w:space="0" w:color="auto"/>
        <w:left w:val="none" w:sz="0" w:space="0" w:color="auto"/>
        <w:bottom w:val="none" w:sz="0" w:space="0" w:color="auto"/>
        <w:right w:val="none" w:sz="0" w:space="0" w:color="auto"/>
      </w:divBdr>
    </w:div>
    <w:div w:id="384063413">
      <w:bodyDiv w:val="1"/>
      <w:marLeft w:val="0"/>
      <w:marRight w:val="0"/>
      <w:marTop w:val="0"/>
      <w:marBottom w:val="0"/>
      <w:divBdr>
        <w:top w:val="none" w:sz="0" w:space="0" w:color="auto"/>
        <w:left w:val="none" w:sz="0" w:space="0" w:color="auto"/>
        <w:bottom w:val="none" w:sz="0" w:space="0" w:color="auto"/>
        <w:right w:val="none" w:sz="0" w:space="0" w:color="auto"/>
      </w:divBdr>
    </w:div>
    <w:div w:id="385838639">
      <w:bodyDiv w:val="1"/>
      <w:marLeft w:val="0"/>
      <w:marRight w:val="0"/>
      <w:marTop w:val="0"/>
      <w:marBottom w:val="0"/>
      <w:divBdr>
        <w:top w:val="none" w:sz="0" w:space="0" w:color="auto"/>
        <w:left w:val="none" w:sz="0" w:space="0" w:color="auto"/>
        <w:bottom w:val="none" w:sz="0" w:space="0" w:color="auto"/>
        <w:right w:val="none" w:sz="0" w:space="0" w:color="auto"/>
      </w:divBdr>
    </w:div>
    <w:div w:id="386614157">
      <w:bodyDiv w:val="1"/>
      <w:marLeft w:val="0"/>
      <w:marRight w:val="0"/>
      <w:marTop w:val="0"/>
      <w:marBottom w:val="0"/>
      <w:divBdr>
        <w:top w:val="none" w:sz="0" w:space="0" w:color="auto"/>
        <w:left w:val="none" w:sz="0" w:space="0" w:color="auto"/>
        <w:bottom w:val="none" w:sz="0" w:space="0" w:color="auto"/>
        <w:right w:val="none" w:sz="0" w:space="0" w:color="auto"/>
      </w:divBdr>
    </w:div>
    <w:div w:id="389696025">
      <w:bodyDiv w:val="1"/>
      <w:marLeft w:val="0"/>
      <w:marRight w:val="0"/>
      <w:marTop w:val="0"/>
      <w:marBottom w:val="0"/>
      <w:divBdr>
        <w:top w:val="none" w:sz="0" w:space="0" w:color="auto"/>
        <w:left w:val="none" w:sz="0" w:space="0" w:color="auto"/>
        <w:bottom w:val="none" w:sz="0" w:space="0" w:color="auto"/>
        <w:right w:val="none" w:sz="0" w:space="0" w:color="auto"/>
      </w:divBdr>
    </w:div>
    <w:div w:id="392505602">
      <w:bodyDiv w:val="1"/>
      <w:marLeft w:val="0"/>
      <w:marRight w:val="0"/>
      <w:marTop w:val="0"/>
      <w:marBottom w:val="0"/>
      <w:divBdr>
        <w:top w:val="none" w:sz="0" w:space="0" w:color="auto"/>
        <w:left w:val="none" w:sz="0" w:space="0" w:color="auto"/>
        <w:bottom w:val="none" w:sz="0" w:space="0" w:color="auto"/>
        <w:right w:val="none" w:sz="0" w:space="0" w:color="auto"/>
      </w:divBdr>
    </w:div>
    <w:div w:id="392507842">
      <w:bodyDiv w:val="1"/>
      <w:marLeft w:val="0"/>
      <w:marRight w:val="0"/>
      <w:marTop w:val="0"/>
      <w:marBottom w:val="0"/>
      <w:divBdr>
        <w:top w:val="none" w:sz="0" w:space="0" w:color="auto"/>
        <w:left w:val="none" w:sz="0" w:space="0" w:color="auto"/>
        <w:bottom w:val="none" w:sz="0" w:space="0" w:color="auto"/>
        <w:right w:val="none" w:sz="0" w:space="0" w:color="auto"/>
      </w:divBdr>
    </w:div>
    <w:div w:id="395206885">
      <w:bodyDiv w:val="1"/>
      <w:marLeft w:val="0"/>
      <w:marRight w:val="0"/>
      <w:marTop w:val="0"/>
      <w:marBottom w:val="0"/>
      <w:divBdr>
        <w:top w:val="none" w:sz="0" w:space="0" w:color="auto"/>
        <w:left w:val="none" w:sz="0" w:space="0" w:color="auto"/>
        <w:bottom w:val="none" w:sz="0" w:space="0" w:color="auto"/>
        <w:right w:val="none" w:sz="0" w:space="0" w:color="auto"/>
      </w:divBdr>
    </w:div>
    <w:div w:id="396587577">
      <w:bodyDiv w:val="1"/>
      <w:marLeft w:val="0"/>
      <w:marRight w:val="0"/>
      <w:marTop w:val="0"/>
      <w:marBottom w:val="0"/>
      <w:divBdr>
        <w:top w:val="none" w:sz="0" w:space="0" w:color="auto"/>
        <w:left w:val="none" w:sz="0" w:space="0" w:color="auto"/>
        <w:bottom w:val="none" w:sz="0" w:space="0" w:color="auto"/>
        <w:right w:val="none" w:sz="0" w:space="0" w:color="auto"/>
      </w:divBdr>
    </w:div>
    <w:div w:id="397636385">
      <w:bodyDiv w:val="1"/>
      <w:marLeft w:val="0"/>
      <w:marRight w:val="0"/>
      <w:marTop w:val="0"/>
      <w:marBottom w:val="0"/>
      <w:divBdr>
        <w:top w:val="none" w:sz="0" w:space="0" w:color="auto"/>
        <w:left w:val="none" w:sz="0" w:space="0" w:color="auto"/>
        <w:bottom w:val="none" w:sz="0" w:space="0" w:color="auto"/>
        <w:right w:val="none" w:sz="0" w:space="0" w:color="auto"/>
      </w:divBdr>
    </w:div>
    <w:div w:id="398065816">
      <w:bodyDiv w:val="1"/>
      <w:marLeft w:val="0"/>
      <w:marRight w:val="0"/>
      <w:marTop w:val="0"/>
      <w:marBottom w:val="0"/>
      <w:divBdr>
        <w:top w:val="none" w:sz="0" w:space="0" w:color="auto"/>
        <w:left w:val="none" w:sz="0" w:space="0" w:color="auto"/>
        <w:bottom w:val="none" w:sz="0" w:space="0" w:color="auto"/>
        <w:right w:val="none" w:sz="0" w:space="0" w:color="auto"/>
      </w:divBdr>
    </w:div>
    <w:div w:id="400181941">
      <w:bodyDiv w:val="1"/>
      <w:marLeft w:val="0"/>
      <w:marRight w:val="0"/>
      <w:marTop w:val="0"/>
      <w:marBottom w:val="0"/>
      <w:divBdr>
        <w:top w:val="none" w:sz="0" w:space="0" w:color="auto"/>
        <w:left w:val="none" w:sz="0" w:space="0" w:color="auto"/>
        <w:bottom w:val="none" w:sz="0" w:space="0" w:color="auto"/>
        <w:right w:val="none" w:sz="0" w:space="0" w:color="auto"/>
      </w:divBdr>
    </w:div>
    <w:div w:id="402143989">
      <w:bodyDiv w:val="1"/>
      <w:marLeft w:val="0"/>
      <w:marRight w:val="0"/>
      <w:marTop w:val="0"/>
      <w:marBottom w:val="0"/>
      <w:divBdr>
        <w:top w:val="none" w:sz="0" w:space="0" w:color="auto"/>
        <w:left w:val="none" w:sz="0" w:space="0" w:color="auto"/>
        <w:bottom w:val="none" w:sz="0" w:space="0" w:color="auto"/>
        <w:right w:val="none" w:sz="0" w:space="0" w:color="auto"/>
      </w:divBdr>
    </w:div>
    <w:div w:id="403263117">
      <w:bodyDiv w:val="1"/>
      <w:marLeft w:val="0"/>
      <w:marRight w:val="0"/>
      <w:marTop w:val="0"/>
      <w:marBottom w:val="0"/>
      <w:divBdr>
        <w:top w:val="none" w:sz="0" w:space="0" w:color="auto"/>
        <w:left w:val="none" w:sz="0" w:space="0" w:color="auto"/>
        <w:bottom w:val="none" w:sz="0" w:space="0" w:color="auto"/>
        <w:right w:val="none" w:sz="0" w:space="0" w:color="auto"/>
      </w:divBdr>
    </w:div>
    <w:div w:id="403333945">
      <w:bodyDiv w:val="1"/>
      <w:marLeft w:val="0"/>
      <w:marRight w:val="0"/>
      <w:marTop w:val="0"/>
      <w:marBottom w:val="0"/>
      <w:divBdr>
        <w:top w:val="none" w:sz="0" w:space="0" w:color="auto"/>
        <w:left w:val="none" w:sz="0" w:space="0" w:color="auto"/>
        <w:bottom w:val="none" w:sz="0" w:space="0" w:color="auto"/>
        <w:right w:val="none" w:sz="0" w:space="0" w:color="auto"/>
      </w:divBdr>
    </w:div>
    <w:div w:id="407701808">
      <w:bodyDiv w:val="1"/>
      <w:marLeft w:val="0"/>
      <w:marRight w:val="0"/>
      <w:marTop w:val="0"/>
      <w:marBottom w:val="0"/>
      <w:divBdr>
        <w:top w:val="none" w:sz="0" w:space="0" w:color="auto"/>
        <w:left w:val="none" w:sz="0" w:space="0" w:color="auto"/>
        <w:bottom w:val="none" w:sz="0" w:space="0" w:color="auto"/>
        <w:right w:val="none" w:sz="0" w:space="0" w:color="auto"/>
      </w:divBdr>
    </w:div>
    <w:div w:id="409085716">
      <w:bodyDiv w:val="1"/>
      <w:marLeft w:val="0"/>
      <w:marRight w:val="0"/>
      <w:marTop w:val="0"/>
      <w:marBottom w:val="0"/>
      <w:divBdr>
        <w:top w:val="none" w:sz="0" w:space="0" w:color="auto"/>
        <w:left w:val="none" w:sz="0" w:space="0" w:color="auto"/>
        <w:bottom w:val="none" w:sz="0" w:space="0" w:color="auto"/>
        <w:right w:val="none" w:sz="0" w:space="0" w:color="auto"/>
      </w:divBdr>
    </w:div>
    <w:div w:id="409350701">
      <w:bodyDiv w:val="1"/>
      <w:marLeft w:val="0"/>
      <w:marRight w:val="0"/>
      <w:marTop w:val="0"/>
      <w:marBottom w:val="0"/>
      <w:divBdr>
        <w:top w:val="none" w:sz="0" w:space="0" w:color="auto"/>
        <w:left w:val="none" w:sz="0" w:space="0" w:color="auto"/>
        <w:bottom w:val="none" w:sz="0" w:space="0" w:color="auto"/>
        <w:right w:val="none" w:sz="0" w:space="0" w:color="auto"/>
      </w:divBdr>
    </w:div>
    <w:div w:id="411899600">
      <w:bodyDiv w:val="1"/>
      <w:marLeft w:val="0"/>
      <w:marRight w:val="0"/>
      <w:marTop w:val="0"/>
      <w:marBottom w:val="0"/>
      <w:divBdr>
        <w:top w:val="none" w:sz="0" w:space="0" w:color="auto"/>
        <w:left w:val="none" w:sz="0" w:space="0" w:color="auto"/>
        <w:bottom w:val="none" w:sz="0" w:space="0" w:color="auto"/>
        <w:right w:val="none" w:sz="0" w:space="0" w:color="auto"/>
      </w:divBdr>
    </w:div>
    <w:div w:id="413551228">
      <w:bodyDiv w:val="1"/>
      <w:marLeft w:val="0"/>
      <w:marRight w:val="0"/>
      <w:marTop w:val="0"/>
      <w:marBottom w:val="0"/>
      <w:divBdr>
        <w:top w:val="none" w:sz="0" w:space="0" w:color="auto"/>
        <w:left w:val="none" w:sz="0" w:space="0" w:color="auto"/>
        <w:bottom w:val="none" w:sz="0" w:space="0" w:color="auto"/>
        <w:right w:val="none" w:sz="0" w:space="0" w:color="auto"/>
      </w:divBdr>
    </w:div>
    <w:div w:id="413864387">
      <w:bodyDiv w:val="1"/>
      <w:marLeft w:val="0"/>
      <w:marRight w:val="0"/>
      <w:marTop w:val="0"/>
      <w:marBottom w:val="0"/>
      <w:divBdr>
        <w:top w:val="none" w:sz="0" w:space="0" w:color="auto"/>
        <w:left w:val="none" w:sz="0" w:space="0" w:color="auto"/>
        <w:bottom w:val="none" w:sz="0" w:space="0" w:color="auto"/>
        <w:right w:val="none" w:sz="0" w:space="0" w:color="auto"/>
      </w:divBdr>
    </w:div>
    <w:div w:id="414476166">
      <w:bodyDiv w:val="1"/>
      <w:marLeft w:val="0"/>
      <w:marRight w:val="0"/>
      <w:marTop w:val="0"/>
      <w:marBottom w:val="0"/>
      <w:divBdr>
        <w:top w:val="none" w:sz="0" w:space="0" w:color="auto"/>
        <w:left w:val="none" w:sz="0" w:space="0" w:color="auto"/>
        <w:bottom w:val="none" w:sz="0" w:space="0" w:color="auto"/>
        <w:right w:val="none" w:sz="0" w:space="0" w:color="auto"/>
      </w:divBdr>
    </w:div>
    <w:div w:id="414782688">
      <w:bodyDiv w:val="1"/>
      <w:marLeft w:val="0"/>
      <w:marRight w:val="0"/>
      <w:marTop w:val="0"/>
      <w:marBottom w:val="0"/>
      <w:divBdr>
        <w:top w:val="none" w:sz="0" w:space="0" w:color="auto"/>
        <w:left w:val="none" w:sz="0" w:space="0" w:color="auto"/>
        <w:bottom w:val="none" w:sz="0" w:space="0" w:color="auto"/>
        <w:right w:val="none" w:sz="0" w:space="0" w:color="auto"/>
      </w:divBdr>
    </w:div>
    <w:div w:id="415054238">
      <w:bodyDiv w:val="1"/>
      <w:marLeft w:val="0"/>
      <w:marRight w:val="0"/>
      <w:marTop w:val="0"/>
      <w:marBottom w:val="0"/>
      <w:divBdr>
        <w:top w:val="none" w:sz="0" w:space="0" w:color="auto"/>
        <w:left w:val="none" w:sz="0" w:space="0" w:color="auto"/>
        <w:bottom w:val="none" w:sz="0" w:space="0" w:color="auto"/>
        <w:right w:val="none" w:sz="0" w:space="0" w:color="auto"/>
      </w:divBdr>
    </w:div>
    <w:div w:id="417365284">
      <w:bodyDiv w:val="1"/>
      <w:marLeft w:val="0"/>
      <w:marRight w:val="0"/>
      <w:marTop w:val="0"/>
      <w:marBottom w:val="0"/>
      <w:divBdr>
        <w:top w:val="none" w:sz="0" w:space="0" w:color="auto"/>
        <w:left w:val="none" w:sz="0" w:space="0" w:color="auto"/>
        <w:bottom w:val="none" w:sz="0" w:space="0" w:color="auto"/>
        <w:right w:val="none" w:sz="0" w:space="0" w:color="auto"/>
      </w:divBdr>
    </w:div>
    <w:div w:id="418412186">
      <w:bodyDiv w:val="1"/>
      <w:marLeft w:val="0"/>
      <w:marRight w:val="0"/>
      <w:marTop w:val="0"/>
      <w:marBottom w:val="0"/>
      <w:divBdr>
        <w:top w:val="none" w:sz="0" w:space="0" w:color="auto"/>
        <w:left w:val="none" w:sz="0" w:space="0" w:color="auto"/>
        <w:bottom w:val="none" w:sz="0" w:space="0" w:color="auto"/>
        <w:right w:val="none" w:sz="0" w:space="0" w:color="auto"/>
      </w:divBdr>
    </w:div>
    <w:div w:id="418914621">
      <w:bodyDiv w:val="1"/>
      <w:marLeft w:val="0"/>
      <w:marRight w:val="0"/>
      <w:marTop w:val="0"/>
      <w:marBottom w:val="0"/>
      <w:divBdr>
        <w:top w:val="none" w:sz="0" w:space="0" w:color="auto"/>
        <w:left w:val="none" w:sz="0" w:space="0" w:color="auto"/>
        <w:bottom w:val="none" w:sz="0" w:space="0" w:color="auto"/>
        <w:right w:val="none" w:sz="0" w:space="0" w:color="auto"/>
      </w:divBdr>
    </w:div>
    <w:div w:id="419638941">
      <w:bodyDiv w:val="1"/>
      <w:marLeft w:val="0"/>
      <w:marRight w:val="0"/>
      <w:marTop w:val="0"/>
      <w:marBottom w:val="0"/>
      <w:divBdr>
        <w:top w:val="none" w:sz="0" w:space="0" w:color="auto"/>
        <w:left w:val="none" w:sz="0" w:space="0" w:color="auto"/>
        <w:bottom w:val="none" w:sz="0" w:space="0" w:color="auto"/>
        <w:right w:val="none" w:sz="0" w:space="0" w:color="auto"/>
      </w:divBdr>
    </w:div>
    <w:div w:id="420414667">
      <w:bodyDiv w:val="1"/>
      <w:marLeft w:val="0"/>
      <w:marRight w:val="0"/>
      <w:marTop w:val="0"/>
      <w:marBottom w:val="0"/>
      <w:divBdr>
        <w:top w:val="none" w:sz="0" w:space="0" w:color="auto"/>
        <w:left w:val="none" w:sz="0" w:space="0" w:color="auto"/>
        <w:bottom w:val="none" w:sz="0" w:space="0" w:color="auto"/>
        <w:right w:val="none" w:sz="0" w:space="0" w:color="auto"/>
      </w:divBdr>
    </w:div>
    <w:div w:id="423189865">
      <w:bodyDiv w:val="1"/>
      <w:marLeft w:val="0"/>
      <w:marRight w:val="0"/>
      <w:marTop w:val="0"/>
      <w:marBottom w:val="0"/>
      <w:divBdr>
        <w:top w:val="none" w:sz="0" w:space="0" w:color="auto"/>
        <w:left w:val="none" w:sz="0" w:space="0" w:color="auto"/>
        <w:bottom w:val="none" w:sz="0" w:space="0" w:color="auto"/>
        <w:right w:val="none" w:sz="0" w:space="0" w:color="auto"/>
      </w:divBdr>
    </w:div>
    <w:div w:id="423721833">
      <w:bodyDiv w:val="1"/>
      <w:marLeft w:val="0"/>
      <w:marRight w:val="0"/>
      <w:marTop w:val="0"/>
      <w:marBottom w:val="0"/>
      <w:divBdr>
        <w:top w:val="none" w:sz="0" w:space="0" w:color="auto"/>
        <w:left w:val="none" w:sz="0" w:space="0" w:color="auto"/>
        <w:bottom w:val="none" w:sz="0" w:space="0" w:color="auto"/>
        <w:right w:val="none" w:sz="0" w:space="0" w:color="auto"/>
      </w:divBdr>
    </w:div>
    <w:div w:id="424302792">
      <w:bodyDiv w:val="1"/>
      <w:marLeft w:val="0"/>
      <w:marRight w:val="0"/>
      <w:marTop w:val="0"/>
      <w:marBottom w:val="0"/>
      <w:divBdr>
        <w:top w:val="none" w:sz="0" w:space="0" w:color="auto"/>
        <w:left w:val="none" w:sz="0" w:space="0" w:color="auto"/>
        <w:bottom w:val="none" w:sz="0" w:space="0" w:color="auto"/>
        <w:right w:val="none" w:sz="0" w:space="0" w:color="auto"/>
      </w:divBdr>
    </w:div>
    <w:div w:id="424304959">
      <w:bodyDiv w:val="1"/>
      <w:marLeft w:val="0"/>
      <w:marRight w:val="0"/>
      <w:marTop w:val="0"/>
      <w:marBottom w:val="0"/>
      <w:divBdr>
        <w:top w:val="none" w:sz="0" w:space="0" w:color="auto"/>
        <w:left w:val="none" w:sz="0" w:space="0" w:color="auto"/>
        <w:bottom w:val="none" w:sz="0" w:space="0" w:color="auto"/>
        <w:right w:val="none" w:sz="0" w:space="0" w:color="auto"/>
      </w:divBdr>
    </w:div>
    <w:div w:id="424881235">
      <w:bodyDiv w:val="1"/>
      <w:marLeft w:val="0"/>
      <w:marRight w:val="0"/>
      <w:marTop w:val="0"/>
      <w:marBottom w:val="0"/>
      <w:divBdr>
        <w:top w:val="none" w:sz="0" w:space="0" w:color="auto"/>
        <w:left w:val="none" w:sz="0" w:space="0" w:color="auto"/>
        <w:bottom w:val="none" w:sz="0" w:space="0" w:color="auto"/>
        <w:right w:val="none" w:sz="0" w:space="0" w:color="auto"/>
      </w:divBdr>
    </w:div>
    <w:div w:id="426462943">
      <w:bodyDiv w:val="1"/>
      <w:marLeft w:val="0"/>
      <w:marRight w:val="0"/>
      <w:marTop w:val="0"/>
      <w:marBottom w:val="0"/>
      <w:divBdr>
        <w:top w:val="none" w:sz="0" w:space="0" w:color="auto"/>
        <w:left w:val="none" w:sz="0" w:space="0" w:color="auto"/>
        <w:bottom w:val="none" w:sz="0" w:space="0" w:color="auto"/>
        <w:right w:val="none" w:sz="0" w:space="0" w:color="auto"/>
      </w:divBdr>
    </w:div>
    <w:div w:id="426655139">
      <w:bodyDiv w:val="1"/>
      <w:marLeft w:val="0"/>
      <w:marRight w:val="0"/>
      <w:marTop w:val="0"/>
      <w:marBottom w:val="0"/>
      <w:divBdr>
        <w:top w:val="none" w:sz="0" w:space="0" w:color="auto"/>
        <w:left w:val="none" w:sz="0" w:space="0" w:color="auto"/>
        <w:bottom w:val="none" w:sz="0" w:space="0" w:color="auto"/>
        <w:right w:val="none" w:sz="0" w:space="0" w:color="auto"/>
      </w:divBdr>
    </w:div>
    <w:div w:id="429393772">
      <w:bodyDiv w:val="1"/>
      <w:marLeft w:val="0"/>
      <w:marRight w:val="0"/>
      <w:marTop w:val="0"/>
      <w:marBottom w:val="0"/>
      <w:divBdr>
        <w:top w:val="none" w:sz="0" w:space="0" w:color="auto"/>
        <w:left w:val="none" w:sz="0" w:space="0" w:color="auto"/>
        <w:bottom w:val="none" w:sz="0" w:space="0" w:color="auto"/>
        <w:right w:val="none" w:sz="0" w:space="0" w:color="auto"/>
      </w:divBdr>
    </w:div>
    <w:div w:id="430249514">
      <w:bodyDiv w:val="1"/>
      <w:marLeft w:val="0"/>
      <w:marRight w:val="0"/>
      <w:marTop w:val="0"/>
      <w:marBottom w:val="0"/>
      <w:divBdr>
        <w:top w:val="none" w:sz="0" w:space="0" w:color="auto"/>
        <w:left w:val="none" w:sz="0" w:space="0" w:color="auto"/>
        <w:bottom w:val="none" w:sz="0" w:space="0" w:color="auto"/>
        <w:right w:val="none" w:sz="0" w:space="0" w:color="auto"/>
      </w:divBdr>
    </w:div>
    <w:div w:id="431242679">
      <w:bodyDiv w:val="1"/>
      <w:marLeft w:val="0"/>
      <w:marRight w:val="0"/>
      <w:marTop w:val="0"/>
      <w:marBottom w:val="0"/>
      <w:divBdr>
        <w:top w:val="none" w:sz="0" w:space="0" w:color="auto"/>
        <w:left w:val="none" w:sz="0" w:space="0" w:color="auto"/>
        <w:bottom w:val="none" w:sz="0" w:space="0" w:color="auto"/>
        <w:right w:val="none" w:sz="0" w:space="0" w:color="auto"/>
      </w:divBdr>
    </w:div>
    <w:div w:id="433324129">
      <w:bodyDiv w:val="1"/>
      <w:marLeft w:val="0"/>
      <w:marRight w:val="0"/>
      <w:marTop w:val="0"/>
      <w:marBottom w:val="0"/>
      <w:divBdr>
        <w:top w:val="none" w:sz="0" w:space="0" w:color="auto"/>
        <w:left w:val="none" w:sz="0" w:space="0" w:color="auto"/>
        <w:bottom w:val="none" w:sz="0" w:space="0" w:color="auto"/>
        <w:right w:val="none" w:sz="0" w:space="0" w:color="auto"/>
      </w:divBdr>
    </w:div>
    <w:div w:id="439957494">
      <w:bodyDiv w:val="1"/>
      <w:marLeft w:val="0"/>
      <w:marRight w:val="0"/>
      <w:marTop w:val="0"/>
      <w:marBottom w:val="0"/>
      <w:divBdr>
        <w:top w:val="none" w:sz="0" w:space="0" w:color="auto"/>
        <w:left w:val="none" w:sz="0" w:space="0" w:color="auto"/>
        <w:bottom w:val="none" w:sz="0" w:space="0" w:color="auto"/>
        <w:right w:val="none" w:sz="0" w:space="0" w:color="auto"/>
      </w:divBdr>
    </w:div>
    <w:div w:id="441805865">
      <w:bodyDiv w:val="1"/>
      <w:marLeft w:val="0"/>
      <w:marRight w:val="0"/>
      <w:marTop w:val="0"/>
      <w:marBottom w:val="0"/>
      <w:divBdr>
        <w:top w:val="none" w:sz="0" w:space="0" w:color="auto"/>
        <w:left w:val="none" w:sz="0" w:space="0" w:color="auto"/>
        <w:bottom w:val="none" w:sz="0" w:space="0" w:color="auto"/>
        <w:right w:val="none" w:sz="0" w:space="0" w:color="auto"/>
      </w:divBdr>
    </w:div>
    <w:div w:id="442262001">
      <w:bodyDiv w:val="1"/>
      <w:marLeft w:val="0"/>
      <w:marRight w:val="0"/>
      <w:marTop w:val="0"/>
      <w:marBottom w:val="0"/>
      <w:divBdr>
        <w:top w:val="none" w:sz="0" w:space="0" w:color="auto"/>
        <w:left w:val="none" w:sz="0" w:space="0" w:color="auto"/>
        <w:bottom w:val="none" w:sz="0" w:space="0" w:color="auto"/>
        <w:right w:val="none" w:sz="0" w:space="0" w:color="auto"/>
      </w:divBdr>
    </w:div>
    <w:div w:id="444739075">
      <w:bodyDiv w:val="1"/>
      <w:marLeft w:val="0"/>
      <w:marRight w:val="0"/>
      <w:marTop w:val="0"/>
      <w:marBottom w:val="0"/>
      <w:divBdr>
        <w:top w:val="none" w:sz="0" w:space="0" w:color="auto"/>
        <w:left w:val="none" w:sz="0" w:space="0" w:color="auto"/>
        <w:bottom w:val="none" w:sz="0" w:space="0" w:color="auto"/>
        <w:right w:val="none" w:sz="0" w:space="0" w:color="auto"/>
      </w:divBdr>
    </w:div>
    <w:div w:id="445929788">
      <w:bodyDiv w:val="1"/>
      <w:marLeft w:val="0"/>
      <w:marRight w:val="0"/>
      <w:marTop w:val="0"/>
      <w:marBottom w:val="0"/>
      <w:divBdr>
        <w:top w:val="none" w:sz="0" w:space="0" w:color="auto"/>
        <w:left w:val="none" w:sz="0" w:space="0" w:color="auto"/>
        <w:bottom w:val="none" w:sz="0" w:space="0" w:color="auto"/>
        <w:right w:val="none" w:sz="0" w:space="0" w:color="auto"/>
      </w:divBdr>
    </w:div>
    <w:div w:id="446196815">
      <w:bodyDiv w:val="1"/>
      <w:marLeft w:val="0"/>
      <w:marRight w:val="0"/>
      <w:marTop w:val="0"/>
      <w:marBottom w:val="0"/>
      <w:divBdr>
        <w:top w:val="none" w:sz="0" w:space="0" w:color="auto"/>
        <w:left w:val="none" w:sz="0" w:space="0" w:color="auto"/>
        <w:bottom w:val="none" w:sz="0" w:space="0" w:color="auto"/>
        <w:right w:val="none" w:sz="0" w:space="0" w:color="auto"/>
      </w:divBdr>
    </w:div>
    <w:div w:id="447093218">
      <w:bodyDiv w:val="1"/>
      <w:marLeft w:val="0"/>
      <w:marRight w:val="0"/>
      <w:marTop w:val="0"/>
      <w:marBottom w:val="0"/>
      <w:divBdr>
        <w:top w:val="none" w:sz="0" w:space="0" w:color="auto"/>
        <w:left w:val="none" w:sz="0" w:space="0" w:color="auto"/>
        <w:bottom w:val="none" w:sz="0" w:space="0" w:color="auto"/>
        <w:right w:val="none" w:sz="0" w:space="0" w:color="auto"/>
      </w:divBdr>
    </w:div>
    <w:div w:id="448165351">
      <w:bodyDiv w:val="1"/>
      <w:marLeft w:val="0"/>
      <w:marRight w:val="0"/>
      <w:marTop w:val="0"/>
      <w:marBottom w:val="0"/>
      <w:divBdr>
        <w:top w:val="none" w:sz="0" w:space="0" w:color="auto"/>
        <w:left w:val="none" w:sz="0" w:space="0" w:color="auto"/>
        <w:bottom w:val="none" w:sz="0" w:space="0" w:color="auto"/>
        <w:right w:val="none" w:sz="0" w:space="0" w:color="auto"/>
      </w:divBdr>
    </w:div>
    <w:div w:id="449393795">
      <w:bodyDiv w:val="1"/>
      <w:marLeft w:val="0"/>
      <w:marRight w:val="0"/>
      <w:marTop w:val="0"/>
      <w:marBottom w:val="0"/>
      <w:divBdr>
        <w:top w:val="none" w:sz="0" w:space="0" w:color="auto"/>
        <w:left w:val="none" w:sz="0" w:space="0" w:color="auto"/>
        <w:bottom w:val="none" w:sz="0" w:space="0" w:color="auto"/>
        <w:right w:val="none" w:sz="0" w:space="0" w:color="auto"/>
      </w:divBdr>
    </w:div>
    <w:div w:id="450055427">
      <w:bodyDiv w:val="1"/>
      <w:marLeft w:val="0"/>
      <w:marRight w:val="0"/>
      <w:marTop w:val="0"/>
      <w:marBottom w:val="0"/>
      <w:divBdr>
        <w:top w:val="none" w:sz="0" w:space="0" w:color="auto"/>
        <w:left w:val="none" w:sz="0" w:space="0" w:color="auto"/>
        <w:bottom w:val="none" w:sz="0" w:space="0" w:color="auto"/>
        <w:right w:val="none" w:sz="0" w:space="0" w:color="auto"/>
      </w:divBdr>
    </w:div>
    <w:div w:id="451898848">
      <w:bodyDiv w:val="1"/>
      <w:marLeft w:val="0"/>
      <w:marRight w:val="0"/>
      <w:marTop w:val="0"/>
      <w:marBottom w:val="0"/>
      <w:divBdr>
        <w:top w:val="none" w:sz="0" w:space="0" w:color="auto"/>
        <w:left w:val="none" w:sz="0" w:space="0" w:color="auto"/>
        <w:bottom w:val="none" w:sz="0" w:space="0" w:color="auto"/>
        <w:right w:val="none" w:sz="0" w:space="0" w:color="auto"/>
      </w:divBdr>
    </w:div>
    <w:div w:id="452600962">
      <w:bodyDiv w:val="1"/>
      <w:marLeft w:val="0"/>
      <w:marRight w:val="0"/>
      <w:marTop w:val="0"/>
      <w:marBottom w:val="0"/>
      <w:divBdr>
        <w:top w:val="none" w:sz="0" w:space="0" w:color="auto"/>
        <w:left w:val="none" w:sz="0" w:space="0" w:color="auto"/>
        <w:bottom w:val="none" w:sz="0" w:space="0" w:color="auto"/>
        <w:right w:val="none" w:sz="0" w:space="0" w:color="auto"/>
      </w:divBdr>
    </w:div>
    <w:div w:id="453141180">
      <w:bodyDiv w:val="1"/>
      <w:marLeft w:val="0"/>
      <w:marRight w:val="0"/>
      <w:marTop w:val="0"/>
      <w:marBottom w:val="0"/>
      <w:divBdr>
        <w:top w:val="none" w:sz="0" w:space="0" w:color="auto"/>
        <w:left w:val="none" w:sz="0" w:space="0" w:color="auto"/>
        <w:bottom w:val="none" w:sz="0" w:space="0" w:color="auto"/>
        <w:right w:val="none" w:sz="0" w:space="0" w:color="auto"/>
      </w:divBdr>
    </w:div>
    <w:div w:id="454833980">
      <w:bodyDiv w:val="1"/>
      <w:marLeft w:val="0"/>
      <w:marRight w:val="0"/>
      <w:marTop w:val="0"/>
      <w:marBottom w:val="0"/>
      <w:divBdr>
        <w:top w:val="none" w:sz="0" w:space="0" w:color="auto"/>
        <w:left w:val="none" w:sz="0" w:space="0" w:color="auto"/>
        <w:bottom w:val="none" w:sz="0" w:space="0" w:color="auto"/>
        <w:right w:val="none" w:sz="0" w:space="0" w:color="auto"/>
      </w:divBdr>
    </w:div>
    <w:div w:id="456994218">
      <w:bodyDiv w:val="1"/>
      <w:marLeft w:val="0"/>
      <w:marRight w:val="0"/>
      <w:marTop w:val="0"/>
      <w:marBottom w:val="0"/>
      <w:divBdr>
        <w:top w:val="none" w:sz="0" w:space="0" w:color="auto"/>
        <w:left w:val="none" w:sz="0" w:space="0" w:color="auto"/>
        <w:bottom w:val="none" w:sz="0" w:space="0" w:color="auto"/>
        <w:right w:val="none" w:sz="0" w:space="0" w:color="auto"/>
      </w:divBdr>
    </w:div>
    <w:div w:id="457643852">
      <w:bodyDiv w:val="1"/>
      <w:marLeft w:val="0"/>
      <w:marRight w:val="0"/>
      <w:marTop w:val="0"/>
      <w:marBottom w:val="0"/>
      <w:divBdr>
        <w:top w:val="none" w:sz="0" w:space="0" w:color="auto"/>
        <w:left w:val="none" w:sz="0" w:space="0" w:color="auto"/>
        <w:bottom w:val="none" w:sz="0" w:space="0" w:color="auto"/>
        <w:right w:val="none" w:sz="0" w:space="0" w:color="auto"/>
      </w:divBdr>
    </w:div>
    <w:div w:id="459298672">
      <w:bodyDiv w:val="1"/>
      <w:marLeft w:val="0"/>
      <w:marRight w:val="0"/>
      <w:marTop w:val="0"/>
      <w:marBottom w:val="0"/>
      <w:divBdr>
        <w:top w:val="none" w:sz="0" w:space="0" w:color="auto"/>
        <w:left w:val="none" w:sz="0" w:space="0" w:color="auto"/>
        <w:bottom w:val="none" w:sz="0" w:space="0" w:color="auto"/>
        <w:right w:val="none" w:sz="0" w:space="0" w:color="auto"/>
      </w:divBdr>
    </w:div>
    <w:div w:id="460462292">
      <w:bodyDiv w:val="1"/>
      <w:marLeft w:val="0"/>
      <w:marRight w:val="0"/>
      <w:marTop w:val="0"/>
      <w:marBottom w:val="0"/>
      <w:divBdr>
        <w:top w:val="none" w:sz="0" w:space="0" w:color="auto"/>
        <w:left w:val="none" w:sz="0" w:space="0" w:color="auto"/>
        <w:bottom w:val="none" w:sz="0" w:space="0" w:color="auto"/>
        <w:right w:val="none" w:sz="0" w:space="0" w:color="auto"/>
      </w:divBdr>
    </w:div>
    <w:div w:id="461504694">
      <w:bodyDiv w:val="1"/>
      <w:marLeft w:val="0"/>
      <w:marRight w:val="0"/>
      <w:marTop w:val="0"/>
      <w:marBottom w:val="0"/>
      <w:divBdr>
        <w:top w:val="none" w:sz="0" w:space="0" w:color="auto"/>
        <w:left w:val="none" w:sz="0" w:space="0" w:color="auto"/>
        <w:bottom w:val="none" w:sz="0" w:space="0" w:color="auto"/>
        <w:right w:val="none" w:sz="0" w:space="0" w:color="auto"/>
      </w:divBdr>
    </w:div>
    <w:div w:id="463549894">
      <w:bodyDiv w:val="1"/>
      <w:marLeft w:val="0"/>
      <w:marRight w:val="0"/>
      <w:marTop w:val="0"/>
      <w:marBottom w:val="0"/>
      <w:divBdr>
        <w:top w:val="none" w:sz="0" w:space="0" w:color="auto"/>
        <w:left w:val="none" w:sz="0" w:space="0" w:color="auto"/>
        <w:bottom w:val="none" w:sz="0" w:space="0" w:color="auto"/>
        <w:right w:val="none" w:sz="0" w:space="0" w:color="auto"/>
      </w:divBdr>
    </w:div>
    <w:div w:id="466507410">
      <w:bodyDiv w:val="1"/>
      <w:marLeft w:val="0"/>
      <w:marRight w:val="0"/>
      <w:marTop w:val="0"/>
      <w:marBottom w:val="0"/>
      <w:divBdr>
        <w:top w:val="none" w:sz="0" w:space="0" w:color="auto"/>
        <w:left w:val="none" w:sz="0" w:space="0" w:color="auto"/>
        <w:bottom w:val="none" w:sz="0" w:space="0" w:color="auto"/>
        <w:right w:val="none" w:sz="0" w:space="0" w:color="auto"/>
      </w:divBdr>
    </w:div>
    <w:div w:id="466821577">
      <w:bodyDiv w:val="1"/>
      <w:marLeft w:val="0"/>
      <w:marRight w:val="0"/>
      <w:marTop w:val="0"/>
      <w:marBottom w:val="0"/>
      <w:divBdr>
        <w:top w:val="none" w:sz="0" w:space="0" w:color="auto"/>
        <w:left w:val="none" w:sz="0" w:space="0" w:color="auto"/>
        <w:bottom w:val="none" w:sz="0" w:space="0" w:color="auto"/>
        <w:right w:val="none" w:sz="0" w:space="0" w:color="auto"/>
      </w:divBdr>
    </w:div>
    <w:div w:id="469253060">
      <w:bodyDiv w:val="1"/>
      <w:marLeft w:val="0"/>
      <w:marRight w:val="0"/>
      <w:marTop w:val="0"/>
      <w:marBottom w:val="0"/>
      <w:divBdr>
        <w:top w:val="none" w:sz="0" w:space="0" w:color="auto"/>
        <w:left w:val="none" w:sz="0" w:space="0" w:color="auto"/>
        <w:bottom w:val="none" w:sz="0" w:space="0" w:color="auto"/>
        <w:right w:val="none" w:sz="0" w:space="0" w:color="auto"/>
      </w:divBdr>
    </w:div>
    <w:div w:id="471026992">
      <w:bodyDiv w:val="1"/>
      <w:marLeft w:val="0"/>
      <w:marRight w:val="0"/>
      <w:marTop w:val="0"/>
      <w:marBottom w:val="0"/>
      <w:divBdr>
        <w:top w:val="none" w:sz="0" w:space="0" w:color="auto"/>
        <w:left w:val="none" w:sz="0" w:space="0" w:color="auto"/>
        <w:bottom w:val="none" w:sz="0" w:space="0" w:color="auto"/>
        <w:right w:val="none" w:sz="0" w:space="0" w:color="auto"/>
      </w:divBdr>
    </w:div>
    <w:div w:id="471871529">
      <w:bodyDiv w:val="1"/>
      <w:marLeft w:val="0"/>
      <w:marRight w:val="0"/>
      <w:marTop w:val="0"/>
      <w:marBottom w:val="0"/>
      <w:divBdr>
        <w:top w:val="none" w:sz="0" w:space="0" w:color="auto"/>
        <w:left w:val="none" w:sz="0" w:space="0" w:color="auto"/>
        <w:bottom w:val="none" w:sz="0" w:space="0" w:color="auto"/>
        <w:right w:val="none" w:sz="0" w:space="0" w:color="auto"/>
      </w:divBdr>
    </w:div>
    <w:div w:id="474026880">
      <w:bodyDiv w:val="1"/>
      <w:marLeft w:val="0"/>
      <w:marRight w:val="0"/>
      <w:marTop w:val="0"/>
      <w:marBottom w:val="0"/>
      <w:divBdr>
        <w:top w:val="none" w:sz="0" w:space="0" w:color="auto"/>
        <w:left w:val="none" w:sz="0" w:space="0" w:color="auto"/>
        <w:bottom w:val="none" w:sz="0" w:space="0" w:color="auto"/>
        <w:right w:val="none" w:sz="0" w:space="0" w:color="auto"/>
      </w:divBdr>
    </w:div>
    <w:div w:id="475222014">
      <w:bodyDiv w:val="1"/>
      <w:marLeft w:val="0"/>
      <w:marRight w:val="0"/>
      <w:marTop w:val="0"/>
      <w:marBottom w:val="0"/>
      <w:divBdr>
        <w:top w:val="none" w:sz="0" w:space="0" w:color="auto"/>
        <w:left w:val="none" w:sz="0" w:space="0" w:color="auto"/>
        <w:bottom w:val="none" w:sz="0" w:space="0" w:color="auto"/>
        <w:right w:val="none" w:sz="0" w:space="0" w:color="auto"/>
      </w:divBdr>
    </w:div>
    <w:div w:id="476000192">
      <w:bodyDiv w:val="1"/>
      <w:marLeft w:val="0"/>
      <w:marRight w:val="0"/>
      <w:marTop w:val="0"/>
      <w:marBottom w:val="0"/>
      <w:divBdr>
        <w:top w:val="none" w:sz="0" w:space="0" w:color="auto"/>
        <w:left w:val="none" w:sz="0" w:space="0" w:color="auto"/>
        <w:bottom w:val="none" w:sz="0" w:space="0" w:color="auto"/>
        <w:right w:val="none" w:sz="0" w:space="0" w:color="auto"/>
      </w:divBdr>
    </w:div>
    <w:div w:id="477185879">
      <w:bodyDiv w:val="1"/>
      <w:marLeft w:val="0"/>
      <w:marRight w:val="0"/>
      <w:marTop w:val="0"/>
      <w:marBottom w:val="0"/>
      <w:divBdr>
        <w:top w:val="none" w:sz="0" w:space="0" w:color="auto"/>
        <w:left w:val="none" w:sz="0" w:space="0" w:color="auto"/>
        <w:bottom w:val="none" w:sz="0" w:space="0" w:color="auto"/>
        <w:right w:val="none" w:sz="0" w:space="0" w:color="auto"/>
      </w:divBdr>
    </w:div>
    <w:div w:id="477308466">
      <w:bodyDiv w:val="1"/>
      <w:marLeft w:val="0"/>
      <w:marRight w:val="0"/>
      <w:marTop w:val="0"/>
      <w:marBottom w:val="0"/>
      <w:divBdr>
        <w:top w:val="none" w:sz="0" w:space="0" w:color="auto"/>
        <w:left w:val="none" w:sz="0" w:space="0" w:color="auto"/>
        <w:bottom w:val="none" w:sz="0" w:space="0" w:color="auto"/>
        <w:right w:val="none" w:sz="0" w:space="0" w:color="auto"/>
      </w:divBdr>
    </w:div>
    <w:div w:id="477649321">
      <w:bodyDiv w:val="1"/>
      <w:marLeft w:val="0"/>
      <w:marRight w:val="0"/>
      <w:marTop w:val="0"/>
      <w:marBottom w:val="0"/>
      <w:divBdr>
        <w:top w:val="none" w:sz="0" w:space="0" w:color="auto"/>
        <w:left w:val="none" w:sz="0" w:space="0" w:color="auto"/>
        <w:bottom w:val="none" w:sz="0" w:space="0" w:color="auto"/>
        <w:right w:val="none" w:sz="0" w:space="0" w:color="auto"/>
      </w:divBdr>
    </w:div>
    <w:div w:id="478881593">
      <w:bodyDiv w:val="1"/>
      <w:marLeft w:val="0"/>
      <w:marRight w:val="0"/>
      <w:marTop w:val="0"/>
      <w:marBottom w:val="0"/>
      <w:divBdr>
        <w:top w:val="none" w:sz="0" w:space="0" w:color="auto"/>
        <w:left w:val="none" w:sz="0" w:space="0" w:color="auto"/>
        <w:bottom w:val="none" w:sz="0" w:space="0" w:color="auto"/>
        <w:right w:val="none" w:sz="0" w:space="0" w:color="auto"/>
      </w:divBdr>
    </w:div>
    <w:div w:id="480462172">
      <w:bodyDiv w:val="1"/>
      <w:marLeft w:val="0"/>
      <w:marRight w:val="0"/>
      <w:marTop w:val="0"/>
      <w:marBottom w:val="0"/>
      <w:divBdr>
        <w:top w:val="none" w:sz="0" w:space="0" w:color="auto"/>
        <w:left w:val="none" w:sz="0" w:space="0" w:color="auto"/>
        <w:bottom w:val="none" w:sz="0" w:space="0" w:color="auto"/>
        <w:right w:val="none" w:sz="0" w:space="0" w:color="auto"/>
      </w:divBdr>
    </w:div>
    <w:div w:id="480540614">
      <w:bodyDiv w:val="1"/>
      <w:marLeft w:val="0"/>
      <w:marRight w:val="0"/>
      <w:marTop w:val="0"/>
      <w:marBottom w:val="0"/>
      <w:divBdr>
        <w:top w:val="none" w:sz="0" w:space="0" w:color="auto"/>
        <w:left w:val="none" w:sz="0" w:space="0" w:color="auto"/>
        <w:bottom w:val="none" w:sz="0" w:space="0" w:color="auto"/>
        <w:right w:val="none" w:sz="0" w:space="0" w:color="auto"/>
      </w:divBdr>
    </w:div>
    <w:div w:id="481236640">
      <w:bodyDiv w:val="1"/>
      <w:marLeft w:val="0"/>
      <w:marRight w:val="0"/>
      <w:marTop w:val="0"/>
      <w:marBottom w:val="0"/>
      <w:divBdr>
        <w:top w:val="none" w:sz="0" w:space="0" w:color="auto"/>
        <w:left w:val="none" w:sz="0" w:space="0" w:color="auto"/>
        <w:bottom w:val="none" w:sz="0" w:space="0" w:color="auto"/>
        <w:right w:val="none" w:sz="0" w:space="0" w:color="auto"/>
      </w:divBdr>
    </w:div>
    <w:div w:id="482353545">
      <w:bodyDiv w:val="1"/>
      <w:marLeft w:val="0"/>
      <w:marRight w:val="0"/>
      <w:marTop w:val="0"/>
      <w:marBottom w:val="0"/>
      <w:divBdr>
        <w:top w:val="none" w:sz="0" w:space="0" w:color="auto"/>
        <w:left w:val="none" w:sz="0" w:space="0" w:color="auto"/>
        <w:bottom w:val="none" w:sz="0" w:space="0" w:color="auto"/>
        <w:right w:val="none" w:sz="0" w:space="0" w:color="auto"/>
      </w:divBdr>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484470024">
      <w:bodyDiv w:val="1"/>
      <w:marLeft w:val="0"/>
      <w:marRight w:val="0"/>
      <w:marTop w:val="0"/>
      <w:marBottom w:val="0"/>
      <w:divBdr>
        <w:top w:val="none" w:sz="0" w:space="0" w:color="auto"/>
        <w:left w:val="none" w:sz="0" w:space="0" w:color="auto"/>
        <w:bottom w:val="none" w:sz="0" w:space="0" w:color="auto"/>
        <w:right w:val="none" w:sz="0" w:space="0" w:color="auto"/>
      </w:divBdr>
    </w:div>
    <w:div w:id="486478940">
      <w:bodyDiv w:val="1"/>
      <w:marLeft w:val="0"/>
      <w:marRight w:val="0"/>
      <w:marTop w:val="0"/>
      <w:marBottom w:val="0"/>
      <w:divBdr>
        <w:top w:val="none" w:sz="0" w:space="0" w:color="auto"/>
        <w:left w:val="none" w:sz="0" w:space="0" w:color="auto"/>
        <w:bottom w:val="none" w:sz="0" w:space="0" w:color="auto"/>
        <w:right w:val="none" w:sz="0" w:space="0" w:color="auto"/>
      </w:divBdr>
    </w:div>
    <w:div w:id="487092901">
      <w:bodyDiv w:val="1"/>
      <w:marLeft w:val="0"/>
      <w:marRight w:val="0"/>
      <w:marTop w:val="0"/>
      <w:marBottom w:val="0"/>
      <w:divBdr>
        <w:top w:val="none" w:sz="0" w:space="0" w:color="auto"/>
        <w:left w:val="none" w:sz="0" w:space="0" w:color="auto"/>
        <w:bottom w:val="none" w:sz="0" w:space="0" w:color="auto"/>
        <w:right w:val="none" w:sz="0" w:space="0" w:color="auto"/>
      </w:divBdr>
    </w:div>
    <w:div w:id="490175160">
      <w:bodyDiv w:val="1"/>
      <w:marLeft w:val="0"/>
      <w:marRight w:val="0"/>
      <w:marTop w:val="0"/>
      <w:marBottom w:val="0"/>
      <w:divBdr>
        <w:top w:val="none" w:sz="0" w:space="0" w:color="auto"/>
        <w:left w:val="none" w:sz="0" w:space="0" w:color="auto"/>
        <w:bottom w:val="none" w:sz="0" w:space="0" w:color="auto"/>
        <w:right w:val="none" w:sz="0" w:space="0" w:color="auto"/>
      </w:divBdr>
    </w:div>
    <w:div w:id="494684300">
      <w:bodyDiv w:val="1"/>
      <w:marLeft w:val="0"/>
      <w:marRight w:val="0"/>
      <w:marTop w:val="0"/>
      <w:marBottom w:val="0"/>
      <w:divBdr>
        <w:top w:val="none" w:sz="0" w:space="0" w:color="auto"/>
        <w:left w:val="none" w:sz="0" w:space="0" w:color="auto"/>
        <w:bottom w:val="none" w:sz="0" w:space="0" w:color="auto"/>
        <w:right w:val="none" w:sz="0" w:space="0" w:color="auto"/>
      </w:divBdr>
    </w:div>
    <w:div w:id="499732027">
      <w:bodyDiv w:val="1"/>
      <w:marLeft w:val="0"/>
      <w:marRight w:val="0"/>
      <w:marTop w:val="0"/>
      <w:marBottom w:val="0"/>
      <w:divBdr>
        <w:top w:val="none" w:sz="0" w:space="0" w:color="auto"/>
        <w:left w:val="none" w:sz="0" w:space="0" w:color="auto"/>
        <w:bottom w:val="none" w:sz="0" w:space="0" w:color="auto"/>
        <w:right w:val="none" w:sz="0" w:space="0" w:color="auto"/>
      </w:divBdr>
    </w:div>
    <w:div w:id="500005213">
      <w:bodyDiv w:val="1"/>
      <w:marLeft w:val="0"/>
      <w:marRight w:val="0"/>
      <w:marTop w:val="0"/>
      <w:marBottom w:val="0"/>
      <w:divBdr>
        <w:top w:val="none" w:sz="0" w:space="0" w:color="auto"/>
        <w:left w:val="none" w:sz="0" w:space="0" w:color="auto"/>
        <w:bottom w:val="none" w:sz="0" w:space="0" w:color="auto"/>
        <w:right w:val="none" w:sz="0" w:space="0" w:color="auto"/>
      </w:divBdr>
    </w:div>
    <w:div w:id="500701009">
      <w:bodyDiv w:val="1"/>
      <w:marLeft w:val="0"/>
      <w:marRight w:val="0"/>
      <w:marTop w:val="0"/>
      <w:marBottom w:val="0"/>
      <w:divBdr>
        <w:top w:val="none" w:sz="0" w:space="0" w:color="auto"/>
        <w:left w:val="none" w:sz="0" w:space="0" w:color="auto"/>
        <w:bottom w:val="none" w:sz="0" w:space="0" w:color="auto"/>
        <w:right w:val="none" w:sz="0" w:space="0" w:color="auto"/>
      </w:divBdr>
    </w:div>
    <w:div w:id="503085279">
      <w:bodyDiv w:val="1"/>
      <w:marLeft w:val="0"/>
      <w:marRight w:val="0"/>
      <w:marTop w:val="0"/>
      <w:marBottom w:val="0"/>
      <w:divBdr>
        <w:top w:val="none" w:sz="0" w:space="0" w:color="auto"/>
        <w:left w:val="none" w:sz="0" w:space="0" w:color="auto"/>
        <w:bottom w:val="none" w:sz="0" w:space="0" w:color="auto"/>
        <w:right w:val="none" w:sz="0" w:space="0" w:color="auto"/>
      </w:divBdr>
    </w:div>
    <w:div w:id="503400287">
      <w:bodyDiv w:val="1"/>
      <w:marLeft w:val="0"/>
      <w:marRight w:val="0"/>
      <w:marTop w:val="0"/>
      <w:marBottom w:val="0"/>
      <w:divBdr>
        <w:top w:val="none" w:sz="0" w:space="0" w:color="auto"/>
        <w:left w:val="none" w:sz="0" w:space="0" w:color="auto"/>
        <w:bottom w:val="none" w:sz="0" w:space="0" w:color="auto"/>
        <w:right w:val="none" w:sz="0" w:space="0" w:color="auto"/>
      </w:divBdr>
    </w:div>
    <w:div w:id="504589986">
      <w:bodyDiv w:val="1"/>
      <w:marLeft w:val="0"/>
      <w:marRight w:val="0"/>
      <w:marTop w:val="0"/>
      <w:marBottom w:val="0"/>
      <w:divBdr>
        <w:top w:val="none" w:sz="0" w:space="0" w:color="auto"/>
        <w:left w:val="none" w:sz="0" w:space="0" w:color="auto"/>
        <w:bottom w:val="none" w:sz="0" w:space="0" w:color="auto"/>
        <w:right w:val="none" w:sz="0" w:space="0" w:color="auto"/>
      </w:divBdr>
    </w:div>
    <w:div w:id="505098983">
      <w:bodyDiv w:val="1"/>
      <w:marLeft w:val="0"/>
      <w:marRight w:val="0"/>
      <w:marTop w:val="0"/>
      <w:marBottom w:val="0"/>
      <w:divBdr>
        <w:top w:val="none" w:sz="0" w:space="0" w:color="auto"/>
        <w:left w:val="none" w:sz="0" w:space="0" w:color="auto"/>
        <w:bottom w:val="none" w:sz="0" w:space="0" w:color="auto"/>
        <w:right w:val="none" w:sz="0" w:space="0" w:color="auto"/>
      </w:divBdr>
    </w:div>
    <w:div w:id="507670063">
      <w:bodyDiv w:val="1"/>
      <w:marLeft w:val="0"/>
      <w:marRight w:val="0"/>
      <w:marTop w:val="0"/>
      <w:marBottom w:val="0"/>
      <w:divBdr>
        <w:top w:val="none" w:sz="0" w:space="0" w:color="auto"/>
        <w:left w:val="none" w:sz="0" w:space="0" w:color="auto"/>
        <w:bottom w:val="none" w:sz="0" w:space="0" w:color="auto"/>
        <w:right w:val="none" w:sz="0" w:space="0" w:color="auto"/>
      </w:divBdr>
    </w:div>
    <w:div w:id="509032168">
      <w:bodyDiv w:val="1"/>
      <w:marLeft w:val="0"/>
      <w:marRight w:val="0"/>
      <w:marTop w:val="0"/>
      <w:marBottom w:val="0"/>
      <w:divBdr>
        <w:top w:val="none" w:sz="0" w:space="0" w:color="auto"/>
        <w:left w:val="none" w:sz="0" w:space="0" w:color="auto"/>
        <w:bottom w:val="none" w:sz="0" w:space="0" w:color="auto"/>
        <w:right w:val="none" w:sz="0" w:space="0" w:color="auto"/>
      </w:divBdr>
    </w:div>
    <w:div w:id="509218896">
      <w:bodyDiv w:val="1"/>
      <w:marLeft w:val="0"/>
      <w:marRight w:val="0"/>
      <w:marTop w:val="0"/>
      <w:marBottom w:val="0"/>
      <w:divBdr>
        <w:top w:val="none" w:sz="0" w:space="0" w:color="auto"/>
        <w:left w:val="none" w:sz="0" w:space="0" w:color="auto"/>
        <w:bottom w:val="none" w:sz="0" w:space="0" w:color="auto"/>
        <w:right w:val="none" w:sz="0" w:space="0" w:color="auto"/>
      </w:divBdr>
    </w:div>
    <w:div w:id="516192955">
      <w:bodyDiv w:val="1"/>
      <w:marLeft w:val="0"/>
      <w:marRight w:val="0"/>
      <w:marTop w:val="0"/>
      <w:marBottom w:val="0"/>
      <w:divBdr>
        <w:top w:val="none" w:sz="0" w:space="0" w:color="auto"/>
        <w:left w:val="none" w:sz="0" w:space="0" w:color="auto"/>
        <w:bottom w:val="none" w:sz="0" w:space="0" w:color="auto"/>
        <w:right w:val="none" w:sz="0" w:space="0" w:color="auto"/>
      </w:divBdr>
    </w:div>
    <w:div w:id="516314812">
      <w:bodyDiv w:val="1"/>
      <w:marLeft w:val="0"/>
      <w:marRight w:val="0"/>
      <w:marTop w:val="0"/>
      <w:marBottom w:val="0"/>
      <w:divBdr>
        <w:top w:val="none" w:sz="0" w:space="0" w:color="auto"/>
        <w:left w:val="none" w:sz="0" w:space="0" w:color="auto"/>
        <w:bottom w:val="none" w:sz="0" w:space="0" w:color="auto"/>
        <w:right w:val="none" w:sz="0" w:space="0" w:color="auto"/>
      </w:divBdr>
    </w:div>
    <w:div w:id="519200336">
      <w:bodyDiv w:val="1"/>
      <w:marLeft w:val="0"/>
      <w:marRight w:val="0"/>
      <w:marTop w:val="0"/>
      <w:marBottom w:val="0"/>
      <w:divBdr>
        <w:top w:val="none" w:sz="0" w:space="0" w:color="auto"/>
        <w:left w:val="none" w:sz="0" w:space="0" w:color="auto"/>
        <w:bottom w:val="none" w:sz="0" w:space="0" w:color="auto"/>
        <w:right w:val="none" w:sz="0" w:space="0" w:color="auto"/>
      </w:divBdr>
    </w:div>
    <w:div w:id="520359604">
      <w:bodyDiv w:val="1"/>
      <w:marLeft w:val="0"/>
      <w:marRight w:val="0"/>
      <w:marTop w:val="0"/>
      <w:marBottom w:val="0"/>
      <w:divBdr>
        <w:top w:val="none" w:sz="0" w:space="0" w:color="auto"/>
        <w:left w:val="none" w:sz="0" w:space="0" w:color="auto"/>
        <w:bottom w:val="none" w:sz="0" w:space="0" w:color="auto"/>
        <w:right w:val="none" w:sz="0" w:space="0" w:color="auto"/>
      </w:divBdr>
    </w:div>
    <w:div w:id="520438165">
      <w:bodyDiv w:val="1"/>
      <w:marLeft w:val="0"/>
      <w:marRight w:val="0"/>
      <w:marTop w:val="0"/>
      <w:marBottom w:val="0"/>
      <w:divBdr>
        <w:top w:val="none" w:sz="0" w:space="0" w:color="auto"/>
        <w:left w:val="none" w:sz="0" w:space="0" w:color="auto"/>
        <w:bottom w:val="none" w:sz="0" w:space="0" w:color="auto"/>
        <w:right w:val="none" w:sz="0" w:space="0" w:color="auto"/>
      </w:divBdr>
    </w:div>
    <w:div w:id="521818494">
      <w:bodyDiv w:val="1"/>
      <w:marLeft w:val="0"/>
      <w:marRight w:val="0"/>
      <w:marTop w:val="0"/>
      <w:marBottom w:val="0"/>
      <w:divBdr>
        <w:top w:val="none" w:sz="0" w:space="0" w:color="auto"/>
        <w:left w:val="none" w:sz="0" w:space="0" w:color="auto"/>
        <w:bottom w:val="none" w:sz="0" w:space="0" w:color="auto"/>
        <w:right w:val="none" w:sz="0" w:space="0" w:color="auto"/>
      </w:divBdr>
    </w:div>
    <w:div w:id="522551170">
      <w:bodyDiv w:val="1"/>
      <w:marLeft w:val="0"/>
      <w:marRight w:val="0"/>
      <w:marTop w:val="0"/>
      <w:marBottom w:val="0"/>
      <w:divBdr>
        <w:top w:val="none" w:sz="0" w:space="0" w:color="auto"/>
        <w:left w:val="none" w:sz="0" w:space="0" w:color="auto"/>
        <w:bottom w:val="none" w:sz="0" w:space="0" w:color="auto"/>
        <w:right w:val="none" w:sz="0" w:space="0" w:color="auto"/>
      </w:divBdr>
    </w:div>
    <w:div w:id="522673188">
      <w:bodyDiv w:val="1"/>
      <w:marLeft w:val="0"/>
      <w:marRight w:val="0"/>
      <w:marTop w:val="0"/>
      <w:marBottom w:val="0"/>
      <w:divBdr>
        <w:top w:val="none" w:sz="0" w:space="0" w:color="auto"/>
        <w:left w:val="none" w:sz="0" w:space="0" w:color="auto"/>
        <w:bottom w:val="none" w:sz="0" w:space="0" w:color="auto"/>
        <w:right w:val="none" w:sz="0" w:space="0" w:color="auto"/>
      </w:divBdr>
    </w:div>
    <w:div w:id="523788173">
      <w:bodyDiv w:val="1"/>
      <w:marLeft w:val="0"/>
      <w:marRight w:val="0"/>
      <w:marTop w:val="0"/>
      <w:marBottom w:val="0"/>
      <w:divBdr>
        <w:top w:val="none" w:sz="0" w:space="0" w:color="auto"/>
        <w:left w:val="none" w:sz="0" w:space="0" w:color="auto"/>
        <w:bottom w:val="none" w:sz="0" w:space="0" w:color="auto"/>
        <w:right w:val="none" w:sz="0" w:space="0" w:color="auto"/>
      </w:divBdr>
    </w:div>
    <w:div w:id="525103276">
      <w:bodyDiv w:val="1"/>
      <w:marLeft w:val="0"/>
      <w:marRight w:val="0"/>
      <w:marTop w:val="0"/>
      <w:marBottom w:val="0"/>
      <w:divBdr>
        <w:top w:val="none" w:sz="0" w:space="0" w:color="auto"/>
        <w:left w:val="none" w:sz="0" w:space="0" w:color="auto"/>
        <w:bottom w:val="none" w:sz="0" w:space="0" w:color="auto"/>
        <w:right w:val="none" w:sz="0" w:space="0" w:color="auto"/>
      </w:divBdr>
    </w:div>
    <w:div w:id="529611069">
      <w:bodyDiv w:val="1"/>
      <w:marLeft w:val="0"/>
      <w:marRight w:val="0"/>
      <w:marTop w:val="0"/>
      <w:marBottom w:val="0"/>
      <w:divBdr>
        <w:top w:val="none" w:sz="0" w:space="0" w:color="auto"/>
        <w:left w:val="none" w:sz="0" w:space="0" w:color="auto"/>
        <w:bottom w:val="none" w:sz="0" w:space="0" w:color="auto"/>
        <w:right w:val="none" w:sz="0" w:space="0" w:color="auto"/>
      </w:divBdr>
    </w:div>
    <w:div w:id="529995057">
      <w:bodyDiv w:val="1"/>
      <w:marLeft w:val="0"/>
      <w:marRight w:val="0"/>
      <w:marTop w:val="0"/>
      <w:marBottom w:val="0"/>
      <w:divBdr>
        <w:top w:val="none" w:sz="0" w:space="0" w:color="auto"/>
        <w:left w:val="none" w:sz="0" w:space="0" w:color="auto"/>
        <w:bottom w:val="none" w:sz="0" w:space="0" w:color="auto"/>
        <w:right w:val="none" w:sz="0" w:space="0" w:color="auto"/>
      </w:divBdr>
    </w:div>
    <w:div w:id="532693448">
      <w:bodyDiv w:val="1"/>
      <w:marLeft w:val="0"/>
      <w:marRight w:val="0"/>
      <w:marTop w:val="0"/>
      <w:marBottom w:val="0"/>
      <w:divBdr>
        <w:top w:val="none" w:sz="0" w:space="0" w:color="auto"/>
        <w:left w:val="none" w:sz="0" w:space="0" w:color="auto"/>
        <w:bottom w:val="none" w:sz="0" w:space="0" w:color="auto"/>
        <w:right w:val="none" w:sz="0" w:space="0" w:color="auto"/>
      </w:divBdr>
    </w:div>
    <w:div w:id="533882016">
      <w:bodyDiv w:val="1"/>
      <w:marLeft w:val="0"/>
      <w:marRight w:val="0"/>
      <w:marTop w:val="0"/>
      <w:marBottom w:val="0"/>
      <w:divBdr>
        <w:top w:val="none" w:sz="0" w:space="0" w:color="auto"/>
        <w:left w:val="none" w:sz="0" w:space="0" w:color="auto"/>
        <w:bottom w:val="none" w:sz="0" w:space="0" w:color="auto"/>
        <w:right w:val="none" w:sz="0" w:space="0" w:color="auto"/>
      </w:divBdr>
    </w:div>
    <w:div w:id="536165229">
      <w:bodyDiv w:val="1"/>
      <w:marLeft w:val="0"/>
      <w:marRight w:val="0"/>
      <w:marTop w:val="0"/>
      <w:marBottom w:val="0"/>
      <w:divBdr>
        <w:top w:val="none" w:sz="0" w:space="0" w:color="auto"/>
        <w:left w:val="none" w:sz="0" w:space="0" w:color="auto"/>
        <w:bottom w:val="none" w:sz="0" w:space="0" w:color="auto"/>
        <w:right w:val="none" w:sz="0" w:space="0" w:color="auto"/>
      </w:divBdr>
    </w:div>
    <w:div w:id="536354088">
      <w:bodyDiv w:val="1"/>
      <w:marLeft w:val="0"/>
      <w:marRight w:val="0"/>
      <w:marTop w:val="0"/>
      <w:marBottom w:val="0"/>
      <w:divBdr>
        <w:top w:val="none" w:sz="0" w:space="0" w:color="auto"/>
        <w:left w:val="none" w:sz="0" w:space="0" w:color="auto"/>
        <w:bottom w:val="none" w:sz="0" w:space="0" w:color="auto"/>
        <w:right w:val="none" w:sz="0" w:space="0" w:color="auto"/>
      </w:divBdr>
    </w:div>
    <w:div w:id="536550835">
      <w:bodyDiv w:val="1"/>
      <w:marLeft w:val="0"/>
      <w:marRight w:val="0"/>
      <w:marTop w:val="0"/>
      <w:marBottom w:val="0"/>
      <w:divBdr>
        <w:top w:val="none" w:sz="0" w:space="0" w:color="auto"/>
        <w:left w:val="none" w:sz="0" w:space="0" w:color="auto"/>
        <w:bottom w:val="none" w:sz="0" w:space="0" w:color="auto"/>
        <w:right w:val="none" w:sz="0" w:space="0" w:color="auto"/>
      </w:divBdr>
    </w:div>
    <w:div w:id="539323935">
      <w:bodyDiv w:val="1"/>
      <w:marLeft w:val="0"/>
      <w:marRight w:val="0"/>
      <w:marTop w:val="0"/>
      <w:marBottom w:val="0"/>
      <w:divBdr>
        <w:top w:val="none" w:sz="0" w:space="0" w:color="auto"/>
        <w:left w:val="none" w:sz="0" w:space="0" w:color="auto"/>
        <w:bottom w:val="none" w:sz="0" w:space="0" w:color="auto"/>
        <w:right w:val="none" w:sz="0" w:space="0" w:color="auto"/>
      </w:divBdr>
    </w:div>
    <w:div w:id="540242017">
      <w:bodyDiv w:val="1"/>
      <w:marLeft w:val="0"/>
      <w:marRight w:val="0"/>
      <w:marTop w:val="0"/>
      <w:marBottom w:val="0"/>
      <w:divBdr>
        <w:top w:val="none" w:sz="0" w:space="0" w:color="auto"/>
        <w:left w:val="none" w:sz="0" w:space="0" w:color="auto"/>
        <w:bottom w:val="none" w:sz="0" w:space="0" w:color="auto"/>
        <w:right w:val="none" w:sz="0" w:space="0" w:color="auto"/>
      </w:divBdr>
    </w:div>
    <w:div w:id="541790464">
      <w:bodyDiv w:val="1"/>
      <w:marLeft w:val="0"/>
      <w:marRight w:val="0"/>
      <w:marTop w:val="0"/>
      <w:marBottom w:val="0"/>
      <w:divBdr>
        <w:top w:val="none" w:sz="0" w:space="0" w:color="auto"/>
        <w:left w:val="none" w:sz="0" w:space="0" w:color="auto"/>
        <w:bottom w:val="none" w:sz="0" w:space="0" w:color="auto"/>
        <w:right w:val="none" w:sz="0" w:space="0" w:color="auto"/>
      </w:divBdr>
    </w:div>
    <w:div w:id="542059757">
      <w:bodyDiv w:val="1"/>
      <w:marLeft w:val="0"/>
      <w:marRight w:val="0"/>
      <w:marTop w:val="0"/>
      <w:marBottom w:val="0"/>
      <w:divBdr>
        <w:top w:val="none" w:sz="0" w:space="0" w:color="auto"/>
        <w:left w:val="none" w:sz="0" w:space="0" w:color="auto"/>
        <w:bottom w:val="none" w:sz="0" w:space="0" w:color="auto"/>
        <w:right w:val="none" w:sz="0" w:space="0" w:color="auto"/>
      </w:divBdr>
    </w:div>
    <w:div w:id="542905644">
      <w:bodyDiv w:val="1"/>
      <w:marLeft w:val="0"/>
      <w:marRight w:val="0"/>
      <w:marTop w:val="0"/>
      <w:marBottom w:val="0"/>
      <w:divBdr>
        <w:top w:val="none" w:sz="0" w:space="0" w:color="auto"/>
        <w:left w:val="none" w:sz="0" w:space="0" w:color="auto"/>
        <w:bottom w:val="none" w:sz="0" w:space="0" w:color="auto"/>
        <w:right w:val="none" w:sz="0" w:space="0" w:color="auto"/>
      </w:divBdr>
    </w:div>
    <w:div w:id="543248819">
      <w:bodyDiv w:val="1"/>
      <w:marLeft w:val="0"/>
      <w:marRight w:val="0"/>
      <w:marTop w:val="0"/>
      <w:marBottom w:val="0"/>
      <w:divBdr>
        <w:top w:val="none" w:sz="0" w:space="0" w:color="auto"/>
        <w:left w:val="none" w:sz="0" w:space="0" w:color="auto"/>
        <w:bottom w:val="none" w:sz="0" w:space="0" w:color="auto"/>
        <w:right w:val="none" w:sz="0" w:space="0" w:color="auto"/>
      </w:divBdr>
    </w:div>
    <w:div w:id="543441766">
      <w:bodyDiv w:val="1"/>
      <w:marLeft w:val="0"/>
      <w:marRight w:val="0"/>
      <w:marTop w:val="0"/>
      <w:marBottom w:val="0"/>
      <w:divBdr>
        <w:top w:val="none" w:sz="0" w:space="0" w:color="auto"/>
        <w:left w:val="none" w:sz="0" w:space="0" w:color="auto"/>
        <w:bottom w:val="none" w:sz="0" w:space="0" w:color="auto"/>
        <w:right w:val="none" w:sz="0" w:space="0" w:color="auto"/>
      </w:divBdr>
    </w:div>
    <w:div w:id="545918979">
      <w:bodyDiv w:val="1"/>
      <w:marLeft w:val="0"/>
      <w:marRight w:val="0"/>
      <w:marTop w:val="0"/>
      <w:marBottom w:val="0"/>
      <w:divBdr>
        <w:top w:val="none" w:sz="0" w:space="0" w:color="auto"/>
        <w:left w:val="none" w:sz="0" w:space="0" w:color="auto"/>
        <w:bottom w:val="none" w:sz="0" w:space="0" w:color="auto"/>
        <w:right w:val="none" w:sz="0" w:space="0" w:color="auto"/>
      </w:divBdr>
    </w:div>
    <w:div w:id="547884050">
      <w:bodyDiv w:val="1"/>
      <w:marLeft w:val="0"/>
      <w:marRight w:val="0"/>
      <w:marTop w:val="0"/>
      <w:marBottom w:val="0"/>
      <w:divBdr>
        <w:top w:val="none" w:sz="0" w:space="0" w:color="auto"/>
        <w:left w:val="none" w:sz="0" w:space="0" w:color="auto"/>
        <w:bottom w:val="none" w:sz="0" w:space="0" w:color="auto"/>
        <w:right w:val="none" w:sz="0" w:space="0" w:color="auto"/>
      </w:divBdr>
    </w:div>
    <w:div w:id="548538050">
      <w:bodyDiv w:val="1"/>
      <w:marLeft w:val="0"/>
      <w:marRight w:val="0"/>
      <w:marTop w:val="0"/>
      <w:marBottom w:val="0"/>
      <w:divBdr>
        <w:top w:val="none" w:sz="0" w:space="0" w:color="auto"/>
        <w:left w:val="none" w:sz="0" w:space="0" w:color="auto"/>
        <w:bottom w:val="none" w:sz="0" w:space="0" w:color="auto"/>
        <w:right w:val="none" w:sz="0" w:space="0" w:color="auto"/>
      </w:divBdr>
    </w:div>
    <w:div w:id="552351350">
      <w:bodyDiv w:val="1"/>
      <w:marLeft w:val="0"/>
      <w:marRight w:val="0"/>
      <w:marTop w:val="0"/>
      <w:marBottom w:val="0"/>
      <w:divBdr>
        <w:top w:val="none" w:sz="0" w:space="0" w:color="auto"/>
        <w:left w:val="none" w:sz="0" w:space="0" w:color="auto"/>
        <w:bottom w:val="none" w:sz="0" w:space="0" w:color="auto"/>
        <w:right w:val="none" w:sz="0" w:space="0" w:color="auto"/>
      </w:divBdr>
    </w:div>
    <w:div w:id="552542093">
      <w:bodyDiv w:val="1"/>
      <w:marLeft w:val="0"/>
      <w:marRight w:val="0"/>
      <w:marTop w:val="0"/>
      <w:marBottom w:val="0"/>
      <w:divBdr>
        <w:top w:val="none" w:sz="0" w:space="0" w:color="auto"/>
        <w:left w:val="none" w:sz="0" w:space="0" w:color="auto"/>
        <w:bottom w:val="none" w:sz="0" w:space="0" w:color="auto"/>
        <w:right w:val="none" w:sz="0" w:space="0" w:color="auto"/>
      </w:divBdr>
    </w:div>
    <w:div w:id="552742086">
      <w:bodyDiv w:val="1"/>
      <w:marLeft w:val="0"/>
      <w:marRight w:val="0"/>
      <w:marTop w:val="0"/>
      <w:marBottom w:val="0"/>
      <w:divBdr>
        <w:top w:val="none" w:sz="0" w:space="0" w:color="auto"/>
        <w:left w:val="none" w:sz="0" w:space="0" w:color="auto"/>
        <w:bottom w:val="none" w:sz="0" w:space="0" w:color="auto"/>
        <w:right w:val="none" w:sz="0" w:space="0" w:color="auto"/>
      </w:divBdr>
    </w:div>
    <w:div w:id="555244375">
      <w:bodyDiv w:val="1"/>
      <w:marLeft w:val="0"/>
      <w:marRight w:val="0"/>
      <w:marTop w:val="0"/>
      <w:marBottom w:val="0"/>
      <w:divBdr>
        <w:top w:val="none" w:sz="0" w:space="0" w:color="auto"/>
        <w:left w:val="none" w:sz="0" w:space="0" w:color="auto"/>
        <w:bottom w:val="none" w:sz="0" w:space="0" w:color="auto"/>
        <w:right w:val="none" w:sz="0" w:space="0" w:color="auto"/>
      </w:divBdr>
    </w:div>
    <w:div w:id="555434335">
      <w:bodyDiv w:val="1"/>
      <w:marLeft w:val="0"/>
      <w:marRight w:val="0"/>
      <w:marTop w:val="0"/>
      <w:marBottom w:val="0"/>
      <w:divBdr>
        <w:top w:val="none" w:sz="0" w:space="0" w:color="auto"/>
        <w:left w:val="none" w:sz="0" w:space="0" w:color="auto"/>
        <w:bottom w:val="none" w:sz="0" w:space="0" w:color="auto"/>
        <w:right w:val="none" w:sz="0" w:space="0" w:color="auto"/>
      </w:divBdr>
    </w:div>
    <w:div w:id="555816773">
      <w:bodyDiv w:val="1"/>
      <w:marLeft w:val="0"/>
      <w:marRight w:val="0"/>
      <w:marTop w:val="0"/>
      <w:marBottom w:val="0"/>
      <w:divBdr>
        <w:top w:val="none" w:sz="0" w:space="0" w:color="auto"/>
        <w:left w:val="none" w:sz="0" w:space="0" w:color="auto"/>
        <w:bottom w:val="none" w:sz="0" w:space="0" w:color="auto"/>
        <w:right w:val="none" w:sz="0" w:space="0" w:color="auto"/>
      </w:divBdr>
    </w:div>
    <w:div w:id="556085434">
      <w:bodyDiv w:val="1"/>
      <w:marLeft w:val="0"/>
      <w:marRight w:val="0"/>
      <w:marTop w:val="0"/>
      <w:marBottom w:val="0"/>
      <w:divBdr>
        <w:top w:val="none" w:sz="0" w:space="0" w:color="auto"/>
        <w:left w:val="none" w:sz="0" w:space="0" w:color="auto"/>
        <w:bottom w:val="none" w:sz="0" w:space="0" w:color="auto"/>
        <w:right w:val="none" w:sz="0" w:space="0" w:color="auto"/>
      </w:divBdr>
    </w:div>
    <w:div w:id="556277917">
      <w:bodyDiv w:val="1"/>
      <w:marLeft w:val="0"/>
      <w:marRight w:val="0"/>
      <w:marTop w:val="0"/>
      <w:marBottom w:val="0"/>
      <w:divBdr>
        <w:top w:val="none" w:sz="0" w:space="0" w:color="auto"/>
        <w:left w:val="none" w:sz="0" w:space="0" w:color="auto"/>
        <w:bottom w:val="none" w:sz="0" w:space="0" w:color="auto"/>
        <w:right w:val="none" w:sz="0" w:space="0" w:color="auto"/>
      </w:divBdr>
    </w:div>
    <w:div w:id="556667405">
      <w:bodyDiv w:val="1"/>
      <w:marLeft w:val="0"/>
      <w:marRight w:val="0"/>
      <w:marTop w:val="0"/>
      <w:marBottom w:val="0"/>
      <w:divBdr>
        <w:top w:val="none" w:sz="0" w:space="0" w:color="auto"/>
        <w:left w:val="none" w:sz="0" w:space="0" w:color="auto"/>
        <w:bottom w:val="none" w:sz="0" w:space="0" w:color="auto"/>
        <w:right w:val="none" w:sz="0" w:space="0" w:color="auto"/>
      </w:divBdr>
    </w:div>
    <w:div w:id="558832901">
      <w:bodyDiv w:val="1"/>
      <w:marLeft w:val="0"/>
      <w:marRight w:val="0"/>
      <w:marTop w:val="0"/>
      <w:marBottom w:val="0"/>
      <w:divBdr>
        <w:top w:val="none" w:sz="0" w:space="0" w:color="auto"/>
        <w:left w:val="none" w:sz="0" w:space="0" w:color="auto"/>
        <w:bottom w:val="none" w:sz="0" w:space="0" w:color="auto"/>
        <w:right w:val="none" w:sz="0" w:space="0" w:color="auto"/>
      </w:divBdr>
    </w:div>
    <w:div w:id="559898537">
      <w:bodyDiv w:val="1"/>
      <w:marLeft w:val="0"/>
      <w:marRight w:val="0"/>
      <w:marTop w:val="0"/>
      <w:marBottom w:val="0"/>
      <w:divBdr>
        <w:top w:val="none" w:sz="0" w:space="0" w:color="auto"/>
        <w:left w:val="none" w:sz="0" w:space="0" w:color="auto"/>
        <w:bottom w:val="none" w:sz="0" w:space="0" w:color="auto"/>
        <w:right w:val="none" w:sz="0" w:space="0" w:color="auto"/>
      </w:divBdr>
    </w:div>
    <w:div w:id="560944018">
      <w:bodyDiv w:val="1"/>
      <w:marLeft w:val="0"/>
      <w:marRight w:val="0"/>
      <w:marTop w:val="0"/>
      <w:marBottom w:val="0"/>
      <w:divBdr>
        <w:top w:val="none" w:sz="0" w:space="0" w:color="auto"/>
        <w:left w:val="none" w:sz="0" w:space="0" w:color="auto"/>
        <w:bottom w:val="none" w:sz="0" w:space="0" w:color="auto"/>
        <w:right w:val="none" w:sz="0" w:space="0" w:color="auto"/>
      </w:divBdr>
    </w:div>
    <w:div w:id="562519903">
      <w:bodyDiv w:val="1"/>
      <w:marLeft w:val="0"/>
      <w:marRight w:val="0"/>
      <w:marTop w:val="0"/>
      <w:marBottom w:val="0"/>
      <w:divBdr>
        <w:top w:val="none" w:sz="0" w:space="0" w:color="auto"/>
        <w:left w:val="none" w:sz="0" w:space="0" w:color="auto"/>
        <w:bottom w:val="none" w:sz="0" w:space="0" w:color="auto"/>
        <w:right w:val="none" w:sz="0" w:space="0" w:color="auto"/>
      </w:divBdr>
    </w:div>
    <w:div w:id="563102112">
      <w:bodyDiv w:val="1"/>
      <w:marLeft w:val="0"/>
      <w:marRight w:val="0"/>
      <w:marTop w:val="0"/>
      <w:marBottom w:val="0"/>
      <w:divBdr>
        <w:top w:val="none" w:sz="0" w:space="0" w:color="auto"/>
        <w:left w:val="none" w:sz="0" w:space="0" w:color="auto"/>
        <w:bottom w:val="none" w:sz="0" w:space="0" w:color="auto"/>
        <w:right w:val="none" w:sz="0" w:space="0" w:color="auto"/>
      </w:divBdr>
    </w:div>
    <w:div w:id="563176582">
      <w:bodyDiv w:val="1"/>
      <w:marLeft w:val="0"/>
      <w:marRight w:val="0"/>
      <w:marTop w:val="0"/>
      <w:marBottom w:val="0"/>
      <w:divBdr>
        <w:top w:val="none" w:sz="0" w:space="0" w:color="auto"/>
        <w:left w:val="none" w:sz="0" w:space="0" w:color="auto"/>
        <w:bottom w:val="none" w:sz="0" w:space="0" w:color="auto"/>
        <w:right w:val="none" w:sz="0" w:space="0" w:color="auto"/>
      </w:divBdr>
    </w:div>
    <w:div w:id="563217901">
      <w:bodyDiv w:val="1"/>
      <w:marLeft w:val="0"/>
      <w:marRight w:val="0"/>
      <w:marTop w:val="0"/>
      <w:marBottom w:val="0"/>
      <w:divBdr>
        <w:top w:val="none" w:sz="0" w:space="0" w:color="auto"/>
        <w:left w:val="none" w:sz="0" w:space="0" w:color="auto"/>
        <w:bottom w:val="none" w:sz="0" w:space="0" w:color="auto"/>
        <w:right w:val="none" w:sz="0" w:space="0" w:color="auto"/>
      </w:divBdr>
    </w:div>
    <w:div w:id="563370299">
      <w:bodyDiv w:val="1"/>
      <w:marLeft w:val="0"/>
      <w:marRight w:val="0"/>
      <w:marTop w:val="0"/>
      <w:marBottom w:val="0"/>
      <w:divBdr>
        <w:top w:val="none" w:sz="0" w:space="0" w:color="auto"/>
        <w:left w:val="none" w:sz="0" w:space="0" w:color="auto"/>
        <w:bottom w:val="none" w:sz="0" w:space="0" w:color="auto"/>
        <w:right w:val="none" w:sz="0" w:space="0" w:color="auto"/>
      </w:divBdr>
    </w:div>
    <w:div w:id="564343917">
      <w:bodyDiv w:val="1"/>
      <w:marLeft w:val="0"/>
      <w:marRight w:val="0"/>
      <w:marTop w:val="0"/>
      <w:marBottom w:val="0"/>
      <w:divBdr>
        <w:top w:val="none" w:sz="0" w:space="0" w:color="auto"/>
        <w:left w:val="none" w:sz="0" w:space="0" w:color="auto"/>
        <w:bottom w:val="none" w:sz="0" w:space="0" w:color="auto"/>
        <w:right w:val="none" w:sz="0" w:space="0" w:color="auto"/>
      </w:divBdr>
    </w:div>
    <w:div w:id="565576744">
      <w:bodyDiv w:val="1"/>
      <w:marLeft w:val="0"/>
      <w:marRight w:val="0"/>
      <w:marTop w:val="0"/>
      <w:marBottom w:val="0"/>
      <w:divBdr>
        <w:top w:val="none" w:sz="0" w:space="0" w:color="auto"/>
        <w:left w:val="none" w:sz="0" w:space="0" w:color="auto"/>
        <w:bottom w:val="none" w:sz="0" w:space="0" w:color="auto"/>
        <w:right w:val="none" w:sz="0" w:space="0" w:color="auto"/>
      </w:divBdr>
    </w:div>
    <w:div w:id="566233017">
      <w:bodyDiv w:val="1"/>
      <w:marLeft w:val="0"/>
      <w:marRight w:val="0"/>
      <w:marTop w:val="0"/>
      <w:marBottom w:val="0"/>
      <w:divBdr>
        <w:top w:val="none" w:sz="0" w:space="0" w:color="auto"/>
        <w:left w:val="none" w:sz="0" w:space="0" w:color="auto"/>
        <w:bottom w:val="none" w:sz="0" w:space="0" w:color="auto"/>
        <w:right w:val="none" w:sz="0" w:space="0" w:color="auto"/>
      </w:divBdr>
    </w:div>
    <w:div w:id="568461669">
      <w:bodyDiv w:val="1"/>
      <w:marLeft w:val="0"/>
      <w:marRight w:val="0"/>
      <w:marTop w:val="0"/>
      <w:marBottom w:val="0"/>
      <w:divBdr>
        <w:top w:val="none" w:sz="0" w:space="0" w:color="auto"/>
        <w:left w:val="none" w:sz="0" w:space="0" w:color="auto"/>
        <w:bottom w:val="none" w:sz="0" w:space="0" w:color="auto"/>
        <w:right w:val="none" w:sz="0" w:space="0" w:color="auto"/>
      </w:divBdr>
    </w:div>
    <w:div w:id="572159996">
      <w:bodyDiv w:val="1"/>
      <w:marLeft w:val="0"/>
      <w:marRight w:val="0"/>
      <w:marTop w:val="0"/>
      <w:marBottom w:val="0"/>
      <w:divBdr>
        <w:top w:val="none" w:sz="0" w:space="0" w:color="auto"/>
        <w:left w:val="none" w:sz="0" w:space="0" w:color="auto"/>
        <w:bottom w:val="none" w:sz="0" w:space="0" w:color="auto"/>
        <w:right w:val="none" w:sz="0" w:space="0" w:color="auto"/>
      </w:divBdr>
    </w:div>
    <w:div w:id="573661692">
      <w:bodyDiv w:val="1"/>
      <w:marLeft w:val="0"/>
      <w:marRight w:val="0"/>
      <w:marTop w:val="0"/>
      <w:marBottom w:val="0"/>
      <w:divBdr>
        <w:top w:val="none" w:sz="0" w:space="0" w:color="auto"/>
        <w:left w:val="none" w:sz="0" w:space="0" w:color="auto"/>
        <w:bottom w:val="none" w:sz="0" w:space="0" w:color="auto"/>
        <w:right w:val="none" w:sz="0" w:space="0" w:color="auto"/>
      </w:divBdr>
    </w:div>
    <w:div w:id="573902065">
      <w:bodyDiv w:val="1"/>
      <w:marLeft w:val="0"/>
      <w:marRight w:val="0"/>
      <w:marTop w:val="0"/>
      <w:marBottom w:val="0"/>
      <w:divBdr>
        <w:top w:val="none" w:sz="0" w:space="0" w:color="auto"/>
        <w:left w:val="none" w:sz="0" w:space="0" w:color="auto"/>
        <w:bottom w:val="none" w:sz="0" w:space="0" w:color="auto"/>
        <w:right w:val="none" w:sz="0" w:space="0" w:color="auto"/>
      </w:divBdr>
    </w:div>
    <w:div w:id="575670227">
      <w:bodyDiv w:val="1"/>
      <w:marLeft w:val="0"/>
      <w:marRight w:val="0"/>
      <w:marTop w:val="0"/>
      <w:marBottom w:val="0"/>
      <w:divBdr>
        <w:top w:val="none" w:sz="0" w:space="0" w:color="auto"/>
        <w:left w:val="none" w:sz="0" w:space="0" w:color="auto"/>
        <w:bottom w:val="none" w:sz="0" w:space="0" w:color="auto"/>
        <w:right w:val="none" w:sz="0" w:space="0" w:color="auto"/>
      </w:divBdr>
    </w:div>
    <w:div w:id="575937356">
      <w:bodyDiv w:val="1"/>
      <w:marLeft w:val="0"/>
      <w:marRight w:val="0"/>
      <w:marTop w:val="0"/>
      <w:marBottom w:val="0"/>
      <w:divBdr>
        <w:top w:val="none" w:sz="0" w:space="0" w:color="auto"/>
        <w:left w:val="none" w:sz="0" w:space="0" w:color="auto"/>
        <w:bottom w:val="none" w:sz="0" w:space="0" w:color="auto"/>
        <w:right w:val="none" w:sz="0" w:space="0" w:color="auto"/>
      </w:divBdr>
    </w:div>
    <w:div w:id="576593095">
      <w:bodyDiv w:val="1"/>
      <w:marLeft w:val="0"/>
      <w:marRight w:val="0"/>
      <w:marTop w:val="0"/>
      <w:marBottom w:val="0"/>
      <w:divBdr>
        <w:top w:val="none" w:sz="0" w:space="0" w:color="auto"/>
        <w:left w:val="none" w:sz="0" w:space="0" w:color="auto"/>
        <w:bottom w:val="none" w:sz="0" w:space="0" w:color="auto"/>
        <w:right w:val="none" w:sz="0" w:space="0" w:color="auto"/>
      </w:divBdr>
    </w:div>
    <w:div w:id="576862269">
      <w:bodyDiv w:val="1"/>
      <w:marLeft w:val="0"/>
      <w:marRight w:val="0"/>
      <w:marTop w:val="0"/>
      <w:marBottom w:val="0"/>
      <w:divBdr>
        <w:top w:val="none" w:sz="0" w:space="0" w:color="auto"/>
        <w:left w:val="none" w:sz="0" w:space="0" w:color="auto"/>
        <w:bottom w:val="none" w:sz="0" w:space="0" w:color="auto"/>
        <w:right w:val="none" w:sz="0" w:space="0" w:color="auto"/>
      </w:divBdr>
    </w:div>
    <w:div w:id="579828145">
      <w:bodyDiv w:val="1"/>
      <w:marLeft w:val="0"/>
      <w:marRight w:val="0"/>
      <w:marTop w:val="0"/>
      <w:marBottom w:val="0"/>
      <w:divBdr>
        <w:top w:val="none" w:sz="0" w:space="0" w:color="auto"/>
        <w:left w:val="none" w:sz="0" w:space="0" w:color="auto"/>
        <w:bottom w:val="none" w:sz="0" w:space="0" w:color="auto"/>
        <w:right w:val="none" w:sz="0" w:space="0" w:color="auto"/>
      </w:divBdr>
    </w:div>
    <w:div w:id="580986983">
      <w:bodyDiv w:val="1"/>
      <w:marLeft w:val="0"/>
      <w:marRight w:val="0"/>
      <w:marTop w:val="0"/>
      <w:marBottom w:val="0"/>
      <w:divBdr>
        <w:top w:val="none" w:sz="0" w:space="0" w:color="auto"/>
        <w:left w:val="none" w:sz="0" w:space="0" w:color="auto"/>
        <w:bottom w:val="none" w:sz="0" w:space="0" w:color="auto"/>
        <w:right w:val="none" w:sz="0" w:space="0" w:color="auto"/>
      </w:divBdr>
    </w:div>
    <w:div w:id="583685092">
      <w:bodyDiv w:val="1"/>
      <w:marLeft w:val="0"/>
      <w:marRight w:val="0"/>
      <w:marTop w:val="0"/>
      <w:marBottom w:val="0"/>
      <w:divBdr>
        <w:top w:val="none" w:sz="0" w:space="0" w:color="auto"/>
        <w:left w:val="none" w:sz="0" w:space="0" w:color="auto"/>
        <w:bottom w:val="none" w:sz="0" w:space="0" w:color="auto"/>
        <w:right w:val="none" w:sz="0" w:space="0" w:color="auto"/>
      </w:divBdr>
    </w:div>
    <w:div w:id="584459069">
      <w:bodyDiv w:val="1"/>
      <w:marLeft w:val="0"/>
      <w:marRight w:val="0"/>
      <w:marTop w:val="0"/>
      <w:marBottom w:val="0"/>
      <w:divBdr>
        <w:top w:val="none" w:sz="0" w:space="0" w:color="auto"/>
        <w:left w:val="none" w:sz="0" w:space="0" w:color="auto"/>
        <w:bottom w:val="none" w:sz="0" w:space="0" w:color="auto"/>
        <w:right w:val="none" w:sz="0" w:space="0" w:color="auto"/>
      </w:divBdr>
    </w:div>
    <w:div w:id="584532326">
      <w:bodyDiv w:val="1"/>
      <w:marLeft w:val="0"/>
      <w:marRight w:val="0"/>
      <w:marTop w:val="0"/>
      <w:marBottom w:val="0"/>
      <w:divBdr>
        <w:top w:val="none" w:sz="0" w:space="0" w:color="auto"/>
        <w:left w:val="none" w:sz="0" w:space="0" w:color="auto"/>
        <w:bottom w:val="none" w:sz="0" w:space="0" w:color="auto"/>
        <w:right w:val="none" w:sz="0" w:space="0" w:color="auto"/>
      </w:divBdr>
    </w:div>
    <w:div w:id="585380414">
      <w:bodyDiv w:val="1"/>
      <w:marLeft w:val="0"/>
      <w:marRight w:val="0"/>
      <w:marTop w:val="0"/>
      <w:marBottom w:val="0"/>
      <w:divBdr>
        <w:top w:val="none" w:sz="0" w:space="0" w:color="auto"/>
        <w:left w:val="none" w:sz="0" w:space="0" w:color="auto"/>
        <w:bottom w:val="none" w:sz="0" w:space="0" w:color="auto"/>
        <w:right w:val="none" w:sz="0" w:space="0" w:color="auto"/>
      </w:divBdr>
    </w:div>
    <w:div w:id="586840336">
      <w:bodyDiv w:val="1"/>
      <w:marLeft w:val="0"/>
      <w:marRight w:val="0"/>
      <w:marTop w:val="0"/>
      <w:marBottom w:val="0"/>
      <w:divBdr>
        <w:top w:val="none" w:sz="0" w:space="0" w:color="auto"/>
        <w:left w:val="none" w:sz="0" w:space="0" w:color="auto"/>
        <w:bottom w:val="none" w:sz="0" w:space="0" w:color="auto"/>
        <w:right w:val="none" w:sz="0" w:space="0" w:color="auto"/>
      </w:divBdr>
    </w:div>
    <w:div w:id="587079033">
      <w:bodyDiv w:val="1"/>
      <w:marLeft w:val="0"/>
      <w:marRight w:val="0"/>
      <w:marTop w:val="0"/>
      <w:marBottom w:val="0"/>
      <w:divBdr>
        <w:top w:val="none" w:sz="0" w:space="0" w:color="auto"/>
        <w:left w:val="none" w:sz="0" w:space="0" w:color="auto"/>
        <w:bottom w:val="none" w:sz="0" w:space="0" w:color="auto"/>
        <w:right w:val="none" w:sz="0" w:space="0" w:color="auto"/>
      </w:divBdr>
    </w:div>
    <w:div w:id="588848407">
      <w:bodyDiv w:val="1"/>
      <w:marLeft w:val="0"/>
      <w:marRight w:val="0"/>
      <w:marTop w:val="0"/>
      <w:marBottom w:val="0"/>
      <w:divBdr>
        <w:top w:val="none" w:sz="0" w:space="0" w:color="auto"/>
        <w:left w:val="none" w:sz="0" w:space="0" w:color="auto"/>
        <w:bottom w:val="none" w:sz="0" w:space="0" w:color="auto"/>
        <w:right w:val="none" w:sz="0" w:space="0" w:color="auto"/>
      </w:divBdr>
    </w:div>
    <w:div w:id="589235976">
      <w:bodyDiv w:val="1"/>
      <w:marLeft w:val="0"/>
      <w:marRight w:val="0"/>
      <w:marTop w:val="0"/>
      <w:marBottom w:val="0"/>
      <w:divBdr>
        <w:top w:val="none" w:sz="0" w:space="0" w:color="auto"/>
        <w:left w:val="none" w:sz="0" w:space="0" w:color="auto"/>
        <w:bottom w:val="none" w:sz="0" w:space="0" w:color="auto"/>
        <w:right w:val="none" w:sz="0" w:space="0" w:color="auto"/>
      </w:divBdr>
    </w:div>
    <w:div w:id="589630215">
      <w:bodyDiv w:val="1"/>
      <w:marLeft w:val="0"/>
      <w:marRight w:val="0"/>
      <w:marTop w:val="0"/>
      <w:marBottom w:val="0"/>
      <w:divBdr>
        <w:top w:val="none" w:sz="0" w:space="0" w:color="auto"/>
        <w:left w:val="none" w:sz="0" w:space="0" w:color="auto"/>
        <w:bottom w:val="none" w:sz="0" w:space="0" w:color="auto"/>
        <w:right w:val="none" w:sz="0" w:space="0" w:color="auto"/>
      </w:divBdr>
    </w:div>
    <w:div w:id="590050120">
      <w:bodyDiv w:val="1"/>
      <w:marLeft w:val="0"/>
      <w:marRight w:val="0"/>
      <w:marTop w:val="0"/>
      <w:marBottom w:val="0"/>
      <w:divBdr>
        <w:top w:val="none" w:sz="0" w:space="0" w:color="auto"/>
        <w:left w:val="none" w:sz="0" w:space="0" w:color="auto"/>
        <w:bottom w:val="none" w:sz="0" w:space="0" w:color="auto"/>
        <w:right w:val="none" w:sz="0" w:space="0" w:color="auto"/>
      </w:divBdr>
    </w:div>
    <w:div w:id="590237918">
      <w:bodyDiv w:val="1"/>
      <w:marLeft w:val="0"/>
      <w:marRight w:val="0"/>
      <w:marTop w:val="0"/>
      <w:marBottom w:val="0"/>
      <w:divBdr>
        <w:top w:val="none" w:sz="0" w:space="0" w:color="auto"/>
        <w:left w:val="none" w:sz="0" w:space="0" w:color="auto"/>
        <w:bottom w:val="none" w:sz="0" w:space="0" w:color="auto"/>
        <w:right w:val="none" w:sz="0" w:space="0" w:color="auto"/>
      </w:divBdr>
    </w:div>
    <w:div w:id="590352245">
      <w:bodyDiv w:val="1"/>
      <w:marLeft w:val="0"/>
      <w:marRight w:val="0"/>
      <w:marTop w:val="0"/>
      <w:marBottom w:val="0"/>
      <w:divBdr>
        <w:top w:val="none" w:sz="0" w:space="0" w:color="auto"/>
        <w:left w:val="none" w:sz="0" w:space="0" w:color="auto"/>
        <w:bottom w:val="none" w:sz="0" w:space="0" w:color="auto"/>
        <w:right w:val="none" w:sz="0" w:space="0" w:color="auto"/>
      </w:divBdr>
    </w:div>
    <w:div w:id="591476194">
      <w:bodyDiv w:val="1"/>
      <w:marLeft w:val="0"/>
      <w:marRight w:val="0"/>
      <w:marTop w:val="0"/>
      <w:marBottom w:val="0"/>
      <w:divBdr>
        <w:top w:val="none" w:sz="0" w:space="0" w:color="auto"/>
        <w:left w:val="none" w:sz="0" w:space="0" w:color="auto"/>
        <w:bottom w:val="none" w:sz="0" w:space="0" w:color="auto"/>
        <w:right w:val="none" w:sz="0" w:space="0" w:color="auto"/>
      </w:divBdr>
    </w:div>
    <w:div w:id="593054684">
      <w:bodyDiv w:val="1"/>
      <w:marLeft w:val="0"/>
      <w:marRight w:val="0"/>
      <w:marTop w:val="0"/>
      <w:marBottom w:val="0"/>
      <w:divBdr>
        <w:top w:val="none" w:sz="0" w:space="0" w:color="auto"/>
        <w:left w:val="none" w:sz="0" w:space="0" w:color="auto"/>
        <w:bottom w:val="none" w:sz="0" w:space="0" w:color="auto"/>
        <w:right w:val="none" w:sz="0" w:space="0" w:color="auto"/>
      </w:divBdr>
    </w:div>
    <w:div w:id="593441715">
      <w:bodyDiv w:val="1"/>
      <w:marLeft w:val="0"/>
      <w:marRight w:val="0"/>
      <w:marTop w:val="0"/>
      <w:marBottom w:val="0"/>
      <w:divBdr>
        <w:top w:val="none" w:sz="0" w:space="0" w:color="auto"/>
        <w:left w:val="none" w:sz="0" w:space="0" w:color="auto"/>
        <w:bottom w:val="none" w:sz="0" w:space="0" w:color="auto"/>
        <w:right w:val="none" w:sz="0" w:space="0" w:color="auto"/>
      </w:divBdr>
    </w:div>
    <w:div w:id="594437611">
      <w:bodyDiv w:val="1"/>
      <w:marLeft w:val="0"/>
      <w:marRight w:val="0"/>
      <w:marTop w:val="0"/>
      <w:marBottom w:val="0"/>
      <w:divBdr>
        <w:top w:val="none" w:sz="0" w:space="0" w:color="auto"/>
        <w:left w:val="none" w:sz="0" w:space="0" w:color="auto"/>
        <w:bottom w:val="none" w:sz="0" w:space="0" w:color="auto"/>
        <w:right w:val="none" w:sz="0" w:space="0" w:color="auto"/>
      </w:divBdr>
    </w:div>
    <w:div w:id="594438940">
      <w:bodyDiv w:val="1"/>
      <w:marLeft w:val="0"/>
      <w:marRight w:val="0"/>
      <w:marTop w:val="0"/>
      <w:marBottom w:val="0"/>
      <w:divBdr>
        <w:top w:val="none" w:sz="0" w:space="0" w:color="auto"/>
        <w:left w:val="none" w:sz="0" w:space="0" w:color="auto"/>
        <w:bottom w:val="none" w:sz="0" w:space="0" w:color="auto"/>
        <w:right w:val="none" w:sz="0" w:space="0" w:color="auto"/>
      </w:divBdr>
    </w:div>
    <w:div w:id="595211160">
      <w:bodyDiv w:val="1"/>
      <w:marLeft w:val="0"/>
      <w:marRight w:val="0"/>
      <w:marTop w:val="0"/>
      <w:marBottom w:val="0"/>
      <w:divBdr>
        <w:top w:val="none" w:sz="0" w:space="0" w:color="auto"/>
        <w:left w:val="none" w:sz="0" w:space="0" w:color="auto"/>
        <w:bottom w:val="none" w:sz="0" w:space="0" w:color="auto"/>
        <w:right w:val="none" w:sz="0" w:space="0" w:color="auto"/>
      </w:divBdr>
    </w:div>
    <w:div w:id="598027393">
      <w:bodyDiv w:val="1"/>
      <w:marLeft w:val="0"/>
      <w:marRight w:val="0"/>
      <w:marTop w:val="0"/>
      <w:marBottom w:val="0"/>
      <w:divBdr>
        <w:top w:val="none" w:sz="0" w:space="0" w:color="auto"/>
        <w:left w:val="none" w:sz="0" w:space="0" w:color="auto"/>
        <w:bottom w:val="none" w:sz="0" w:space="0" w:color="auto"/>
        <w:right w:val="none" w:sz="0" w:space="0" w:color="auto"/>
      </w:divBdr>
    </w:div>
    <w:div w:id="599072481">
      <w:bodyDiv w:val="1"/>
      <w:marLeft w:val="0"/>
      <w:marRight w:val="0"/>
      <w:marTop w:val="0"/>
      <w:marBottom w:val="0"/>
      <w:divBdr>
        <w:top w:val="none" w:sz="0" w:space="0" w:color="auto"/>
        <w:left w:val="none" w:sz="0" w:space="0" w:color="auto"/>
        <w:bottom w:val="none" w:sz="0" w:space="0" w:color="auto"/>
        <w:right w:val="none" w:sz="0" w:space="0" w:color="auto"/>
      </w:divBdr>
    </w:div>
    <w:div w:id="599484754">
      <w:bodyDiv w:val="1"/>
      <w:marLeft w:val="0"/>
      <w:marRight w:val="0"/>
      <w:marTop w:val="0"/>
      <w:marBottom w:val="0"/>
      <w:divBdr>
        <w:top w:val="none" w:sz="0" w:space="0" w:color="auto"/>
        <w:left w:val="none" w:sz="0" w:space="0" w:color="auto"/>
        <w:bottom w:val="none" w:sz="0" w:space="0" w:color="auto"/>
        <w:right w:val="none" w:sz="0" w:space="0" w:color="auto"/>
      </w:divBdr>
    </w:div>
    <w:div w:id="599722698">
      <w:bodyDiv w:val="1"/>
      <w:marLeft w:val="0"/>
      <w:marRight w:val="0"/>
      <w:marTop w:val="0"/>
      <w:marBottom w:val="0"/>
      <w:divBdr>
        <w:top w:val="none" w:sz="0" w:space="0" w:color="auto"/>
        <w:left w:val="none" w:sz="0" w:space="0" w:color="auto"/>
        <w:bottom w:val="none" w:sz="0" w:space="0" w:color="auto"/>
        <w:right w:val="none" w:sz="0" w:space="0" w:color="auto"/>
      </w:divBdr>
    </w:div>
    <w:div w:id="600114902">
      <w:bodyDiv w:val="1"/>
      <w:marLeft w:val="0"/>
      <w:marRight w:val="0"/>
      <w:marTop w:val="0"/>
      <w:marBottom w:val="0"/>
      <w:divBdr>
        <w:top w:val="none" w:sz="0" w:space="0" w:color="auto"/>
        <w:left w:val="none" w:sz="0" w:space="0" w:color="auto"/>
        <w:bottom w:val="none" w:sz="0" w:space="0" w:color="auto"/>
        <w:right w:val="none" w:sz="0" w:space="0" w:color="auto"/>
      </w:divBdr>
    </w:div>
    <w:div w:id="600724794">
      <w:bodyDiv w:val="1"/>
      <w:marLeft w:val="0"/>
      <w:marRight w:val="0"/>
      <w:marTop w:val="0"/>
      <w:marBottom w:val="0"/>
      <w:divBdr>
        <w:top w:val="none" w:sz="0" w:space="0" w:color="auto"/>
        <w:left w:val="none" w:sz="0" w:space="0" w:color="auto"/>
        <w:bottom w:val="none" w:sz="0" w:space="0" w:color="auto"/>
        <w:right w:val="none" w:sz="0" w:space="0" w:color="auto"/>
      </w:divBdr>
    </w:div>
    <w:div w:id="600994612">
      <w:bodyDiv w:val="1"/>
      <w:marLeft w:val="0"/>
      <w:marRight w:val="0"/>
      <w:marTop w:val="0"/>
      <w:marBottom w:val="0"/>
      <w:divBdr>
        <w:top w:val="none" w:sz="0" w:space="0" w:color="auto"/>
        <w:left w:val="none" w:sz="0" w:space="0" w:color="auto"/>
        <w:bottom w:val="none" w:sz="0" w:space="0" w:color="auto"/>
        <w:right w:val="none" w:sz="0" w:space="0" w:color="auto"/>
      </w:divBdr>
    </w:div>
    <w:div w:id="601301401">
      <w:bodyDiv w:val="1"/>
      <w:marLeft w:val="0"/>
      <w:marRight w:val="0"/>
      <w:marTop w:val="0"/>
      <w:marBottom w:val="0"/>
      <w:divBdr>
        <w:top w:val="none" w:sz="0" w:space="0" w:color="auto"/>
        <w:left w:val="none" w:sz="0" w:space="0" w:color="auto"/>
        <w:bottom w:val="none" w:sz="0" w:space="0" w:color="auto"/>
        <w:right w:val="none" w:sz="0" w:space="0" w:color="auto"/>
      </w:divBdr>
    </w:div>
    <w:div w:id="601494281">
      <w:bodyDiv w:val="1"/>
      <w:marLeft w:val="0"/>
      <w:marRight w:val="0"/>
      <w:marTop w:val="0"/>
      <w:marBottom w:val="0"/>
      <w:divBdr>
        <w:top w:val="none" w:sz="0" w:space="0" w:color="auto"/>
        <w:left w:val="none" w:sz="0" w:space="0" w:color="auto"/>
        <w:bottom w:val="none" w:sz="0" w:space="0" w:color="auto"/>
        <w:right w:val="none" w:sz="0" w:space="0" w:color="auto"/>
      </w:divBdr>
    </w:div>
    <w:div w:id="602300581">
      <w:bodyDiv w:val="1"/>
      <w:marLeft w:val="0"/>
      <w:marRight w:val="0"/>
      <w:marTop w:val="0"/>
      <w:marBottom w:val="0"/>
      <w:divBdr>
        <w:top w:val="none" w:sz="0" w:space="0" w:color="auto"/>
        <w:left w:val="none" w:sz="0" w:space="0" w:color="auto"/>
        <w:bottom w:val="none" w:sz="0" w:space="0" w:color="auto"/>
        <w:right w:val="none" w:sz="0" w:space="0" w:color="auto"/>
      </w:divBdr>
    </w:div>
    <w:div w:id="602418758">
      <w:bodyDiv w:val="1"/>
      <w:marLeft w:val="0"/>
      <w:marRight w:val="0"/>
      <w:marTop w:val="0"/>
      <w:marBottom w:val="0"/>
      <w:divBdr>
        <w:top w:val="none" w:sz="0" w:space="0" w:color="auto"/>
        <w:left w:val="none" w:sz="0" w:space="0" w:color="auto"/>
        <w:bottom w:val="none" w:sz="0" w:space="0" w:color="auto"/>
        <w:right w:val="none" w:sz="0" w:space="0" w:color="auto"/>
      </w:divBdr>
    </w:div>
    <w:div w:id="602539652">
      <w:bodyDiv w:val="1"/>
      <w:marLeft w:val="0"/>
      <w:marRight w:val="0"/>
      <w:marTop w:val="0"/>
      <w:marBottom w:val="0"/>
      <w:divBdr>
        <w:top w:val="none" w:sz="0" w:space="0" w:color="auto"/>
        <w:left w:val="none" w:sz="0" w:space="0" w:color="auto"/>
        <w:bottom w:val="none" w:sz="0" w:space="0" w:color="auto"/>
        <w:right w:val="none" w:sz="0" w:space="0" w:color="auto"/>
      </w:divBdr>
    </w:div>
    <w:div w:id="604728255">
      <w:bodyDiv w:val="1"/>
      <w:marLeft w:val="0"/>
      <w:marRight w:val="0"/>
      <w:marTop w:val="0"/>
      <w:marBottom w:val="0"/>
      <w:divBdr>
        <w:top w:val="none" w:sz="0" w:space="0" w:color="auto"/>
        <w:left w:val="none" w:sz="0" w:space="0" w:color="auto"/>
        <w:bottom w:val="none" w:sz="0" w:space="0" w:color="auto"/>
        <w:right w:val="none" w:sz="0" w:space="0" w:color="auto"/>
      </w:divBdr>
    </w:div>
    <w:div w:id="608704398">
      <w:bodyDiv w:val="1"/>
      <w:marLeft w:val="0"/>
      <w:marRight w:val="0"/>
      <w:marTop w:val="0"/>
      <w:marBottom w:val="0"/>
      <w:divBdr>
        <w:top w:val="none" w:sz="0" w:space="0" w:color="auto"/>
        <w:left w:val="none" w:sz="0" w:space="0" w:color="auto"/>
        <w:bottom w:val="none" w:sz="0" w:space="0" w:color="auto"/>
        <w:right w:val="none" w:sz="0" w:space="0" w:color="auto"/>
      </w:divBdr>
    </w:div>
    <w:div w:id="608857650">
      <w:bodyDiv w:val="1"/>
      <w:marLeft w:val="0"/>
      <w:marRight w:val="0"/>
      <w:marTop w:val="0"/>
      <w:marBottom w:val="0"/>
      <w:divBdr>
        <w:top w:val="none" w:sz="0" w:space="0" w:color="auto"/>
        <w:left w:val="none" w:sz="0" w:space="0" w:color="auto"/>
        <w:bottom w:val="none" w:sz="0" w:space="0" w:color="auto"/>
        <w:right w:val="none" w:sz="0" w:space="0" w:color="auto"/>
      </w:divBdr>
    </w:div>
    <w:div w:id="611978104">
      <w:bodyDiv w:val="1"/>
      <w:marLeft w:val="0"/>
      <w:marRight w:val="0"/>
      <w:marTop w:val="0"/>
      <w:marBottom w:val="0"/>
      <w:divBdr>
        <w:top w:val="none" w:sz="0" w:space="0" w:color="auto"/>
        <w:left w:val="none" w:sz="0" w:space="0" w:color="auto"/>
        <w:bottom w:val="none" w:sz="0" w:space="0" w:color="auto"/>
        <w:right w:val="none" w:sz="0" w:space="0" w:color="auto"/>
      </w:divBdr>
    </w:div>
    <w:div w:id="612372069">
      <w:bodyDiv w:val="1"/>
      <w:marLeft w:val="0"/>
      <w:marRight w:val="0"/>
      <w:marTop w:val="0"/>
      <w:marBottom w:val="0"/>
      <w:divBdr>
        <w:top w:val="none" w:sz="0" w:space="0" w:color="auto"/>
        <w:left w:val="none" w:sz="0" w:space="0" w:color="auto"/>
        <w:bottom w:val="none" w:sz="0" w:space="0" w:color="auto"/>
        <w:right w:val="none" w:sz="0" w:space="0" w:color="auto"/>
      </w:divBdr>
    </w:div>
    <w:div w:id="612784864">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613902525">
      <w:bodyDiv w:val="1"/>
      <w:marLeft w:val="0"/>
      <w:marRight w:val="0"/>
      <w:marTop w:val="0"/>
      <w:marBottom w:val="0"/>
      <w:divBdr>
        <w:top w:val="none" w:sz="0" w:space="0" w:color="auto"/>
        <w:left w:val="none" w:sz="0" w:space="0" w:color="auto"/>
        <w:bottom w:val="none" w:sz="0" w:space="0" w:color="auto"/>
        <w:right w:val="none" w:sz="0" w:space="0" w:color="auto"/>
      </w:divBdr>
    </w:div>
    <w:div w:id="614018910">
      <w:bodyDiv w:val="1"/>
      <w:marLeft w:val="0"/>
      <w:marRight w:val="0"/>
      <w:marTop w:val="0"/>
      <w:marBottom w:val="0"/>
      <w:divBdr>
        <w:top w:val="none" w:sz="0" w:space="0" w:color="auto"/>
        <w:left w:val="none" w:sz="0" w:space="0" w:color="auto"/>
        <w:bottom w:val="none" w:sz="0" w:space="0" w:color="auto"/>
        <w:right w:val="none" w:sz="0" w:space="0" w:color="auto"/>
      </w:divBdr>
    </w:div>
    <w:div w:id="614600267">
      <w:bodyDiv w:val="1"/>
      <w:marLeft w:val="0"/>
      <w:marRight w:val="0"/>
      <w:marTop w:val="0"/>
      <w:marBottom w:val="0"/>
      <w:divBdr>
        <w:top w:val="none" w:sz="0" w:space="0" w:color="auto"/>
        <w:left w:val="none" w:sz="0" w:space="0" w:color="auto"/>
        <w:bottom w:val="none" w:sz="0" w:space="0" w:color="auto"/>
        <w:right w:val="none" w:sz="0" w:space="0" w:color="auto"/>
      </w:divBdr>
    </w:div>
    <w:div w:id="615017393">
      <w:bodyDiv w:val="1"/>
      <w:marLeft w:val="0"/>
      <w:marRight w:val="0"/>
      <w:marTop w:val="0"/>
      <w:marBottom w:val="0"/>
      <w:divBdr>
        <w:top w:val="none" w:sz="0" w:space="0" w:color="auto"/>
        <w:left w:val="none" w:sz="0" w:space="0" w:color="auto"/>
        <w:bottom w:val="none" w:sz="0" w:space="0" w:color="auto"/>
        <w:right w:val="none" w:sz="0" w:space="0" w:color="auto"/>
      </w:divBdr>
    </w:div>
    <w:div w:id="620497829">
      <w:bodyDiv w:val="1"/>
      <w:marLeft w:val="0"/>
      <w:marRight w:val="0"/>
      <w:marTop w:val="0"/>
      <w:marBottom w:val="0"/>
      <w:divBdr>
        <w:top w:val="none" w:sz="0" w:space="0" w:color="auto"/>
        <w:left w:val="none" w:sz="0" w:space="0" w:color="auto"/>
        <w:bottom w:val="none" w:sz="0" w:space="0" w:color="auto"/>
        <w:right w:val="none" w:sz="0" w:space="0" w:color="auto"/>
      </w:divBdr>
    </w:div>
    <w:div w:id="621620839">
      <w:bodyDiv w:val="1"/>
      <w:marLeft w:val="0"/>
      <w:marRight w:val="0"/>
      <w:marTop w:val="0"/>
      <w:marBottom w:val="0"/>
      <w:divBdr>
        <w:top w:val="none" w:sz="0" w:space="0" w:color="auto"/>
        <w:left w:val="none" w:sz="0" w:space="0" w:color="auto"/>
        <w:bottom w:val="none" w:sz="0" w:space="0" w:color="auto"/>
        <w:right w:val="none" w:sz="0" w:space="0" w:color="auto"/>
      </w:divBdr>
    </w:div>
    <w:div w:id="622034176">
      <w:bodyDiv w:val="1"/>
      <w:marLeft w:val="0"/>
      <w:marRight w:val="0"/>
      <w:marTop w:val="0"/>
      <w:marBottom w:val="0"/>
      <w:divBdr>
        <w:top w:val="none" w:sz="0" w:space="0" w:color="auto"/>
        <w:left w:val="none" w:sz="0" w:space="0" w:color="auto"/>
        <w:bottom w:val="none" w:sz="0" w:space="0" w:color="auto"/>
        <w:right w:val="none" w:sz="0" w:space="0" w:color="auto"/>
      </w:divBdr>
    </w:div>
    <w:div w:id="622348446">
      <w:bodyDiv w:val="1"/>
      <w:marLeft w:val="0"/>
      <w:marRight w:val="0"/>
      <w:marTop w:val="0"/>
      <w:marBottom w:val="0"/>
      <w:divBdr>
        <w:top w:val="none" w:sz="0" w:space="0" w:color="auto"/>
        <w:left w:val="none" w:sz="0" w:space="0" w:color="auto"/>
        <w:bottom w:val="none" w:sz="0" w:space="0" w:color="auto"/>
        <w:right w:val="none" w:sz="0" w:space="0" w:color="auto"/>
      </w:divBdr>
    </w:div>
    <w:div w:id="624626334">
      <w:bodyDiv w:val="1"/>
      <w:marLeft w:val="0"/>
      <w:marRight w:val="0"/>
      <w:marTop w:val="0"/>
      <w:marBottom w:val="0"/>
      <w:divBdr>
        <w:top w:val="none" w:sz="0" w:space="0" w:color="auto"/>
        <w:left w:val="none" w:sz="0" w:space="0" w:color="auto"/>
        <w:bottom w:val="none" w:sz="0" w:space="0" w:color="auto"/>
        <w:right w:val="none" w:sz="0" w:space="0" w:color="auto"/>
      </w:divBdr>
    </w:div>
    <w:div w:id="625503806">
      <w:bodyDiv w:val="1"/>
      <w:marLeft w:val="0"/>
      <w:marRight w:val="0"/>
      <w:marTop w:val="0"/>
      <w:marBottom w:val="0"/>
      <w:divBdr>
        <w:top w:val="none" w:sz="0" w:space="0" w:color="auto"/>
        <w:left w:val="none" w:sz="0" w:space="0" w:color="auto"/>
        <w:bottom w:val="none" w:sz="0" w:space="0" w:color="auto"/>
        <w:right w:val="none" w:sz="0" w:space="0" w:color="auto"/>
      </w:divBdr>
    </w:div>
    <w:div w:id="629212196">
      <w:bodyDiv w:val="1"/>
      <w:marLeft w:val="0"/>
      <w:marRight w:val="0"/>
      <w:marTop w:val="0"/>
      <w:marBottom w:val="0"/>
      <w:divBdr>
        <w:top w:val="none" w:sz="0" w:space="0" w:color="auto"/>
        <w:left w:val="none" w:sz="0" w:space="0" w:color="auto"/>
        <w:bottom w:val="none" w:sz="0" w:space="0" w:color="auto"/>
        <w:right w:val="none" w:sz="0" w:space="0" w:color="auto"/>
      </w:divBdr>
    </w:div>
    <w:div w:id="631058400">
      <w:bodyDiv w:val="1"/>
      <w:marLeft w:val="0"/>
      <w:marRight w:val="0"/>
      <w:marTop w:val="0"/>
      <w:marBottom w:val="0"/>
      <w:divBdr>
        <w:top w:val="none" w:sz="0" w:space="0" w:color="auto"/>
        <w:left w:val="none" w:sz="0" w:space="0" w:color="auto"/>
        <w:bottom w:val="none" w:sz="0" w:space="0" w:color="auto"/>
        <w:right w:val="none" w:sz="0" w:space="0" w:color="auto"/>
      </w:divBdr>
    </w:div>
    <w:div w:id="631517890">
      <w:bodyDiv w:val="1"/>
      <w:marLeft w:val="0"/>
      <w:marRight w:val="0"/>
      <w:marTop w:val="0"/>
      <w:marBottom w:val="0"/>
      <w:divBdr>
        <w:top w:val="none" w:sz="0" w:space="0" w:color="auto"/>
        <w:left w:val="none" w:sz="0" w:space="0" w:color="auto"/>
        <w:bottom w:val="none" w:sz="0" w:space="0" w:color="auto"/>
        <w:right w:val="none" w:sz="0" w:space="0" w:color="auto"/>
      </w:divBdr>
    </w:div>
    <w:div w:id="636497693">
      <w:bodyDiv w:val="1"/>
      <w:marLeft w:val="0"/>
      <w:marRight w:val="0"/>
      <w:marTop w:val="0"/>
      <w:marBottom w:val="0"/>
      <w:divBdr>
        <w:top w:val="none" w:sz="0" w:space="0" w:color="auto"/>
        <w:left w:val="none" w:sz="0" w:space="0" w:color="auto"/>
        <w:bottom w:val="none" w:sz="0" w:space="0" w:color="auto"/>
        <w:right w:val="none" w:sz="0" w:space="0" w:color="auto"/>
      </w:divBdr>
    </w:div>
    <w:div w:id="636565533">
      <w:bodyDiv w:val="1"/>
      <w:marLeft w:val="0"/>
      <w:marRight w:val="0"/>
      <w:marTop w:val="0"/>
      <w:marBottom w:val="0"/>
      <w:divBdr>
        <w:top w:val="none" w:sz="0" w:space="0" w:color="auto"/>
        <w:left w:val="none" w:sz="0" w:space="0" w:color="auto"/>
        <w:bottom w:val="none" w:sz="0" w:space="0" w:color="auto"/>
        <w:right w:val="none" w:sz="0" w:space="0" w:color="auto"/>
      </w:divBdr>
    </w:div>
    <w:div w:id="637956699">
      <w:bodyDiv w:val="1"/>
      <w:marLeft w:val="0"/>
      <w:marRight w:val="0"/>
      <w:marTop w:val="0"/>
      <w:marBottom w:val="0"/>
      <w:divBdr>
        <w:top w:val="none" w:sz="0" w:space="0" w:color="auto"/>
        <w:left w:val="none" w:sz="0" w:space="0" w:color="auto"/>
        <w:bottom w:val="none" w:sz="0" w:space="0" w:color="auto"/>
        <w:right w:val="none" w:sz="0" w:space="0" w:color="auto"/>
      </w:divBdr>
    </w:div>
    <w:div w:id="639195108">
      <w:bodyDiv w:val="1"/>
      <w:marLeft w:val="0"/>
      <w:marRight w:val="0"/>
      <w:marTop w:val="0"/>
      <w:marBottom w:val="0"/>
      <w:divBdr>
        <w:top w:val="none" w:sz="0" w:space="0" w:color="auto"/>
        <w:left w:val="none" w:sz="0" w:space="0" w:color="auto"/>
        <w:bottom w:val="none" w:sz="0" w:space="0" w:color="auto"/>
        <w:right w:val="none" w:sz="0" w:space="0" w:color="auto"/>
      </w:divBdr>
    </w:div>
    <w:div w:id="639580149">
      <w:bodyDiv w:val="1"/>
      <w:marLeft w:val="0"/>
      <w:marRight w:val="0"/>
      <w:marTop w:val="0"/>
      <w:marBottom w:val="0"/>
      <w:divBdr>
        <w:top w:val="none" w:sz="0" w:space="0" w:color="auto"/>
        <w:left w:val="none" w:sz="0" w:space="0" w:color="auto"/>
        <w:bottom w:val="none" w:sz="0" w:space="0" w:color="auto"/>
        <w:right w:val="none" w:sz="0" w:space="0" w:color="auto"/>
      </w:divBdr>
    </w:div>
    <w:div w:id="640813579">
      <w:bodyDiv w:val="1"/>
      <w:marLeft w:val="0"/>
      <w:marRight w:val="0"/>
      <w:marTop w:val="0"/>
      <w:marBottom w:val="0"/>
      <w:divBdr>
        <w:top w:val="none" w:sz="0" w:space="0" w:color="auto"/>
        <w:left w:val="none" w:sz="0" w:space="0" w:color="auto"/>
        <w:bottom w:val="none" w:sz="0" w:space="0" w:color="auto"/>
        <w:right w:val="none" w:sz="0" w:space="0" w:color="auto"/>
      </w:divBdr>
    </w:div>
    <w:div w:id="642467527">
      <w:bodyDiv w:val="1"/>
      <w:marLeft w:val="0"/>
      <w:marRight w:val="0"/>
      <w:marTop w:val="0"/>
      <w:marBottom w:val="0"/>
      <w:divBdr>
        <w:top w:val="none" w:sz="0" w:space="0" w:color="auto"/>
        <w:left w:val="none" w:sz="0" w:space="0" w:color="auto"/>
        <w:bottom w:val="none" w:sz="0" w:space="0" w:color="auto"/>
        <w:right w:val="none" w:sz="0" w:space="0" w:color="auto"/>
      </w:divBdr>
    </w:div>
    <w:div w:id="642585276">
      <w:bodyDiv w:val="1"/>
      <w:marLeft w:val="0"/>
      <w:marRight w:val="0"/>
      <w:marTop w:val="0"/>
      <w:marBottom w:val="0"/>
      <w:divBdr>
        <w:top w:val="none" w:sz="0" w:space="0" w:color="auto"/>
        <w:left w:val="none" w:sz="0" w:space="0" w:color="auto"/>
        <w:bottom w:val="none" w:sz="0" w:space="0" w:color="auto"/>
        <w:right w:val="none" w:sz="0" w:space="0" w:color="auto"/>
      </w:divBdr>
    </w:div>
    <w:div w:id="643705511">
      <w:bodyDiv w:val="1"/>
      <w:marLeft w:val="0"/>
      <w:marRight w:val="0"/>
      <w:marTop w:val="0"/>
      <w:marBottom w:val="0"/>
      <w:divBdr>
        <w:top w:val="none" w:sz="0" w:space="0" w:color="auto"/>
        <w:left w:val="none" w:sz="0" w:space="0" w:color="auto"/>
        <w:bottom w:val="none" w:sz="0" w:space="0" w:color="auto"/>
        <w:right w:val="none" w:sz="0" w:space="0" w:color="auto"/>
      </w:divBdr>
    </w:div>
    <w:div w:id="644313423">
      <w:bodyDiv w:val="1"/>
      <w:marLeft w:val="0"/>
      <w:marRight w:val="0"/>
      <w:marTop w:val="0"/>
      <w:marBottom w:val="0"/>
      <w:divBdr>
        <w:top w:val="none" w:sz="0" w:space="0" w:color="auto"/>
        <w:left w:val="none" w:sz="0" w:space="0" w:color="auto"/>
        <w:bottom w:val="none" w:sz="0" w:space="0" w:color="auto"/>
        <w:right w:val="none" w:sz="0" w:space="0" w:color="auto"/>
      </w:divBdr>
    </w:div>
    <w:div w:id="645864042">
      <w:bodyDiv w:val="1"/>
      <w:marLeft w:val="0"/>
      <w:marRight w:val="0"/>
      <w:marTop w:val="0"/>
      <w:marBottom w:val="0"/>
      <w:divBdr>
        <w:top w:val="none" w:sz="0" w:space="0" w:color="auto"/>
        <w:left w:val="none" w:sz="0" w:space="0" w:color="auto"/>
        <w:bottom w:val="none" w:sz="0" w:space="0" w:color="auto"/>
        <w:right w:val="none" w:sz="0" w:space="0" w:color="auto"/>
      </w:divBdr>
    </w:div>
    <w:div w:id="647248343">
      <w:bodyDiv w:val="1"/>
      <w:marLeft w:val="0"/>
      <w:marRight w:val="0"/>
      <w:marTop w:val="0"/>
      <w:marBottom w:val="0"/>
      <w:divBdr>
        <w:top w:val="none" w:sz="0" w:space="0" w:color="auto"/>
        <w:left w:val="none" w:sz="0" w:space="0" w:color="auto"/>
        <w:bottom w:val="none" w:sz="0" w:space="0" w:color="auto"/>
        <w:right w:val="none" w:sz="0" w:space="0" w:color="auto"/>
      </w:divBdr>
    </w:div>
    <w:div w:id="647435855">
      <w:bodyDiv w:val="1"/>
      <w:marLeft w:val="0"/>
      <w:marRight w:val="0"/>
      <w:marTop w:val="0"/>
      <w:marBottom w:val="0"/>
      <w:divBdr>
        <w:top w:val="none" w:sz="0" w:space="0" w:color="auto"/>
        <w:left w:val="none" w:sz="0" w:space="0" w:color="auto"/>
        <w:bottom w:val="none" w:sz="0" w:space="0" w:color="auto"/>
        <w:right w:val="none" w:sz="0" w:space="0" w:color="auto"/>
      </w:divBdr>
    </w:div>
    <w:div w:id="647438377">
      <w:bodyDiv w:val="1"/>
      <w:marLeft w:val="0"/>
      <w:marRight w:val="0"/>
      <w:marTop w:val="0"/>
      <w:marBottom w:val="0"/>
      <w:divBdr>
        <w:top w:val="none" w:sz="0" w:space="0" w:color="auto"/>
        <w:left w:val="none" w:sz="0" w:space="0" w:color="auto"/>
        <w:bottom w:val="none" w:sz="0" w:space="0" w:color="auto"/>
        <w:right w:val="none" w:sz="0" w:space="0" w:color="auto"/>
      </w:divBdr>
    </w:div>
    <w:div w:id="648360039">
      <w:bodyDiv w:val="1"/>
      <w:marLeft w:val="0"/>
      <w:marRight w:val="0"/>
      <w:marTop w:val="0"/>
      <w:marBottom w:val="0"/>
      <w:divBdr>
        <w:top w:val="none" w:sz="0" w:space="0" w:color="auto"/>
        <w:left w:val="none" w:sz="0" w:space="0" w:color="auto"/>
        <w:bottom w:val="none" w:sz="0" w:space="0" w:color="auto"/>
        <w:right w:val="none" w:sz="0" w:space="0" w:color="auto"/>
      </w:divBdr>
    </w:div>
    <w:div w:id="649016719">
      <w:bodyDiv w:val="1"/>
      <w:marLeft w:val="0"/>
      <w:marRight w:val="0"/>
      <w:marTop w:val="0"/>
      <w:marBottom w:val="0"/>
      <w:divBdr>
        <w:top w:val="none" w:sz="0" w:space="0" w:color="auto"/>
        <w:left w:val="none" w:sz="0" w:space="0" w:color="auto"/>
        <w:bottom w:val="none" w:sz="0" w:space="0" w:color="auto"/>
        <w:right w:val="none" w:sz="0" w:space="0" w:color="auto"/>
      </w:divBdr>
    </w:div>
    <w:div w:id="653920675">
      <w:bodyDiv w:val="1"/>
      <w:marLeft w:val="0"/>
      <w:marRight w:val="0"/>
      <w:marTop w:val="0"/>
      <w:marBottom w:val="0"/>
      <w:divBdr>
        <w:top w:val="none" w:sz="0" w:space="0" w:color="auto"/>
        <w:left w:val="none" w:sz="0" w:space="0" w:color="auto"/>
        <w:bottom w:val="none" w:sz="0" w:space="0" w:color="auto"/>
        <w:right w:val="none" w:sz="0" w:space="0" w:color="auto"/>
      </w:divBdr>
    </w:div>
    <w:div w:id="656961908">
      <w:bodyDiv w:val="1"/>
      <w:marLeft w:val="0"/>
      <w:marRight w:val="0"/>
      <w:marTop w:val="0"/>
      <w:marBottom w:val="0"/>
      <w:divBdr>
        <w:top w:val="none" w:sz="0" w:space="0" w:color="auto"/>
        <w:left w:val="none" w:sz="0" w:space="0" w:color="auto"/>
        <w:bottom w:val="none" w:sz="0" w:space="0" w:color="auto"/>
        <w:right w:val="none" w:sz="0" w:space="0" w:color="auto"/>
      </w:divBdr>
    </w:div>
    <w:div w:id="658121523">
      <w:bodyDiv w:val="1"/>
      <w:marLeft w:val="0"/>
      <w:marRight w:val="0"/>
      <w:marTop w:val="0"/>
      <w:marBottom w:val="0"/>
      <w:divBdr>
        <w:top w:val="none" w:sz="0" w:space="0" w:color="auto"/>
        <w:left w:val="none" w:sz="0" w:space="0" w:color="auto"/>
        <w:bottom w:val="none" w:sz="0" w:space="0" w:color="auto"/>
        <w:right w:val="none" w:sz="0" w:space="0" w:color="auto"/>
      </w:divBdr>
    </w:div>
    <w:div w:id="658273744">
      <w:bodyDiv w:val="1"/>
      <w:marLeft w:val="0"/>
      <w:marRight w:val="0"/>
      <w:marTop w:val="0"/>
      <w:marBottom w:val="0"/>
      <w:divBdr>
        <w:top w:val="none" w:sz="0" w:space="0" w:color="auto"/>
        <w:left w:val="none" w:sz="0" w:space="0" w:color="auto"/>
        <w:bottom w:val="none" w:sz="0" w:space="0" w:color="auto"/>
        <w:right w:val="none" w:sz="0" w:space="0" w:color="auto"/>
      </w:divBdr>
    </w:div>
    <w:div w:id="658650955">
      <w:bodyDiv w:val="1"/>
      <w:marLeft w:val="0"/>
      <w:marRight w:val="0"/>
      <w:marTop w:val="0"/>
      <w:marBottom w:val="0"/>
      <w:divBdr>
        <w:top w:val="none" w:sz="0" w:space="0" w:color="auto"/>
        <w:left w:val="none" w:sz="0" w:space="0" w:color="auto"/>
        <w:bottom w:val="none" w:sz="0" w:space="0" w:color="auto"/>
        <w:right w:val="none" w:sz="0" w:space="0" w:color="auto"/>
      </w:divBdr>
    </w:div>
    <w:div w:id="658653842">
      <w:bodyDiv w:val="1"/>
      <w:marLeft w:val="0"/>
      <w:marRight w:val="0"/>
      <w:marTop w:val="0"/>
      <w:marBottom w:val="0"/>
      <w:divBdr>
        <w:top w:val="none" w:sz="0" w:space="0" w:color="auto"/>
        <w:left w:val="none" w:sz="0" w:space="0" w:color="auto"/>
        <w:bottom w:val="none" w:sz="0" w:space="0" w:color="auto"/>
        <w:right w:val="none" w:sz="0" w:space="0" w:color="auto"/>
      </w:divBdr>
    </w:div>
    <w:div w:id="659819156">
      <w:bodyDiv w:val="1"/>
      <w:marLeft w:val="0"/>
      <w:marRight w:val="0"/>
      <w:marTop w:val="0"/>
      <w:marBottom w:val="0"/>
      <w:divBdr>
        <w:top w:val="none" w:sz="0" w:space="0" w:color="auto"/>
        <w:left w:val="none" w:sz="0" w:space="0" w:color="auto"/>
        <w:bottom w:val="none" w:sz="0" w:space="0" w:color="auto"/>
        <w:right w:val="none" w:sz="0" w:space="0" w:color="auto"/>
      </w:divBdr>
    </w:div>
    <w:div w:id="660499187">
      <w:bodyDiv w:val="1"/>
      <w:marLeft w:val="0"/>
      <w:marRight w:val="0"/>
      <w:marTop w:val="0"/>
      <w:marBottom w:val="0"/>
      <w:divBdr>
        <w:top w:val="none" w:sz="0" w:space="0" w:color="auto"/>
        <w:left w:val="none" w:sz="0" w:space="0" w:color="auto"/>
        <w:bottom w:val="none" w:sz="0" w:space="0" w:color="auto"/>
        <w:right w:val="none" w:sz="0" w:space="0" w:color="auto"/>
      </w:divBdr>
    </w:div>
    <w:div w:id="662120706">
      <w:bodyDiv w:val="1"/>
      <w:marLeft w:val="0"/>
      <w:marRight w:val="0"/>
      <w:marTop w:val="0"/>
      <w:marBottom w:val="0"/>
      <w:divBdr>
        <w:top w:val="none" w:sz="0" w:space="0" w:color="auto"/>
        <w:left w:val="none" w:sz="0" w:space="0" w:color="auto"/>
        <w:bottom w:val="none" w:sz="0" w:space="0" w:color="auto"/>
        <w:right w:val="none" w:sz="0" w:space="0" w:color="auto"/>
      </w:divBdr>
    </w:div>
    <w:div w:id="664473844">
      <w:bodyDiv w:val="1"/>
      <w:marLeft w:val="0"/>
      <w:marRight w:val="0"/>
      <w:marTop w:val="0"/>
      <w:marBottom w:val="0"/>
      <w:divBdr>
        <w:top w:val="none" w:sz="0" w:space="0" w:color="auto"/>
        <w:left w:val="none" w:sz="0" w:space="0" w:color="auto"/>
        <w:bottom w:val="none" w:sz="0" w:space="0" w:color="auto"/>
        <w:right w:val="none" w:sz="0" w:space="0" w:color="auto"/>
      </w:divBdr>
    </w:div>
    <w:div w:id="664741851">
      <w:bodyDiv w:val="1"/>
      <w:marLeft w:val="0"/>
      <w:marRight w:val="0"/>
      <w:marTop w:val="0"/>
      <w:marBottom w:val="0"/>
      <w:divBdr>
        <w:top w:val="none" w:sz="0" w:space="0" w:color="auto"/>
        <w:left w:val="none" w:sz="0" w:space="0" w:color="auto"/>
        <w:bottom w:val="none" w:sz="0" w:space="0" w:color="auto"/>
        <w:right w:val="none" w:sz="0" w:space="0" w:color="auto"/>
      </w:divBdr>
    </w:div>
    <w:div w:id="665472971">
      <w:bodyDiv w:val="1"/>
      <w:marLeft w:val="0"/>
      <w:marRight w:val="0"/>
      <w:marTop w:val="0"/>
      <w:marBottom w:val="0"/>
      <w:divBdr>
        <w:top w:val="none" w:sz="0" w:space="0" w:color="auto"/>
        <w:left w:val="none" w:sz="0" w:space="0" w:color="auto"/>
        <w:bottom w:val="none" w:sz="0" w:space="0" w:color="auto"/>
        <w:right w:val="none" w:sz="0" w:space="0" w:color="auto"/>
      </w:divBdr>
    </w:div>
    <w:div w:id="667095781">
      <w:bodyDiv w:val="1"/>
      <w:marLeft w:val="0"/>
      <w:marRight w:val="0"/>
      <w:marTop w:val="0"/>
      <w:marBottom w:val="0"/>
      <w:divBdr>
        <w:top w:val="none" w:sz="0" w:space="0" w:color="auto"/>
        <w:left w:val="none" w:sz="0" w:space="0" w:color="auto"/>
        <w:bottom w:val="none" w:sz="0" w:space="0" w:color="auto"/>
        <w:right w:val="none" w:sz="0" w:space="0" w:color="auto"/>
      </w:divBdr>
    </w:div>
    <w:div w:id="667513892">
      <w:bodyDiv w:val="1"/>
      <w:marLeft w:val="0"/>
      <w:marRight w:val="0"/>
      <w:marTop w:val="0"/>
      <w:marBottom w:val="0"/>
      <w:divBdr>
        <w:top w:val="none" w:sz="0" w:space="0" w:color="auto"/>
        <w:left w:val="none" w:sz="0" w:space="0" w:color="auto"/>
        <w:bottom w:val="none" w:sz="0" w:space="0" w:color="auto"/>
        <w:right w:val="none" w:sz="0" w:space="0" w:color="auto"/>
      </w:divBdr>
    </w:div>
    <w:div w:id="667709041">
      <w:bodyDiv w:val="1"/>
      <w:marLeft w:val="0"/>
      <w:marRight w:val="0"/>
      <w:marTop w:val="0"/>
      <w:marBottom w:val="0"/>
      <w:divBdr>
        <w:top w:val="none" w:sz="0" w:space="0" w:color="auto"/>
        <w:left w:val="none" w:sz="0" w:space="0" w:color="auto"/>
        <w:bottom w:val="none" w:sz="0" w:space="0" w:color="auto"/>
        <w:right w:val="none" w:sz="0" w:space="0" w:color="auto"/>
      </w:divBdr>
    </w:div>
    <w:div w:id="667947510">
      <w:bodyDiv w:val="1"/>
      <w:marLeft w:val="0"/>
      <w:marRight w:val="0"/>
      <w:marTop w:val="0"/>
      <w:marBottom w:val="0"/>
      <w:divBdr>
        <w:top w:val="none" w:sz="0" w:space="0" w:color="auto"/>
        <w:left w:val="none" w:sz="0" w:space="0" w:color="auto"/>
        <w:bottom w:val="none" w:sz="0" w:space="0" w:color="auto"/>
        <w:right w:val="none" w:sz="0" w:space="0" w:color="auto"/>
      </w:divBdr>
    </w:div>
    <w:div w:id="667948007">
      <w:bodyDiv w:val="1"/>
      <w:marLeft w:val="0"/>
      <w:marRight w:val="0"/>
      <w:marTop w:val="0"/>
      <w:marBottom w:val="0"/>
      <w:divBdr>
        <w:top w:val="none" w:sz="0" w:space="0" w:color="auto"/>
        <w:left w:val="none" w:sz="0" w:space="0" w:color="auto"/>
        <w:bottom w:val="none" w:sz="0" w:space="0" w:color="auto"/>
        <w:right w:val="none" w:sz="0" w:space="0" w:color="auto"/>
      </w:divBdr>
    </w:div>
    <w:div w:id="670716474">
      <w:bodyDiv w:val="1"/>
      <w:marLeft w:val="0"/>
      <w:marRight w:val="0"/>
      <w:marTop w:val="0"/>
      <w:marBottom w:val="0"/>
      <w:divBdr>
        <w:top w:val="none" w:sz="0" w:space="0" w:color="auto"/>
        <w:left w:val="none" w:sz="0" w:space="0" w:color="auto"/>
        <w:bottom w:val="none" w:sz="0" w:space="0" w:color="auto"/>
        <w:right w:val="none" w:sz="0" w:space="0" w:color="auto"/>
      </w:divBdr>
    </w:div>
    <w:div w:id="672412355">
      <w:bodyDiv w:val="1"/>
      <w:marLeft w:val="0"/>
      <w:marRight w:val="0"/>
      <w:marTop w:val="0"/>
      <w:marBottom w:val="0"/>
      <w:divBdr>
        <w:top w:val="none" w:sz="0" w:space="0" w:color="auto"/>
        <w:left w:val="none" w:sz="0" w:space="0" w:color="auto"/>
        <w:bottom w:val="none" w:sz="0" w:space="0" w:color="auto"/>
        <w:right w:val="none" w:sz="0" w:space="0" w:color="auto"/>
      </w:divBdr>
    </w:div>
    <w:div w:id="673339532">
      <w:bodyDiv w:val="1"/>
      <w:marLeft w:val="0"/>
      <w:marRight w:val="0"/>
      <w:marTop w:val="0"/>
      <w:marBottom w:val="0"/>
      <w:divBdr>
        <w:top w:val="none" w:sz="0" w:space="0" w:color="auto"/>
        <w:left w:val="none" w:sz="0" w:space="0" w:color="auto"/>
        <w:bottom w:val="none" w:sz="0" w:space="0" w:color="auto"/>
        <w:right w:val="none" w:sz="0" w:space="0" w:color="auto"/>
      </w:divBdr>
    </w:div>
    <w:div w:id="678703248">
      <w:bodyDiv w:val="1"/>
      <w:marLeft w:val="0"/>
      <w:marRight w:val="0"/>
      <w:marTop w:val="0"/>
      <w:marBottom w:val="0"/>
      <w:divBdr>
        <w:top w:val="none" w:sz="0" w:space="0" w:color="auto"/>
        <w:left w:val="none" w:sz="0" w:space="0" w:color="auto"/>
        <w:bottom w:val="none" w:sz="0" w:space="0" w:color="auto"/>
        <w:right w:val="none" w:sz="0" w:space="0" w:color="auto"/>
      </w:divBdr>
    </w:div>
    <w:div w:id="679698701">
      <w:bodyDiv w:val="1"/>
      <w:marLeft w:val="0"/>
      <w:marRight w:val="0"/>
      <w:marTop w:val="0"/>
      <w:marBottom w:val="0"/>
      <w:divBdr>
        <w:top w:val="none" w:sz="0" w:space="0" w:color="auto"/>
        <w:left w:val="none" w:sz="0" w:space="0" w:color="auto"/>
        <w:bottom w:val="none" w:sz="0" w:space="0" w:color="auto"/>
        <w:right w:val="none" w:sz="0" w:space="0" w:color="auto"/>
      </w:divBdr>
    </w:div>
    <w:div w:id="682586647">
      <w:bodyDiv w:val="1"/>
      <w:marLeft w:val="0"/>
      <w:marRight w:val="0"/>
      <w:marTop w:val="0"/>
      <w:marBottom w:val="0"/>
      <w:divBdr>
        <w:top w:val="none" w:sz="0" w:space="0" w:color="auto"/>
        <w:left w:val="none" w:sz="0" w:space="0" w:color="auto"/>
        <w:bottom w:val="none" w:sz="0" w:space="0" w:color="auto"/>
        <w:right w:val="none" w:sz="0" w:space="0" w:color="auto"/>
      </w:divBdr>
    </w:div>
    <w:div w:id="683484028">
      <w:bodyDiv w:val="1"/>
      <w:marLeft w:val="0"/>
      <w:marRight w:val="0"/>
      <w:marTop w:val="0"/>
      <w:marBottom w:val="0"/>
      <w:divBdr>
        <w:top w:val="none" w:sz="0" w:space="0" w:color="auto"/>
        <w:left w:val="none" w:sz="0" w:space="0" w:color="auto"/>
        <w:bottom w:val="none" w:sz="0" w:space="0" w:color="auto"/>
        <w:right w:val="none" w:sz="0" w:space="0" w:color="auto"/>
      </w:divBdr>
    </w:div>
    <w:div w:id="685903858">
      <w:bodyDiv w:val="1"/>
      <w:marLeft w:val="0"/>
      <w:marRight w:val="0"/>
      <w:marTop w:val="0"/>
      <w:marBottom w:val="0"/>
      <w:divBdr>
        <w:top w:val="none" w:sz="0" w:space="0" w:color="auto"/>
        <w:left w:val="none" w:sz="0" w:space="0" w:color="auto"/>
        <w:bottom w:val="none" w:sz="0" w:space="0" w:color="auto"/>
        <w:right w:val="none" w:sz="0" w:space="0" w:color="auto"/>
      </w:divBdr>
    </w:div>
    <w:div w:id="687751702">
      <w:bodyDiv w:val="1"/>
      <w:marLeft w:val="0"/>
      <w:marRight w:val="0"/>
      <w:marTop w:val="0"/>
      <w:marBottom w:val="0"/>
      <w:divBdr>
        <w:top w:val="none" w:sz="0" w:space="0" w:color="auto"/>
        <w:left w:val="none" w:sz="0" w:space="0" w:color="auto"/>
        <w:bottom w:val="none" w:sz="0" w:space="0" w:color="auto"/>
        <w:right w:val="none" w:sz="0" w:space="0" w:color="auto"/>
      </w:divBdr>
    </w:div>
    <w:div w:id="688919457">
      <w:bodyDiv w:val="1"/>
      <w:marLeft w:val="0"/>
      <w:marRight w:val="0"/>
      <w:marTop w:val="0"/>
      <w:marBottom w:val="0"/>
      <w:divBdr>
        <w:top w:val="none" w:sz="0" w:space="0" w:color="auto"/>
        <w:left w:val="none" w:sz="0" w:space="0" w:color="auto"/>
        <w:bottom w:val="none" w:sz="0" w:space="0" w:color="auto"/>
        <w:right w:val="none" w:sz="0" w:space="0" w:color="auto"/>
      </w:divBdr>
    </w:div>
    <w:div w:id="689455226">
      <w:bodyDiv w:val="1"/>
      <w:marLeft w:val="0"/>
      <w:marRight w:val="0"/>
      <w:marTop w:val="0"/>
      <w:marBottom w:val="0"/>
      <w:divBdr>
        <w:top w:val="none" w:sz="0" w:space="0" w:color="auto"/>
        <w:left w:val="none" w:sz="0" w:space="0" w:color="auto"/>
        <w:bottom w:val="none" w:sz="0" w:space="0" w:color="auto"/>
        <w:right w:val="none" w:sz="0" w:space="0" w:color="auto"/>
      </w:divBdr>
    </w:div>
    <w:div w:id="693264566">
      <w:bodyDiv w:val="1"/>
      <w:marLeft w:val="0"/>
      <w:marRight w:val="0"/>
      <w:marTop w:val="0"/>
      <w:marBottom w:val="0"/>
      <w:divBdr>
        <w:top w:val="none" w:sz="0" w:space="0" w:color="auto"/>
        <w:left w:val="none" w:sz="0" w:space="0" w:color="auto"/>
        <w:bottom w:val="none" w:sz="0" w:space="0" w:color="auto"/>
        <w:right w:val="none" w:sz="0" w:space="0" w:color="auto"/>
      </w:divBdr>
      <w:divsChild>
        <w:div w:id="1431730803">
          <w:marLeft w:val="0"/>
          <w:marRight w:val="0"/>
          <w:marTop w:val="0"/>
          <w:marBottom w:val="0"/>
          <w:divBdr>
            <w:top w:val="none" w:sz="0" w:space="0" w:color="auto"/>
            <w:left w:val="none" w:sz="0" w:space="0" w:color="auto"/>
            <w:bottom w:val="none" w:sz="0" w:space="0" w:color="auto"/>
            <w:right w:val="none" w:sz="0" w:space="0" w:color="auto"/>
          </w:divBdr>
        </w:div>
      </w:divsChild>
    </w:div>
    <w:div w:id="693305442">
      <w:bodyDiv w:val="1"/>
      <w:marLeft w:val="0"/>
      <w:marRight w:val="0"/>
      <w:marTop w:val="0"/>
      <w:marBottom w:val="0"/>
      <w:divBdr>
        <w:top w:val="none" w:sz="0" w:space="0" w:color="auto"/>
        <w:left w:val="none" w:sz="0" w:space="0" w:color="auto"/>
        <w:bottom w:val="none" w:sz="0" w:space="0" w:color="auto"/>
        <w:right w:val="none" w:sz="0" w:space="0" w:color="auto"/>
      </w:divBdr>
    </w:div>
    <w:div w:id="697462638">
      <w:bodyDiv w:val="1"/>
      <w:marLeft w:val="0"/>
      <w:marRight w:val="0"/>
      <w:marTop w:val="0"/>
      <w:marBottom w:val="0"/>
      <w:divBdr>
        <w:top w:val="none" w:sz="0" w:space="0" w:color="auto"/>
        <w:left w:val="none" w:sz="0" w:space="0" w:color="auto"/>
        <w:bottom w:val="none" w:sz="0" w:space="0" w:color="auto"/>
        <w:right w:val="none" w:sz="0" w:space="0" w:color="auto"/>
      </w:divBdr>
    </w:div>
    <w:div w:id="699089865">
      <w:bodyDiv w:val="1"/>
      <w:marLeft w:val="0"/>
      <w:marRight w:val="0"/>
      <w:marTop w:val="0"/>
      <w:marBottom w:val="0"/>
      <w:divBdr>
        <w:top w:val="none" w:sz="0" w:space="0" w:color="auto"/>
        <w:left w:val="none" w:sz="0" w:space="0" w:color="auto"/>
        <w:bottom w:val="none" w:sz="0" w:space="0" w:color="auto"/>
        <w:right w:val="none" w:sz="0" w:space="0" w:color="auto"/>
      </w:divBdr>
    </w:div>
    <w:div w:id="709695081">
      <w:bodyDiv w:val="1"/>
      <w:marLeft w:val="0"/>
      <w:marRight w:val="0"/>
      <w:marTop w:val="0"/>
      <w:marBottom w:val="0"/>
      <w:divBdr>
        <w:top w:val="none" w:sz="0" w:space="0" w:color="auto"/>
        <w:left w:val="none" w:sz="0" w:space="0" w:color="auto"/>
        <w:bottom w:val="none" w:sz="0" w:space="0" w:color="auto"/>
        <w:right w:val="none" w:sz="0" w:space="0" w:color="auto"/>
      </w:divBdr>
    </w:div>
    <w:div w:id="710347551">
      <w:bodyDiv w:val="1"/>
      <w:marLeft w:val="0"/>
      <w:marRight w:val="0"/>
      <w:marTop w:val="0"/>
      <w:marBottom w:val="0"/>
      <w:divBdr>
        <w:top w:val="none" w:sz="0" w:space="0" w:color="auto"/>
        <w:left w:val="none" w:sz="0" w:space="0" w:color="auto"/>
        <w:bottom w:val="none" w:sz="0" w:space="0" w:color="auto"/>
        <w:right w:val="none" w:sz="0" w:space="0" w:color="auto"/>
      </w:divBdr>
    </w:div>
    <w:div w:id="712775507">
      <w:bodyDiv w:val="1"/>
      <w:marLeft w:val="0"/>
      <w:marRight w:val="0"/>
      <w:marTop w:val="0"/>
      <w:marBottom w:val="0"/>
      <w:divBdr>
        <w:top w:val="none" w:sz="0" w:space="0" w:color="auto"/>
        <w:left w:val="none" w:sz="0" w:space="0" w:color="auto"/>
        <w:bottom w:val="none" w:sz="0" w:space="0" w:color="auto"/>
        <w:right w:val="none" w:sz="0" w:space="0" w:color="auto"/>
      </w:divBdr>
    </w:div>
    <w:div w:id="713769640">
      <w:bodyDiv w:val="1"/>
      <w:marLeft w:val="0"/>
      <w:marRight w:val="0"/>
      <w:marTop w:val="0"/>
      <w:marBottom w:val="0"/>
      <w:divBdr>
        <w:top w:val="none" w:sz="0" w:space="0" w:color="auto"/>
        <w:left w:val="none" w:sz="0" w:space="0" w:color="auto"/>
        <w:bottom w:val="none" w:sz="0" w:space="0" w:color="auto"/>
        <w:right w:val="none" w:sz="0" w:space="0" w:color="auto"/>
      </w:divBdr>
    </w:div>
    <w:div w:id="713962873">
      <w:bodyDiv w:val="1"/>
      <w:marLeft w:val="0"/>
      <w:marRight w:val="0"/>
      <w:marTop w:val="0"/>
      <w:marBottom w:val="0"/>
      <w:divBdr>
        <w:top w:val="none" w:sz="0" w:space="0" w:color="auto"/>
        <w:left w:val="none" w:sz="0" w:space="0" w:color="auto"/>
        <w:bottom w:val="none" w:sz="0" w:space="0" w:color="auto"/>
        <w:right w:val="none" w:sz="0" w:space="0" w:color="auto"/>
      </w:divBdr>
    </w:div>
    <w:div w:id="714501981">
      <w:bodyDiv w:val="1"/>
      <w:marLeft w:val="0"/>
      <w:marRight w:val="0"/>
      <w:marTop w:val="0"/>
      <w:marBottom w:val="0"/>
      <w:divBdr>
        <w:top w:val="none" w:sz="0" w:space="0" w:color="auto"/>
        <w:left w:val="none" w:sz="0" w:space="0" w:color="auto"/>
        <w:bottom w:val="none" w:sz="0" w:space="0" w:color="auto"/>
        <w:right w:val="none" w:sz="0" w:space="0" w:color="auto"/>
      </w:divBdr>
    </w:div>
    <w:div w:id="714934461">
      <w:bodyDiv w:val="1"/>
      <w:marLeft w:val="0"/>
      <w:marRight w:val="0"/>
      <w:marTop w:val="0"/>
      <w:marBottom w:val="0"/>
      <w:divBdr>
        <w:top w:val="none" w:sz="0" w:space="0" w:color="auto"/>
        <w:left w:val="none" w:sz="0" w:space="0" w:color="auto"/>
        <w:bottom w:val="none" w:sz="0" w:space="0" w:color="auto"/>
        <w:right w:val="none" w:sz="0" w:space="0" w:color="auto"/>
      </w:divBdr>
    </w:div>
    <w:div w:id="717358647">
      <w:bodyDiv w:val="1"/>
      <w:marLeft w:val="0"/>
      <w:marRight w:val="0"/>
      <w:marTop w:val="0"/>
      <w:marBottom w:val="0"/>
      <w:divBdr>
        <w:top w:val="none" w:sz="0" w:space="0" w:color="auto"/>
        <w:left w:val="none" w:sz="0" w:space="0" w:color="auto"/>
        <w:bottom w:val="none" w:sz="0" w:space="0" w:color="auto"/>
        <w:right w:val="none" w:sz="0" w:space="0" w:color="auto"/>
      </w:divBdr>
    </w:div>
    <w:div w:id="720595022">
      <w:bodyDiv w:val="1"/>
      <w:marLeft w:val="0"/>
      <w:marRight w:val="0"/>
      <w:marTop w:val="0"/>
      <w:marBottom w:val="0"/>
      <w:divBdr>
        <w:top w:val="none" w:sz="0" w:space="0" w:color="auto"/>
        <w:left w:val="none" w:sz="0" w:space="0" w:color="auto"/>
        <w:bottom w:val="none" w:sz="0" w:space="0" w:color="auto"/>
        <w:right w:val="none" w:sz="0" w:space="0" w:color="auto"/>
      </w:divBdr>
    </w:div>
    <w:div w:id="723480592">
      <w:bodyDiv w:val="1"/>
      <w:marLeft w:val="0"/>
      <w:marRight w:val="0"/>
      <w:marTop w:val="0"/>
      <w:marBottom w:val="0"/>
      <w:divBdr>
        <w:top w:val="none" w:sz="0" w:space="0" w:color="auto"/>
        <w:left w:val="none" w:sz="0" w:space="0" w:color="auto"/>
        <w:bottom w:val="none" w:sz="0" w:space="0" w:color="auto"/>
        <w:right w:val="none" w:sz="0" w:space="0" w:color="auto"/>
      </w:divBdr>
    </w:div>
    <w:div w:id="723793361">
      <w:bodyDiv w:val="1"/>
      <w:marLeft w:val="0"/>
      <w:marRight w:val="0"/>
      <w:marTop w:val="0"/>
      <w:marBottom w:val="0"/>
      <w:divBdr>
        <w:top w:val="none" w:sz="0" w:space="0" w:color="auto"/>
        <w:left w:val="none" w:sz="0" w:space="0" w:color="auto"/>
        <w:bottom w:val="none" w:sz="0" w:space="0" w:color="auto"/>
        <w:right w:val="none" w:sz="0" w:space="0" w:color="auto"/>
      </w:divBdr>
    </w:div>
    <w:div w:id="724136209">
      <w:bodyDiv w:val="1"/>
      <w:marLeft w:val="0"/>
      <w:marRight w:val="0"/>
      <w:marTop w:val="0"/>
      <w:marBottom w:val="0"/>
      <w:divBdr>
        <w:top w:val="none" w:sz="0" w:space="0" w:color="auto"/>
        <w:left w:val="none" w:sz="0" w:space="0" w:color="auto"/>
        <w:bottom w:val="none" w:sz="0" w:space="0" w:color="auto"/>
        <w:right w:val="none" w:sz="0" w:space="0" w:color="auto"/>
      </w:divBdr>
    </w:div>
    <w:div w:id="724262193">
      <w:bodyDiv w:val="1"/>
      <w:marLeft w:val="0"/>
      <w:marRight w:val="0"/>
      <w:marTop w:val="0"/>
      <w:marBottom w:val="0"/>
      <w:divBdr>
        <w:top w:val="none" w:sz="0" w:space="0" w:color="auto"/>
        <w:left w:val="none" w:sz="0" w:space="0" w:color="auto"/>
        <w:bottom w:val="none" w:sz="0" w:space="0" w:color="auto"/>
        <w:right w:val="none" w:sz="0" w:space="0" w:color="auto"/>
      </w:divBdr>
    </w:div>
    <w:div w:id="724646804">
      <w:bodyDiv w:val="1"/>
      <w:marLeft w:val="0"/>
      <w:marRight w:val="0"/>
      <w:marTop w:val="0"/>
      <w:marBottom w:val="0"/>
      <w:divBdr>
        <w:top w:val="none" w:sz="0" w:space="0" w:color="auto"/>
        <w:left w:val="none" w:sz="0" w:space="0" w:color="auto"/>
        <w:bottom w:val="none" w:sz="0" w:space="0" w:color="auto"/>
        <w:right w:val="none" w:sz="0" w:space="0" w:color="auto"/>
      </w:divBdr>
    </w:div>
    <w:div w:id="725104434">
      <w:bodyDiv w:val="1"/>
      <w:marLeft w:val="0"/>
      <w:marRight w:val="0"/>
      <w:marTop w:val="0"/>
      <w:marBottom w:val="0"/>
      <w:divBdr>
        <w:top w:val="none" w:sz="0" w:space="0" w:color="auto"/>
        <w:left w:val="none" w:sz="0" w:space="0" w:color="auto"/>
        <w:bottom w:val="none" w:sz="0" w:space="0" w:color="auto"/>
        <w:right w:val="none" w:sz="0" w:space="0" w:color="auto"/>
      </w:divBdr>
    </w:div>
    <w:div w:id="725492092">
      <w:bodyDiv w:val="1"/>
      <w:marLeft w:val="0"/>
      <w:marRight w:val="0"/>
      <w:marTop w:val="0"/>
      <w:marBottom w:val="0"/>
      <w:divBdr>
        <w:top w:val="none" w:sz="0" w:space="0" w:color="auto"/>
        <w:left w:val="none" w:sz="0" w:space="0" w:color="auto"/>
        <w:bottom w:val="none" w:sz="0" w:space="0" w:color="auto"/>
        <w:right w:val="none" w:sz="0" w:space="0" w:color="auto"/>
      </w:divBdr>
    </w:div>
    <w:div w:id="725568054">
      <w:bodyDiv w:val="1"/>
      <w:marLeft w:val="0"/>
      <w:marRight w:val="0"/>
      <w:marTop w:val="0"/>
      <w:marBottom w:val="0"/>
      <w:divBdr>
        <w:top w:val="none" w:sz="0" w:space="0" w:color="auto"/>
        <w:left w:val="none" w:sz="0" w:space="0" w:color="auto"/>
        <w:bottom w:val="none" w:sz="0" w:space="0" w:color="auto"/>
        <w:right w:val="none" w:sz="0" w:space="0" w:color="auto"/>
      </w:divBdr>
    </w:div>
    <w:div w:id="728771702">
      <w:bodyDiv w:val="1"/>
      <w:marLeft w:val="0"/>
      <w:marRight w:val="0"/>
      <w:marTop w:val="0"/>
      <w:marBottom w:val="0"/>
      <w:divBdr>
        <w:top w:val="none" w:sz="0" w:space="0" w:color="auto"/>
        <w:left w:val="none" w:sz="0" w:space="0" w:color="auto"/>
        <w:bottom w:val="none" w:sz="0" w:space="0" w:color="auto"/>
        <w:right w:val="none" w:sz="0" w:space="0" w:color="auto"/>
      </w:divBdr>
    </w:div>
    <w:div w:id="730275135">
      <w:bodyDiv w:val="1"/>
      <w:marLeft w:val="0"/>
      <w:marRight w:val="0"/>
      <w:marTop w:val="0"/>
      <w:marBottom w:val="0"/>
      <w:divBdr>
        <w:top w:val="none" w:sz="0" w:space="0" w:color="auto"/>
        <w:left w:val="none" w:sz="0" w:space="0" w:color="auto"/>
        <w:bottom w:val="none" w:sz="0" w:space="0" w:color="auto"/>
        <w:right w:val="none" w:sz="0" w:space="0" w:color="auto"/>
      </w:divBdr>
    </w:div>
    <w:div w:id="732461509">
      <w:bodyDiv w:val="1"/>
      <w:marLeft w:val="0"/>
      <w:marRight w:val="0"/>
      <w:marTop w:val="0"/>
      <w:marBottom w:val="0"/>
      <w:divBdr>
        <w:top w:val="none" w:sz="0" w:space="0" w:color="auto"/>
        <w:left w:val="none" w:sz="0" w:space="0" w:color="auto"/>
        <w:bottom w:val="none" w:sz="0" w:space="0" w:color="auto"/>
        <w:right w:val="none" w:sz="0" w:space="0" w:color="auto"/>
      </w:divBdr>
    </w:div>
    <w:div w:id="732504726">
      <w:bodyDiv w:val="1"/>
      <w:marLeft w:val="0"/>
      <w:marRight w:val="0"/>
      <w:marTop w:val="0"/>
      <w:marBottom w:val="0"/>
      <w:divBdr>
        <w:top w:val="none" w:sz="0" w:space="0" w:color="auto"/>
        <w:left w:val="none" w:sz="0" w:space="0" w:color="auto"/>
        <w:bottom w:val="none" w:sz="0" w:space="0" w:color="auto"/>
        <w:right w:val="none" w:sz="0" w:space="0" w:color="auto"/>
      </w:divBdr>
    </w:div>
    <w:div w:id="732507744">
      <w:bodyDiv w:val="1"/>
      <w:marLeft w:val="0"/>
      <w:marRight w:val="0"/>
      <w:marTop w:val="0"/>
      <w:marBottom w:val="0"/>
      <w:divBdr>
        <w:top w:val="none" w:sz="0" w:space="0" w:color="auto"/>
        <w:left w:val="none" w:sz="0" w:space="0" w:color="auto"/>
        <w:bottom w:val="none" w:sz="0" w:space="0" w:color="auto"/>
        <w:right w:val="none" w:sz="0" w:space="0" w:color="auto"/>
      </w:divBdr>
    </w:div>
    <w:div w:id="732510315">
      <w:bodyDiv w:val="1"/>
      <w:marLeft w:val="0"/>
      <w:marRight w:val="0"/>
      <w:marTop w:val="0"/>
      <w:marBottom w:val="0"/>
      <w:divBdr>
        <w:top w:val="none" w:sz="0" w:space="0" w:color="auto"/>
        <w:left w:val="none" w:sz="0" w:space="0" w:color="auto"/>
        <w:bottom w:val="none" w:sz="0" w:space="0" w:color="auto"/>
        <w:right w:val="none" w:sz="0" w:space="0" w:color="auto"/>
      </w:divBdr>
    </w:div>
    <w:div w:id="734357898">
      <w:bodyDiv w:val="1"/>
      <w:marLeft w:val="0"/>
      <w:marRight w:val="0"/>
      <w:marTop w:val="0"/>
      <w:marBottom w:val="0"/>
      <w:divBdr>
        <w:top w:val="none" w:sz="0" w:space="0" w:color="auto"/>
        <w:left w:val="none" w:sz="0" w:space="0" w:color="auto"/>
        <w:bottom w:val="none" w:sz="0" w:space="0" w:color="auto"/>
        <w:right w:val="none" w:sz="0" w:space="0" w:color="auto"/>
      </w:divBdr>
    </w:div>
    <w:div w:id="735012083">
      <w:bodyDiv w:val="1"/>
      <w:marLeft w:val="0"/>
      <w:marRight w:val="0"/>
      <w:marTop w:val="0"/>
      <w:marBottom w:val="0"/>
      <w:divBdr>
        <w:top w:val="none" w:sz="0" w:space="0" w:color="auto"/>
        <w:left w:val="none" w:sz="0" w:space="0" w:color="auto"/>
        <w:bottom w:val="none" w:sz="0" w:space="0" w:color="auto"/>
        <w:right w:val="none" w:sz="0" w:space="0" w:color="auto"/>
      </w:divBdr>
    </w:div>
    <w:div w:id="735856474">
      <w:bodyDiv w:val="1"/>
      <w:marLeft w:val="0"/>
      <w:marRight w:val="0"/>
      <w:marTop w:val="0"/>
      <w:marBottom w:val="0"/>
      <w:divBdr>
        <w:top w:val="none" w:sz="0" w:space="0" w:color="auto"/>
        <w:left w:val="none" w:sz="0" w:space="0" w:color="auto"/>
        <w:bottom w:val="none" w:sz="0" w:space="0" w:color="auto"/>
        <w:right w:val="none" w:sz="0" w:space="0" w:color="auto"/>
      </w:divBdr>
    </w:div>
    <w:div w:id="736591152">
      <w:bodyDiv w:val="1"/>
      <w:marLeft w:val="0"/>
      <w:marRight w:val="0"/>
      <w:marTop w:val="0"/>
      <w:marBottom w:val="0"/>
      <w:divBdr>
        <w:top w:val="none" w:sz="0" w:space="0" w:color="auto"/>
        <w:left w:val="none" w:sz="0" w:space="0" w:color="auto"/>
        <w:bottom w:val="none" w:sz="0" w:space="0" w:color="auto"/>
        <w:right w:val="none" w:sz="0" w:space="0" w:color="auto"/>
      </w:divBdr>
    </w:div>
    <w:div w:id="737631954">
      <w:bodyDiv w:val="1"/>
      <w:marLeft w:val="0"/>
      <w:marRight w:val="0"/>
      <w:marTop w:val="0"/>
      <w:marBottom w:val="0"/>
      <w:divBdr>
        <w:top w:val="none" w:sz="0" w:space="0" w:color="auto"/>
        <w:left w:val="none" w:sz="0" w:space="0" w:color="auto"/>
        <w:bottom w:val="none" w:sz="0" w:space="0" w:color="auto"/>
        <w:right w:val="none" w:sz="0" w:space="0" w:color="auto"/>
      </w:divBdr>
    </w:div>
    <w:div w:id="738945971">
      <w:bodyDiv w:val="1"/>
      <w:marLeft w:val="0"/>
      <w:marRight w:val="0"/>
      <w:marTop w:val="0"/>
      <w:marBottom w:val="0"/>
      <w:divBdr>
        <w:top w:val="none" w:sz="0" w:space="0" w:color="auto"/>
        <w:left w:val="none" w:sz="0" w:space="0" w:color="auto"/>
        <w:bottom w:val="none" w:sz="0" w:space="0" w:color="auto"/>
        <w:right w:val="none" w:sz="0" w:space="0" w:color="auto"/>
      </w:divBdr>
    </w:div>
    <w:div w:id="739136780">
      <w:bodyDiv w:val="1"/>
      <w:marLeft w:val="0"/>
      <w:marRight w:val="0"/>
      <w:marTop w:val="0"/>
      <w:marBottom w:val="0"/>
      <w:divBdr>
        <w:top w:val="none" w:sz="0" w:space="0" w:color="auto"/>
        <w:left w:val="none" w:sz="0" w:space="0" w:color="auto"/>
        <w:bottom w:val="none" w:sz="0" w:space="0" w:color="auto"/>
        <w:right w:val="none" w:sz="0" w:space="0" w:color="auto"/>
      </w:divBdr>
    </w:div>
    <w:div w:id="741027516">
      <w:bodyDiv w:val="1"/>
      <w:marLeft w:val="0"/>
      <w:marRight w:val="0"/>
      <w:marTop w:val="0"/>
      <w:marBottom w:val="0"/>
      <w:divBdr>
        <w:top w:val="none" w:sz="0" w:space="0" w:color="auto"/>
        <w:left w:val="none" w:sz="0" w:space="0" w:color="auto"/>
        <w:bottom w:val="none" w:sz="0" w:space="0" w:color="auto"/>
        <w:right w:val="none" w:sz="0" w:space="0" w:color="auto"/>
      </w:divBdr>
    </w:div>
    <w:div w:id="743525620">
      <w:bodyDiv w:val="1"/>
      <w:marLeft w:val="0"/>
      <w:marRight w:val="0"/>
      <w:marTop w:val="0"/>
      <w:marBottom w:val="0"/>
      <w:divBdr>
        <w:top w:val="none" w:sz="0" w:space="0" w:color="auto"/>
        <w:left w:val="none" w:sz="0" w:space="0" w:color="auto"/>
        <w:bottom w:val="none" w:sz="0" w:space="0" w:color="auto"/>
        <w:right w:val="none" w:sz="0" w:space="0" w:color="auto"/>
      </w:divBdr>
    </w:div>
    <w:div w:id="743723618">
      <w:bodyDiv w:val="1"/>
      <w:marLeft w:val="0"/>
      <w:marRight w:val="0"/>
      <w:marTop w:val="0"/>
      <w:marBottom w:val="0"/>
      <w:divBdr>
        <w:top w:val="none" w:sz="0" w:space="0" w:color="auto"/>
        <w:left w:val="none" w:sz="0" w:space="0" w:color="auto"/>
        <w:bottom w:val="none" w:sz="0" w:space="0" w:color="auto"/>
        <w:right w:val="none" w:sz="0" w:space="0" w:color="auto"/>
      </w:divBdr>
    </w:div>
    <w:div w:id="745879218">
      <w:bodyDiv w:val="1"/>
      <w:marLeft w:val="0"/>
      <w:marRight w:val="0"/>
      <w:marTop w:val="0"/>
      <w:marBottom w:val="0"/>
      <w:divBdr>
        <w:top w:val="none" w:sz="0" w:space="0" w:color="auto"/>
        <w:left w:val="none" w:sz="0" w:space="0" w:color="auto"/>
        <w:bottom w:val="none" w:sz="0" w:space="0" w:color="auto"/>
        <w:right w:val="none" w:sz="0" w:space="0" w:color="auto"/>
      </w:divBdr>
    </w:div>
    <w:div w:id="746607788">
      <w:bodyDiv w:val="1"/>
      <w:marLeft w:val="0"/>
      <w:marRight w:val="0"/>
      <w:marTop w:val="0"/>
      <w:marBottom w:val="0"/>
      <w:divBdr>
        <w:top w:val="none" w:sz="0" w:space="0" w:color="auto"/>
        <w:left w:val="none" w:sz="0" w:space="0" w:color="auto"/>
        <w:bottom w:val="none" w:sz="0" w:space="0" w:color="auto"/>
        <w:right w:val="none" w:sz="0" w:space="0" w:color="auto"/>
      </w:divBdr>
    </w:div>
    <w:div w:id="747848601">
      <w:bodyDiv w:val="1"/>
      <w:marLeft w:val="0"/>
      <w:marRight w:val="0"/>
      <w:marTop w:val="0"/>
      <w:marBottom w:val="0"/>
      <w:divBdr>
        <w:top w:val="none" w:sz="0" w:space="0" w:color="auto"/>
        <w:left w:val="none" w:sz="0" w:space="0" w:color="auto"/>
        <w:bottom w:val="none" w:sz="0" w:space="0" w:color="auto"/>
        <w:right w:val="none" w:sz="0" w:space="0" w:color="auto"/>
      </w:divBdr>
    </w:div>
    <w:div w:id="750658950">
      <w:bodyDiv w:val="1"/>
      <w:marLeft w:val="0"/>
      <w:marRight w:val="0"/>
      <w:marTop w:val="0"/>
      <w:marBottom w:val="0"/>
      <w:divBdr>
        <w:top w:val="none" w:sz="0" w:space="0" w:color="auto"/>
        <w:left w:val="none" w:sz="0" w:space="0" w:color="auto"/>
        <w:bottom w:val="none" w:sz="0" w:space="0" w:color="auto"/>
        <w:right w:val="none" w:sz="0" w:space="0" w:color="auto"/>
      </w:divBdr>
    </w:div>
    <w:div w:id="754595772">
      <w:bodyDiv w:val="1"/>
      <w:marLeft w:val="0"/>
      <w:marRight w:val="0"/>
      <w:marTop w:val="0"/>
      <w:marBottom w:val="0"/>
      <w:divBdr>
        <w:top w:val="none" w:sz="0" w:space="0" w:color="auto"/>
        <w:left w:val="none" w:sz="0" w:space="0" w:color="auto"/>
        <w:bottom w:val="none" w:sz="0" w:space="0" w:color="auto"/>
        <w:right w:val="none" w:sz="0" w:space="0" w:color="auto"/>
      </w:divBdr>
    </w:div>
    <w:div w:id="756173437">
      <w:bodyDiv w:val="1"/>
      <w:marLeft w:val="0"/>
      <w:marRight w:val="0"/>
      <w:marTop w:val="0"/>
      <w:marBottom w:val="0"/>
      <w:divBdr>
        <w:top w:val="none" w:sz="0" w:space="0" w:color="auto"/>
        <w:left w:val="none" w:sz="0" w:space="0" w:color="auto"/>
        <w:bottom w:val="none" w:sz="0" w:space="0" w:color="auto"/>
        <w:right w:val="none" w:sz="0" w:space="0" w:color="auto"/>
      </w:divBdr>
    </w:div>
    <w:div w:id="756948509">
      <w:bodyDiv w:val="1"/>
      <w:marLeft w:val="0"/>
      <w:marRight w:val="0"/>
      <w:marTop w:val="0"/>
      <w:marBottom w:val="0"/>
      <w:divBdr>
        <w:top w:val="none" w:sz="0" w:space="0" w:color="auto"/>
        <w:left w:val="none" w:sz="0" w:space="0" w:color="auto"/>
        <w:bottom w:val="none" w:sz="0" w:space="0" w:color="auto"/>
        <w:right w:val="none" w:sz="0" w:space="0" w:color="auto"/>
      </w:divBdr>
    </w:div>
    <w:div w:id="758137763">
      <w:bodyDiv w:val="1"/>
      <w:marLeft w:val="0"/>
      <w:marRight w:val="0"/>
      <w:marTop w:val="0"/>
      <w:marBottom w:val="0"/>
      <w:divBdr>
        <w:top w:val="none" w:sz="0" w:space="0" w:color="auto"/>
        <w:left w:val="none" w:sz="0" w:space="0" w:color="auto"/>
        <w:bottom w:val="none" w:sz="0" w:space="0" w:color="auto"/>
        <w:right w:val="none" w:sz="0" w:space="0" w:color="auto"/>
      </w:divBdr>
    </w:div>
    <w:div w:id="758213602">
      <w:bodyDiv w:val="1"/>
      <w:marLeft w:val="0"/>
      <w:marRight w:val="0"/>
      <w:marTop w:val="0"/>
      <w:marBottom w:val="0"/>
      <w:divBdr>
        <w:top w:val="none" w:sz="0" w:space="0" w:color="auto"/>
        <w:left w:val="none" w:sz="0" w:space="0" w:color="auto"/>
        <w:bottom w:val="none" w:sz="0" w:space="0" w:color="auto"/>
        <w:right w:val="none" w:sz="0" w:space="0" w:color="auto"/>
      </w:divBdr>
    </w:div>
    <w:div w:id="758675236">
      <w:bodyDiv w:val="1"/>
      <w:marLeft w:val="0"/>
      <w:marRight w:val="0"/>
      <w:marTop w:val="0"/>
      <w:marBottom w:val="0"/>
      <w:divBdr>
        <w:top w:val="none" w:sz="0" w:space="0" w:color="auto"/>
        <w:left w:val="none" w:sz="0" w:space="0" w:color="auto"/>
        <w:bottom w:val="none" w:sz="0" w:space="0" w:color="auto"/>
        <w:right w:val="none" w:sz="0" w:space="0" w:color="auto"/>
      </w:divBdr>
    </w:div>
    <w:div w:id="761608152">
      <w:bodyDiv w:val="1"/>
      <w:marLeft w:val="0"/>
      <w:marRight w:val="0"/>
      <w:marTop w:val="0"/>
      <w:marBottom w:val="0"/>
      <w:divBdr>
        <w:top w:val="none" w:sz="0" w:space="0" w:color="auto"/>
        <w:left w:val="none" w:sz="0" w:space="0" w:color="auto"/>
        <w:bottom w:val="none" w:sz="0" w:space="0" w:color="auto"/>
        <w:right w:val="none" w:sz="0" w:space="0" w:color="auto"/>
      </w:divBdr>
    </w:div>
    <w:div w:id="762653323">
      <w:bodyDiv w:val="1"/>
      <w:marLeft w:val="0"/>
      <w:marRight w:val="0"/>
      <w:marTop w:val="0"/>
      <w:marBottom w:val="0"/>
      <w:divBdr>
        <w:top w:val="none" w:sz="0" w:space="0" w:color="auto"/>
        <w:left w:val="none" w:sz="0" w:space="0" w:color="auto"/>
        <w:bottom w:val="none" w:sz="0" w:space="0" w:color="auto"/>
        <w:right w:val="none" w:sz="0" w:space="0" w:color="auto"/>
      </w:divBdr>
    </w:div>
    <w:div w:id="762998621">
      <w:bodyDiv w:val="1"/>
      <w:marLeft w:val="0"/>
      <w:marRight w:val="0"/>
      <w:marTop w:val="0"/>
      <w:marBottom w:val="0"/>
      <w:divBdr>
        <w:top w:val="none" w:sz="0" w:space="0" w:color="auto"/>
        <w:left w:val="none" w:sz="0" w:space="0" w:color="auto"/>
        <w:bottom w:val="none" w:sz="0" w:space="0" w:color="auto"/>
        <w:right w:val="none" w:sz="0" w:space="0" w:color="auto"/>
      </w:divBdr>
    </w:div>
    <w:div w:id="763183194">
      <w:bodyDiv w:val="1"/>
      <w:marLeft w:val="0"/>
      <w:marRight w:val="0"/>
      <w:marTop w:val="0"/>
      <w:marBottom w:val="0"/>
      <w:divBdr>
        <w:top w:val="none" w:sz="0" w:space="0" w:color="auto"/>
        <w:left w:val="none" w:sz="0" w:space="0" w:color="auto"/>
        <w:bottom w:val="none" w:sz="0" w:space="0" w:color="auto"/>
        <w:right w:val="none" w:sz="0" w:space="0" w:color="auto"/>
      </w:divBdr>
    </w:div>
    <w:div w:id="763375948">
      <w:bodyDiv w:val="1"/>
      <w:marLeft w:val="0"/>
      <w:marRight w:val="0"/>
      <w:marTop w:val="0"/>
      <w:marBottom w:val="0"/>
      <w:divBdr>
        <w:top w:val="none" w:sz="0" w:space="0" w:color="auto"/>
        <w:left w:val="none" w:sz="0" w:space="0" w:color="auto"/>
        <w:bottom w:val="none" w:sz="0" w:space="0" w:color="auto"/>
        <w:right w:val="none" w:sz="0" w:space="0" w:color="auto"/>
      </w:divBdr>
    </w:div>
    <w:div w:id="765073098">
      <w:bodyDiv w:val="1"/>
      <w:marLeft w:val="0"/>
      <w:marRight w:val="0"/>
      <w:marTop w:val="0"/>
      <w:marBottom w:val="0"/>
      <w:divBdr>
        <w:top w:val="none" w:sz="0" w:space="0" w:color="auto"/>
        <w:left w:val="none" w:sz="0" w:space="0" w:color="auto"/>
        <w:bottom w:val="none" w:sz="0" w:space="0" w:color="auto"/>
        <w:right w:val="none" w:sz="0" w:space="0" w:color="auto"/>
      </w:divBdr>
    </w:div>
    <w:div w:id="768619988">
      <w:bodyDiv w:val="1"/>
      <w:marLeft w:val="0"/>
      <w:marRight w:val="0"/>
      <w:marTop w:val="0"/>
      <w:marBottom w:val="0"/>
      <w:divBdr>
        <w:top w:val="none" w:sz="0" w:space="0" w:color="auto"/>
        <w:left w:val="none" w:sz="0" w:space="0" w:color="auto"/>
        <w:bottom w:val="none" w:sz="0" w:space="0" w:color="auto"/>
        <w:right w:val="none" w:sz="0" w:space="0" w:color="auto"/>
      </w:divBdr>
    </w:div>
    <w:div w:id="770009243">
      <w:bodyDiv w:val="1"/>
      <w:marLeft w:val="0"/>
      <w:marRight w:val="0"/>
      <w:marTop w:val="0"/>
      <w:marBottom w:val="0"/>
      <w:divBdr>
        <w:top w:val="none" w:sz="0" w:space="0" w:color="auto"/>
        <w:left w:val="none" w:sz="0" w:space="0" w:color="auto"/>
        <w:bottom w:val="none" w:sz="0" w:space="0" w:color="auto"/>
        <w:right w:val="none" w:sz="0" w:space="0" w:color="auto"/>
      </w:divBdr>
    </w:div>
    <w:div w:id="770510944">
      <w:bodyDiv w:val="1"/>
      <w:marLeft w:val="0"/>
      <w:marRight w:val="0"/>
      <w:marTop w:val="0"/>
      <w:marBottom w:val="0"/>
      <w:divBdr>
        <w:top w:val="none" w:sz="0" w:space="0" w:color="auto"/>
        <w:left w:val="none" w:sz="0" w:space="0" w:color="auto"/>
        <w:bottom w:val="none" w:sz="0" w:space="0" w:color="auto"/>
        <w:right w:val="none" w:sz="0" w:space="0" w:color="auto"/>
      </w:divBdr>
    </w:div>
    <w:div w:id="771240610">
      <w:bodyDiv w:val="1"/>
      <w:marLeft w:val="0"/>
      <w:marRight w:val="0"/>
      <w:marTop w:val="0"/>
      <w:marBottom w:val="0"/>
      <w:divBdr>
        <w:top w:val="none" w:sz="0" w:space="0" w:color="auto"/>
        <w:left w:val="none" w:sz="0" w:space="0" w:color="auto"/>
        <w:bottom w:val="none" w:sz="0" w:space="0" w:color="auto"/>
        <w:right w:val="none" w:sz="0" w:space="0" w:color="auto"/>
      </w:divBdr>
    </w:div>
    <w:div w:id="774252695">
      <w:bodyDiv w:val="1"/>
      <w:marLeft w:val="0"/>
      <w:marRight w:val="0"/>
      <w:marTop w:val="0"/>
      <w:marBottom w:val="0"/>
      <w:divBdr>
        <w:top w:val="none" w:sz="0" w:space="0" w:color="auto"/>
        <w:left w:val="none" w:sz="0" w:space="0" w:color="auto"/>
        <w:bottom w:val="none" w:sz="0" w:space="0" w:color="auto"/>
        <w:right w:val="none" w:sz="0" w:space="0" w:color="auto"/>
      </w:divBdr>
    </w:div>
    <w:div w:id="774792833">
      <w:bodyDiv w:val="1"/>
      <w:marLeft w:val="0"/>
      <w:marRight w:val="0"/>
      <w:marTop w:val="0"/>
      <w:marBottom w:val="0"/>
      <w:divBdr>
        <w:top w:val="none" w:sz="0" w:space="0" w:color="auto"/>
        <w:left w:val="none" w:sz="0" w:space="0" w:color="auto"/>
        <w:bottom w:val="none" w:sz="0" w:space="0" w:color="auto"/>
        <w:right w:val="none" w:sz="0" w:space="0" w:color="auto"/>
      </w:divBdr>
    </w:div>
    <w:div w:id="774861883">
      <w:bodyDiv w:val="1"/>
      <w:marLeft w:val="0"/>
      <w:marRight w:val="0"/>
      <w:marTop w:val="0"/>
      <w:marBottom w:val="0"/>
      <w:divBdr>
        <w:top w:val="none" w:sz="0" w:space="0" w:color="auto"/>
        <w:left w:val="none" w:sz="0" w:space="0" w:color="auto"/>
        <w:bottom w:val="none" w:sz="0" w:space="0" w:color="auto"/>
        <w:right w:val="none" w:sz="0" w:space="0" w:color="auto"/>
      </w:divBdr>
    </w:div>
    <w:div w:id="775560596">
      <w:bodyDiv w:val="1"/>
      <w:marLeft w:val="0"/>
      <w:marRight w:val="0"/>
      <w:marTop w:val="0"/>
      <w:marBottom w:val="0"/>
      <w:divBdr>
        <w:top w:val="none" w:sz="0" w:space="0" w:color="auto"/>
        <w:left w:val="none" w:sz="0" w:space="0" w:color="auto"/>
        <w:bottom w:val="none" w:sz="0" w:space="0" w:color="auto"/>
        <w:right w:val="none" w:sz="0" w:space="0" w:color="auto"/>
      </w:divBdr>
    </w:div>
    <w:div w:id="776560771">
      <w:bodyDiv w:val="1"/>
      <w:marLeft w:val="0"/>
      <w:marRight w:val="0"/>
      <w:marTop w:val="0"/>
      <w:marBottom w:val="0"/>
      <w:divBdr>
        <w:top w:val="none" w:sz="0" w:space="0" w:color="auto"/>
        <w:left w:val="none" w:sz="0" w:space="0" w:color="auto"/>
        <w:bottom w:val="none" w:sz="0" w:space="0" w:color="auto"/>
        <w:right w:val="none" w:sz="0" w:space="0" w:color="auto"/>
      </w:divBdr>
    </w:div>
    <w:div w:id="780077067">
      <w:bodyDiv w:val="1"/>
      <w:marLeft w:val="0"/>
      <w:marRight w:val="0"/>
      <w:marTop w:val="0"/>
      <w:marBottom w:val="0"/>
      <w:divBdr>
        <w:top w:val="none" w:sz="0" w:space="0" w:color="auto"/>
        <w:left w:val="none" w:sz="0" w:space="0" w:color="auto"/>
        <w:bottom w:val="none" w:sz="0" w:space="0" w:color="auto"/>
        <w:right w:val="none" w:sz="0" w:space="0" w:color="auto"/>
      </w:divBdr>
    </w:div>
    <w:div w:id="780102093">
      <w:bodyDiv w:val="1"/>
      <w:marLeft w:val="0"/>
      <w:marRight w:val="0"/>
      <w:marTop w:val="0"/>
      <w:marBottom w:val="0"/>
      <w:divBdr>
        <w:top w:val="none" w:sz="0" w:space="0" w:color="auto"/>
        <w:left w:val="none" w:sz="0" w:space="0" w:color="auto"/>
        <w:bottom w:val="none" w:sz="0" w:space="0" w:color="auto"/>
        <w:right w:val="none" w:sz="0" w:space="0" w:color="auto"/>
      </w:divBdr>
    </w:div>
    <w:div w:id="780878255">
      <w:bodyDiv w:val="1"/>
      <w:marLeft w:val="0"/>
      <w:marRight w:val="0"/>
      <w:marTop w:val="0"/>
      <w:marBottom w:val="0"/>
      <w:divBdr>
        <w:top w:val="none" w:sz="0" w:space="0" w:color="auto"/>
        <w:left w:val="none" w:sz="0" w:space="0" w:color="auto"/>
        <w:bottom w:val="none" w:sz="0" w:space="0" w:color="auto"/>
        <w:right w:val="none" w:sz="0" w:space="0" w:color="auto"/>
      </w:divBdr>
    </w:div>
    <w:div w:id="780950609">
      <w:bodyDiv w:val="1"/>
      <w:marLeft w:val="0"/>
      <w:marRight w:val="0"/>
      <w:marTop w:val="0"/>
      <w:marBottom w:val="0"/>
      <w:divBdr>
        <w:top w:val="none" w:sz="0" w:space="0" w:color="auto"/>
        <w:left w:val="none" w:sz="0" w:space="0" w:color="auto"/>
        <w:bottom w:val="none" w:sz="0" w:space="0" w:color="auto"/>
        <w:right w:val="none" w:sz="0" w:space="0" w:color="auto"/>
      </w:divBdr>
    </w:div>
    <w:div w:id="781000007">
      <w:bodyDiv w:val="1"/>
      <w:marLeft w:val="0"/>
      <w:marRight w:val="0"/>
      <w:marTop w:val="0"/>
      <w:marBottom w:val="0"/>
      <w:divBdr>
        <w:top w:val="none" w:sz="0" w:space="0" w:color="auto"/>
        <w:left w:val="none" w:sz="0" w:space="0" w:color="auto"/>
        <w:bottom w:val="none" w:sz="0" w:space="0" w:color="auto"/>
        <w:right w:val="none" w:sz="0" w:space="0" w:color="auto"/>
      </w:divBdr>
    </w:div>
    <w:div w:id="781614914">
      <w:bodyDiv w:val="1"/>
      <w:marLeft w:val="0"/>
      <w:marRight w:val="0"/>
      <w:marTop w:val="0"/>
      <w:marBottom w:val="0"/>
      <w:divBdr>
        <w:top w:val="none" w:sz="0" w:space="0" w:color="auto"/>
        <w:left w:val="none" w:sz="0" w:space="0" w:color="auto"/>
        <w:bottom w:val="none" w:sz="0" w:space="0" w:color="auto"/>
        <w:right w:val="none" w:sz="0" w:space="0" w:color="auto"/>
      </w:divBdr>
    </w:div>
    <w:div w:id="784351524">
      <w:bodyDiv w:val="1"/>
      <w:marLeft w:val="0"/>
      <w:marRight w:val="0"/>
      <w:marTop w:val="0"/>
      <w:marBottom w:val="0"/>
      <w:divBdr>
        <w:top w:val="none" w:sz="0" w:space="0" w:color="auto"/>
        <w:left w:val="none" w:sz="0" w:space="0" w:color="auto"/>
        <w:bottom w:val="none" w:sz="0" w:space="0" w:color="auto"/>
        <w:right w:val="none" w:sz="0" w:space="0" w:color="auto"/>
      </w:divBdr>
    </w:div>
    <w:div w:id="784428410">
      <w:bodyDiv w:val="1"/>
      <w:marLeft w:val="0"/>
      <w:marRight w:val="0"/>
      <w:marTop w:val="0"/>
      <w:marBottom w:val="0"/>
      <w:divBdr>
        <w:top w:val="none" w:sz="0" w:space="0" w:color="auto"/>
        <w:left w:val="none" w:sz="0" w:space="0" w:color="auto"/>
        <w:bottom w:val="none" w:sz="0" w:space="0" w:color="auto"/>
        <w:right w:val="none" w:sz="0" w:space="0" w:color="auto"/>
      </w:divBdr>
    </w:div>
    <w:div w:id="793718371">
      <w:bodyDiv w:val="1"/>
      <w:marLeft w:val="0"/>
      <w:marRight w:val="0"/>
      <w:marTop w:val="0"/>
      <w:marBottom w:val="0"/>
      <w:divBdr>
        <w:top w:val="none" w:sz="0" w:space="0" w:color="auto"/>
        <w:left w:val="none" w:sz="0" w:space="0" w:color="auto"/>
        <w:bottom w:val="none" w:sz="0" w:space="0" w:color="auto"/>
        <w:right w:val="none" w:sz="0" w:space="0" w:color="auto"/>
      </w:divBdr>
    </w:div>
    <w:div w:id="795441378">
      <w:bodyDiv w:val="1"/>
      <w:marLeft w:val="0"/>
      <w:marRight w:val="0"/>
      <w:marTop w:val="0"/>
      <w:marBottom w:val="0"/>
      <w:divBdr>
        <w:top w:val="none" w:sz="0" w:space="0" w:color="auto"/>
        <w:left w:val="none" w:sz="0" w:space="0" w:color="auto"/>
        <w:bottom w:val="none" w:sz="0" w:space="0" w:color="auto"/>
        <w:right w:val="none" w:sz="0" w:space="0" w:color="auto"/>
      </w:divBdr>
    </w:div>
    <w:div w:id="798844645">
      <w:bodyDiv w:val="1"/>
      <w:marLeft w:val="0"/>
      <w:marRight w:val="0"/>
      <w:marTop w:val="0"/>
      <w:marBottom w:val="0"/>
      <w:divBdr>
        <w:top w:val="none" w:sz="0" w:space="0" w:color="auto"/>
        <w:left w:val="none" w:sz="0" w:space="0" w:color="auto"/>
        <w:bottom w:val="none" w:sz="0" w:space="0" w:color="auto"/>
        <w:right w:val="none" w:sz="0" w:space="0" w:color="auto"/>
      </w:divBdr>
    </w:div>
    <w:div w:id="799491678">
      <w:bodyDiv w:val="1"/>
      <w:marLeft w:val="0"/>
      <w:marRight w:val="0"/>
      <w:marTop w:val="0"/>
      <w:marBottom w:val="0"/>
      <w:divBdr>
        <w:top w:val="none" w:sz="0" w:space="0" w:color="auto"/>
        <w:left w:val="none" w:sz="0" w:space="0" w:color="auto"/>
        <w:bottom w:val="none" w:sz="0" w:space="0" w:color="auto"/>
        <w:right w:val="none" w:sz="0" w:space="0" w:color="auto"/>
      </w:divBdr>
    </w:div>
    <w:div w:id="800347471">
      <w:bodyDiv w:val="1"/>
      <w:marLeft w:val="0"/>
      <w:marRight w:val="0"/>
      <w:marTop w:val="0"/>
      <w:marBottom w:val="0"/>
      <w:divBdr>
        <w:top w:val="none" w:sz="0" w:space="0" w:color="auto"/>
        <w:left w:val="none" w:sz="0" w:space="0" w:color="auto"/>
        <w:bottom w:val="none" w:sz="0" w:space="0" w:color="auto"/>
        <w:right w:val="none" w:sz="0" w:space="0" w:color="auto"/>
      </w:divBdr>
    </w:div>
    <w:div w:id="802892228">
      <w:bodyDiv w:val="1"/>
      <w:marLeft w:val="0"/>
      <w:marRight w:val="0"/>
      <w:marTop w:val="0"/>
      <w:marBottom w:val="0"/>
      <w:divBdr>
        <w:top w:val="none" w:sz="0" w:space="0" w:color="auto"/>
        <w:left w:val="none" w:sz="0" w:space="0" w:color="auto"/>
        <w:bottom w:val="none" w:sz="0" w:space="0" w:color="auto"/>
        <w:right w:val="none" w:sz="0" w:space="0" w:color="auto"/>
      </w:divBdr>
    </w:div>
    <w:div w:id="803740369">
      <w:bodyDiv w:val="1"/>
      <w:marLeft w:val="0"/>
      <w:marRight w:val="0"/>
      <w:marTop w:val="0"/>
      <w:marBottom w:val="0"/>
      <w:divBdr>
        <w:top w:val="none" w:sz="0" w:space="0" w:color="auto"/>
        <w:left w:val="none" w:sz="0" w:space="0" w:color="auto"/>
        <w:bottom w:val="none" w:sz="0" w:space="0" w:color="auto"/>
        <w:right w:val="none" w:sz="0" w:space="0" w:color="auto"/>
      </w:divBdr>
    </w:div>
    <w:div w:id="806245777">
      <w:bodyDiv w:val="1"/>
      <w:marLeft w:val="0"/>
      <w:marRight w:val="0"/>
      <w:marTop w:val="0"/>
      <w:marBottom w:val="0"/>
      <w:divBdr>
        <w:top w:val="none" w:sz="0" w:space="0" w:color="auto"/>
        <w:left w:val="none" w:sz="0" w:space="0" w:color="auto"/>
        <w:bottom w:val="none" w:sz="0" w:space="0" w:color="auto"/>
        <w:right w:val="none" w:sz="0" w:space="0" w:color="auto"/>
      </w:divBdr>
    </w:div>
    <w:div w:id="806968474">
      <w:bodyDiv w:val="1"/>
      <w:marLeft w:val="0"/>
      <w:marRight w:val="0"/>
      <w:marTop w:val="0"/>
      <w:marBottom w:val="0"/>
      <w:divBdr>
        <w:top w:val="none" w:sz="0" w:space="0" w:color="auto"/>
        <w:left w:val="none" w:sz="0" w:space="0" w:color="auto"/>
        <w:bottom w:val="none" w:sz="0" w:space="0" w:color="auto"/>
        <w:right w:val="none" w:sz="0" w:space="0" w:color="auto"/>
      </w:divBdr>
    </w:div>
    <w:div w:id="808328329">
      <w:bodyDiv w:val="1"/>
      <w:marLeft w:val="0"/>
      <w:marRight w:val="0"/>
      <w:marTop w:val="0"/>
      <w:marBottom w:val="0"/>
      <w:divBdr>
        <w:top w:val="none" w:sz="0" w:space="0" w:color="auto"/>
        <w:left w:val="none" w:sz="0" w:space="0" w:color="auto"/>
        <w:bottom w:val="none" w:sz="0" w:space="0" w:color="auto"/>
        <w:right w:val="none" w:sz="0" w:space="0" w:color="auto"/>
      </w:divBdr>
    </w:div>
    <w:div w:id="808933633">
      <w:bodyDiv w:val="1"/>
      <w:marLeft w:val="0"/>
      <w:marRight w:val="0"/>
      <w:marTop w:val="0"/>
      <w:marBottom w:val="0"/>
      <w:divBdr>
        <w:top w:val="none" w:sz="0" w:space="0" w:color="auto"/>
        <w:left w:val="none" w:sz="0" w:space="0" w:color="auto"/>
        <w:bottom w:val="none" w:sz="0" w:space="0" w:color="auto"/>
        <w:right w:val="none" w:sz="0" w:space="0" w:color="auto"/>
      </w:divBdr>
    </w:div>
    <w:div w:id="815150875">
      <w:bodyDiv w:val="1"/>
      <w:marLeft w:val="0"/>
      <w:marRight w:val="0"/>
      <w:marTop w:val="0"/>
      <w:marBottom w:val="0"/>
      <w:divBdr>
        <w:top w:val="none" w:sz="0" w:space="0" w:color="auto"/>
        <w:left w:val="none" w:sz="0" w:space="0" w:color="auto"/>
        <w:bottom w:val="none" w:sz="0" w:space="0" w:color="auto"/>
        <w:right w:val="none" w:sz="0" w:space="0" w:color="auto"/>
      </w:divBdr>
    </w:div>
    <w:div w:id="816338807">
      <w:bodyDiv w:val="1"/>
      <w:marLeft w:val="0"/>
      <w:marRight w:val="0"/>
      <w:marTop w:val="0"/>
      <w:marBottom w:val="0"/>
      <w:divBdr>
        <w:top w:val="none" w:sz="0" w:space="0" w:color="auto"/>
        <w:left w:val="none" w:sz="0" w:space="0" w:color="auto"/>
        <w:bottom w:val="none" w:sz="0" w:space="0" w:color="auto"/>
        <w:right w:val="none" w:sz="0" w:space="0" w:color="auto"/>
      </w:divBdr>
    </w:div>
    <w:div w:id="816730555">
      <w:bodyDiv w:val="1"/>
      <w:marLeft w:val="0"/>
      <w:marRight w:val="0"/>
      <w:marTop w:val="0"/>
      <w:marBottom w:val="0"/>
      <w:divBdr>
        <w:top w:val="none" w:sz="0" w:space="0" w:color="auto"/>
        <w:left w:val="none" w:sz="0" w:space="0" w:color="auto"/>
        <w:bottom w:val="none" w:sz="0" w:space="0" w:color="auto"/>
        <w:right w:val="none" w:sz="0" w:space="0" w:color="auto"/>
      </w:divBdr>
    </w:div>
    <w:div w:id="817117366">
      <w:bodyDiv w:val="1"/>
      <w:marLeft w:val="0"/>
      <w:marRight w:val="0"/>
      <w:marTop w:val="0"/>
      <w:marBottom w:val="0"/>
      <w:divBdr>
        <w:top w:val="none" w:sz="0" w:space="0" w:color="auto"/>
        <w:left w:val="none" w:sz="0" w:space="0" w:color="auto"/>
        <w:bottom w:val="none" w:sz="0" w:space="0" w:color="auto"/>
        <w:right w:val="none" w:sz="0" w:space="0" w:color="auto"/>
      </w:divBdr>
    </w:div>
    <w:div w:id="819032777">
      <w:bodyDiv w:val="1"/>
      <w:marLeft w:val="0"/>
      <w:marRight w:val="0"/>
      <w:marTop w:val="0"/>
      <w:marBottom w:val="0"/>
      <w:divBdr>
        <w:top w:val="none" w:sz="0" w:space="0" w:color="auto"/>
        <w:left w:val="none" w:sz="0" w:space="0" w:color="auto"/>
        <w:bottom w:val="none" w:sz="0" w:space="0" w:color="auto"/>
        <w:right w:val="none" w:sz="0" w:space="0" w:color="auto"/>
      </w:divBdr>
    </w:div>
    <w:div w:id="819887447">
      <w:bodyDiv w:val="1"/>
      <w:marLeft w:val="0"/>
      <w:marRight w:val="0"/>
      <w:marTop w:val="0"/>
      <w:marBottom w:val="0"/>
      <w:divBdr>
        <w:top w:val="none" w:sz="0" w:space="0" w:color="auto"/>
        <w:left w:val="none" w:sz="0" w:space="0" w:color="auto"/>
        <w:bottom w:val="none" w:sz="0" w:space="0" w:color="auto"/>
        <w:right w:val="none" w:sz="0" w:space="0" w:color="auto"/>
      </w:divBdr>
    </w:div>
    <w:div w:id="820581355">
      <w:bodyDiv w:val="1"/>
      <w:marLeft w:val="0"/>
      <w:marRight w:val="0"/>
      <w:marTop w:val="0"/>
      <w:marBottom w:val="0"/>
      <w:divBdr>
        <w:top w:val="none" w:sz="0" w:space="0" w:color="auto"/>
        <w:left w:val="none" w:sz="0" w:space="0" w:color="auto"/>
        <w:bottom w:val="none" w:sz="0" w:space="0" w:color="auto"/>
        <w:right w:val="none" w:sz="0" w:space="0" w:color="auto"/>
      </w:divBdr>
    </w:div>
    <w:div w:id="824593879">
      <w:bodyDiv w:val="1"/>
      <w:marLeft w:val="0"/>
      <w:marRight w:val="0"/>
      <w:marTop w:val="0"/>
      <w:marBottom w:val="0"/>
      <w:divBdr>
        <w:top w:val="none" w:sz="0" w:space="0" w:color="auto"/>
        <w:left w:val="none" w:sz="0" w:space="0" w:color="auto"/>
        <w:bottom w:val="none" w:sz="0" w:space="0" w:color="auto"/>
        <w:right w:val="none" w:sz="0" w:space="0" w:color="auto"/>
      </w:divBdr>
    </w:div>
    <w:div w:id="824706433">
      <w:bodyDiv w:val="1"/>
      <w:marLeft w:val="0"/>
      <w:marRight w:val="0"/>
      <w:marTop w:val="0"/>
      <w:marBottom w:val="0"/>
      <w:divBdr>
        <w:top w:val="none" w:sz="0" w:space="0" w:color="auto"/>
        <w:left w:val="none" w:sz="0" w:space="0" w:color="auto"/>
        <w:bottom w:val="none" w:sz="0" w:space="0" w:color="auto"/>
        <w:right w:val="none" w:sz="0" w:space="0" w:color="auto"/>
      </w:divBdr>
    </w:div>
    <w:div w:id="825708536">
      <w:bodyDiv w:val="1"/>
      <w:marLeft w:val="0"/>
      <w:marRight w:val="0"/>
      <w:marTop w:val="0"/>
      <w:marBottom w:val="0"/>
      <w:divBdr>
        <w:top w:val="none" w:sz="0" w:space="0" w:color="auto"/>
        <w:left w:val="none" w:sz="0" w:space="0" w:color="auto"/>
        <w:bottom w:val="none" w:sz="0" w:space="0" w:color="auto"/>
        <w:right w:val="none" w:sz="0" w:space="0" w:color="auto"/>
      </w:divBdr>
    </w:div>
    <w:div w:id="826479196">
      <w:bodyDiv w:val="1"/>
      <w:marLeft w:val="0"/>
      <w:marRight w:val="0"/>
      <w:marTop w:val="0"/>
      <w:marBottom w:val="0"/>
      <w:divBdr>
        <w:top w:val="none" w:sz="0" w:space="0" w:color="auto"/>
        <w:left w:val="none" w:sz="0" w:space="0" w:color="auto"/>
        <w:bottom w:val="none" w:sz="0" w:space="0" w:color="auto"/>
        <w:right w:val="none" w:sz="0" w:space="0" w:color="auto"/>
      </w:divBdr>
    </w:div>
    <w:div w:id="827554692">
      <w:bodyDiv w:val="1"/>
      <w:marLeft w:val="0"/>
      <w:marRight w:val="0"/>
      <w:marTop w:val="0"/>
      <w:marBottom w:val="0"/>
      <w:divBdr>
        <w:top w:val="none" w:sz="0" w:space="0" w:color="auto"/>
        <w:left w:val="none" w:sz="0" w:space="0" w:color="auto"/>
        <w:bottom w:val="none" w:sz="0" w:space="0" w:color="auto"/>
        <w:right w:val="none" w:sz="0" w:space="0" w:color="auto"/>
      </w:divBdr>
    </w:div>
    <w:div w:id="827787339">
      <w:bodyDiv w:val="1"/>
      <w:marLeft w:val="0"/>
      <w:marRight w:val="0"/>
      <w:marTop w:val="0"/>
      <w:marBottom w:val="0"/>
      <w:divBdr>
        <w:top w:val="none" w:sz="0" w:space="0" w:color="auto"/>
        <w:left w:val="none" w:sz="0" w:space="0" w:color="auto"/>
        <w:bottom w:val="none" w:sz="0" w:space="0" w:color="auto"/>
        <w:right w:val="none" w:sz="0" w:space="0" w:color="auto"/>
      </w:divBdr>
    </w:div>
    <w:div w:id="828252094">
      <w:bodyDiv w:val="1"/>
      <w:marLeft w:val="0"/>
      <w:marRight w:val="0"/>
      <w:marTop w:val="0"/>
      <w:marBottom w:val="0"/>
      <w:divBdr>
        <w:top w:val="none" w:sz="0" w:space="0" w:color="auto"/>
        <w:left w:val="none" w:sz="0" w:space="0" w:color="auto"/>
        <w:bottom w:val="none" w:sz="0" w:space="0" w:color="auto"/>
        <w:right w:val="none" w:sz="0" w:space="0" w:color="auto"/>
      </w:divBdr>
    </w:div>
    <w:div w:id="836848987">
      <w:bodyDiv w:val="1"/>
      <w:marLeft w:val="0"/>
      <w:marRight w:val="0"/>
      <w:marTop w:val="0"/>
      <w:marBottom w:val="0"/>
      <w:divBdr>
        <w:top w:val="none" w:sz="0" w:space="0" w:color="auto"/>
        <w:left w:val="none" w:sz="0" w:space="0" w:color="auto"/>
        <w:bottom w:val="none" w:sz="0" w:space="0" w:color="auto"/>
        <w:right w:val="none" w:sz="0" w:space="0" w:color="auto"/>
      </w:divBdr>
    </w:div>
    <w:div w:id="837311240">
      <w:bodyDiv w:val="1"/>
      <w:marLeft w:val="0"/>
      <w:marRight w:val="0"/>
      <w:marTop w:val="0"/>
      <w:marBottom w:val="0"/>
      <w:divBdr>
        <w:top w:val="none" w:sz="0" w:space="0" w:color="auto"/>
        <w:left w:val="none" w:sz="0" w:space="0" w:color="auto"/>
        <w:bottom w:val="none" w:sz="0" w:space="0" w:color="auto"/>
        <w:right w:val="none" w:sz="0" w:space="0" w:color="auto"/>
      </w:divBdr>
    </w:div>
    <w:div w:id="840119533">
      <w:bodyDiv w:val="1"/>
      <w:marLeft w:val="0"/>
      <w:marRight w:val="0"/>
      <w:marTop w:val="0"/>
      <w:marBottom w:val="0"/>
      <w:divBdr>
        <w:top w:val="none" w:sz="0" w:space="0" w:color="auto"/>
        <w:left w:val="none" w:sz="0" w:space="0" w:color="auto"/>
        <w:bottom w:val="none" w:sz="0" w:space="0" w:color="auto"/>
        <w:right w:val="none" w:sz="0" w:space="0" w:color="auto"/>
      </w:divBdr>
    </w:div>
    <w:div w:id="841355882">
      <w:bodyDiv w:val="1"/>
      <w:marLeft w:val="0"/>
      <w:marRight w:val="0"/>
      <w:marTop w:val="0"/>
      <w:marBottom w:val="0"/>
      <w:divBdr>
        <w:top w:val="none" w:sz="0" w:space="0" w:color="auto"/>
        <w:left w:val="none" w:sz="0" w:space="0" w:color="auto"/>
        <w:bottom w:val="none" w:sz="0" w:space="0" w:color="auto"/>
        <w:right w:val="none" w:sz="0" w:space="0" w:color="auto"/>
      </w:divBdr>
    </w:div>
    <w:div w:id="846016952">
      <w:bodyDiv w:val="1"/>
      <w:marLeft w:val="0"/>
      <w:marRight w:val="0"/>
      <w:marTop w:val="0"/>
      <w:marBottom w:val="0"/>
      <w:divBdr>
        <w:top w:val="none" w:sz="0" w:space="0" w:color="auto"/>
        <w:left w:val="none" w:sz="0" w:space="0" w:color="auto"/>
        <w:bottom w:val="none" w:sz="0" w:space="0" w:color="auto"/>
        <w:right w:val="none" w:sz="0" w:space="0" w:color="auto"/>
      </w:divBdr>
    </w:div>
    <w:div w:id="846794040">
      <w:bodyDiv w:val="1"/>
      <w:marLeft w:val="0"/>
      <w:marRight w:val="0"/>
      <w:marTop w:val="0"/>
      <w:marBottom w:val="0"/>
      <w:divBdr>
        <w:top w:val="none" w:sz="0" w:space="0" w:color="auto"/>
        <w:left w:val="none" w:sz="0" w:space="0" w:color="auto"/>
        <w:bottom w:val="none" w:sz="0" w:space="0" w:color="auto"/>
        <w:right w:val="none" w:sz="0" w:space="0" w:color="auto"/>
      </w:divBdr>
    </w:div>
    <w:div w:id="847402768">
      <w:bodyDiv w:val="1"/>
      <w:marLeft w:val="0"/>
      <w:marRight w:val="0"/>
      <w:marTop w:val="0"/>
      <w:marBottom w:val="0"/>
      <w:divBdr>
        <w:top w:val="none" w:sz="0" w:space="0" w:color="auto"/>
        <w:left w:val="none" w:sz="0" w:space="0" w:color="auto"/>
        <w:bottom w:val="none" w:sz="0" w:space="0" w:color="auto"/>
        <w:right w:val="none" w:sz="0" w:space="0" w:color="auto"/>
      </w:divBdr>
    </w:div>
    <w:div w:id="847451431">
      <w:bodyDiv w:val="1"/>
      <w:marLeft w:val="0"/>
      <w:marRight w:val="0"/>
      <w:marTop w:val="0"/>
      <w:marBottom w:val="0"/>
      <w:divBdr>
        <w:top w:val="none" w:sz="0" w:space="0" w:color="auto"/>
        <w:left w:val="none" w:sz="0" w:space="0" w:color="auto"/>
        <w:bottom w:val="none" w:sz="0" w:space="0" w:color="auto"/>
        <w:right w:val="none" w:sz="0" w:space="0" w:color="auto"/>
      </w:divBdr>
    </w:div>
    <w:div w:id="847519862">
      <w:bodyDiv w:val="1"/>
      <w:marLeft w:val="0"/>
      <w:marRight w:val="0"/>
      <w:marTop w:val="0"/>
      <w:marBottom w:val="0"/>
      <w:divBdr>
        <w:top w:val="none" w:sz="0" w:space="0" w:color="auto"/>
        <w:left w:val="none" w:sz="0" w:space="0" w:color="auto"/>
        <w:bottom w:val="none" w:sz="0" w:space="0" w:color="auto"/>
        <w:right w:val="none" w:sz="0" w:space="0" w:color="auto"/>
      </w:divBdr>
    </w:div>
    <w:div w:id="852840984">
      <w:bodyDiv w:val="1"/>
      <w:marLeft w:val="0"/>
      <w:marRight w:val="0"/>
      <w:marTop w:val="0"/>
      <w:marBottom w:val="0"/>
      <w:divBdr>
        <w:top w:val="none" w:sz="0" w:space="0" w:color="auto"/>
        <w:left w:val="none" w:sz="0" w:space="0" w:color="auto"/>
        <w:bottom w:val="none" w:sz="0" w:space="0" w:color="auto"/>
        <w:right w:val="none" w:sz="0" w:space="0" w:color="auto"/>
      </w:divBdr>
    </w:div>
    <w:div w:id="853030341">
      <w:bodyDiv w:val="1"/>
      <w:marLeft w:val="0"/>
      <w:marRight w:val="0"/>
      <w:marTop w:val="0"/>
      <w:marBottom w:val="0"/>
      <w:divBdr>
        <w:top w:val="none" w:sz="0" w:space="0" w:color="auto"/>
        <w:left w:val="none" w:sz="0" w:space="0" w:color="auto"/>
        <w:bottom w:val="none" w:sz="0" w:space="0" w:color="auto"/>
        <w:right w:val="none" w:sz="0" w:space="0" w:color="auto"/>
      </w:divBdr>
    </w:div>
    <w:div w:id="855313789">
      <w:bodyDiv w:val="1"/>
      <w:marLeft w:val="0"/>
      <w:marRight w:val="0"/>
      <w:marTop w:val="0"/>
      <w:marBottom w:val="0"/>
      <w:divBdr>
        <w:top w:val="none" w:sz="0" w:space="0" w:color="auto"/>
        <w:left w:val="none" w:sz="0" w:space="0" w:color="auto"/>
        <w:bottom w:val="none" w:sz="0" w:space="0" w:color="auto"/>
        <w:right w:val="none" w:sz="0" w:space="0" w:color="auto"/>
      </w:divBdr>
    </w:div>
    <w:div w:id="856770412">
      <w:bodyDiv w:val="1"/>
      <w:marLeft w:val="0"/>
      <w:marRight w:val="0"/>
      <w:marTop w:val="0"/>
      <w:marBottom w:val="0"/>
      <w:divBdr>
        <w:top w:val="none" w:sz="0" w:space="0" w:color="auto"/>
        <w:left w:val="none" w:sz="0" w:space="0" w:color="auto"/>
        <w:bottom w:val="none" w:sz="0" w:space="0" w:color="auto"/>
        <w:right w:val="none" w:sz="0" w:space="0" w:color="auto"/>
      </w:divBdr>
    </w:div>
    <w:div w:id="860558058">
      <w:bodyDiv w:val="1"/>
      <w:marLeft w:val="0"/>
      <w:marRight w:val="0"/>
      <w:marTop w:val="0"/>
      <w:marBottom w:val="0"/>
      <w:divBdr>
        <w:top w:val="none" w:sz="0" w:space="0" w:color="auto"/>
        <w:left w:val="none" w:sz="0" w:space="0" w:color="auto"/>
        <w:bottom w:val="none" w:sz="0" w:space="0" w:color="auto"/>
        <w:right w:val="none" w:sz="0" w:space="0" w:color="auto"/>
      </w:divBdr>
    </w:div>
    <w:div w:id="860826788">
      <w:bodyDiv w:val="1"/>
      <w:marLeft w:val="0"/>
      <w:marRight w:val="0"/>
      <w:marTop w:val="0"/>
      <w:marBottom w:val="0"/>
      <w:divBdr>
        <w:top w:val="none" w:sz="0" w:space="0" w:color="auto"/>
        <w:left w:val="none" w:sz="0" w:space="0" w:color="auto"/>
        <w:bottom w:val="none" w:sz="0" w:space="0" w:color="auto"/>
        <w:right w:val="none" w:sz="0" w:space="0" w:color="auto"/>
      </w:divBdr>
    </w:div>
    <w:div w:id="862747535">
      <w:bodyDiv w:val="1"/>
      <w:marLeft w:val="0"/>
      <w:marRight w:val="0"/>
      <w:marTop w:val="0"/>
      <w:marBottom w:val="0"/>
      <w:divBdr>
        <w:top w:val="none" w:sz="0" w:space="0" w:color="auto"/>
        <w:left w:val="none" w:sz="0" w:space="0" w:color="auto"/>
        <w:bottom w:val="none" w:sz="0" w:space="0" w:color="auto"/>
        <w:right w:val="none" w:sz="0" w:space="0" w:color="auto"/>
      </w:divBdr>
    </w:div>
    <w:div w:id="867720296">
      <w:bodyDiv w:val="1"/>
      <w:marLeft w:val="0"/>
      <w:marRight w:val="0"/>
      <w:marTop w:val="0"/>
      <w:marBottom w:val="0"/>
      <w:divBdr>
        <w:top w:val="none" w:sz="0" w:space="0" w:color="auto"/>
        <w:left w:val="none" w:sz="0" w:space="0" w:color="auto"/>
        <w:bottom w:val="none" w:sz="0" w:space="0" w:color="auto"/>
        <w:right w:val="none" w:sz="0" w:space="0" w:color="auto"/>
      </w:divBdr>
    </w:div>
    <w:div w:id="870384719">
      <w:bodyDiv w:val="1"/>
      <w:marLeft w:val="0"/>
      <w:marRight w:val="0"/>
      <w:marTop w:val="0"/>
      <w:marBottom w:val="0"/>
      <w:divBdr>
        <w:top w:val="none" w:sz="0" w:space="0" w:color="auto"/>
        <w:left w:val="none" w:sz="0" w:space="0" w:color="auto"/>
        <w:bottom w:val="none" w:sz="0" w:space="0" w:color="auto"/>
        <w:right w:val="none" w:sz="0" w:space="0" w:color="auto"/>
      </w:divBdr>
    </w:div>
    <w:div w:id="871922575">
      <w:bodyDiv w:val="1"/>
      <w:marLeft w:val="0"/>
      <w:marRight w:val="0"/>
      <w:marTop w:val="0"/>
      <w:marBottom w:val="0"/>
      <w:divBdr>
        <w:top w:val="none" w:sz="0" w:space="0" w:color="auto"/>
        <w:left w:val="none" w:sz="0" w:space="0" w:color="auto"/>
        <w:bottom w:val="none" w:sz="0" w:space="0" w:color="auto"/>
        <w:right w:val="none" w:sz="0" w:space="0" w:color="auto"/>
      </w:divBdr>
    </w:div>
    <w:div w:id="871965351">
      <w:bodyDiv w:val="1"/>
      <w:marLeft w:val="0"/>
      <w:marRight w:val="0"/>
      <w:marTop w:val="0"/>
      <w:marBottom w:val="0"/>
      <w:divBdr>
        <w:top w:val="none" w:sz="0" w:space="0" w:color="auto"/>
        <w:left w:val="none" w:sz="0" w:space="0" w:color="auto"/>
        <w:bottom w:val="none" w:sz="0" w:space="0" w:color="auto"/>
        <w:right w:val="none" w:sz="0" w:space="0" w:color="auto"/>
      </w:divBdr>
    </w:div>
    <w:div w:id="872159632">
      <w:bodyDiv w:val="1"/>
      <w:marLeft w:val="0"/>
      <w:marRight w:val="0"/>
      <w:marTop w:val="0"/>
      <w:marBottom w:val="0"/>
      <w:divBdr>
        <w:top w:val="none" w:sz="0" w:space="0" w:color="auto"/>
        <w:left w:val="none" w:sz="0" w:space="0" w:color="auto"/>
        <w:bottom w:val="none" w:sz="0" w:space="0" w:color="auto"/>
        <w:right w:val="none" w:sz="0" w:space="0" w:color="auto"/>
      </w:divBdr>
    </w:div>
    <w:div w:id="872809635">
      <w:bodyDiv w:val="1"/>
      <w:marLeft w:val="0"/>
      <w:marRight w:val="0"/>
      <w:marTop w:val="0"/>
      <w:marBottom w:val="0"/>
      <w:divBdr>
        <w:top w:val="none" w:sz="0" w:space="0" w:color="auto"/>
        <w:left w:val="none" w:sz="0" w:space="0" w:color="auto"/>
        <w:bottom w:val="none" w:sz="0" w:space="0" w:color="auto"/>
        <w:right w:val="none" w:sz="0" w:space="0" w:color="auto"/>
      </w:divBdr>
    </w:div>
    <w:div w:id="873422056">
      <w:bodyDiv w:val="1"/>
      <w:marLeft w:val="0"/>
      <w:marRight w:val="0"/>
      <w:marTop w:val="0"/>
      <w:marBottom w:val="0"/>
      <w:divBdr>
        <w:top w:val="none" w:sz="0" w:space="0" w:color="auto"/>
        <w:left w:val="none" w:sz="0" w:space="0" w:color="auto"/>
        <w:bottom w:val="none" w:sz="0" w:space="0" w:color="auto"/>
        <w:right w:val="none" w:sz="0" w:space="0" w:color="auto"/>
      </w:divBdr>
    </w:div>
    <w:div w:id="874544037">
      <w:bodyDiv w:val="1"/>
      <w:marLeft w:val="0"/>
      <w:marRight w:val="0"/>
      <w:marTop w:val="0"/>
      <w:marBottom w:val="0"/>
      <w:divBdr>
        <w:top w:val="none" w:sz="0" w:space="0" w:color="auto"/>
        <w:left w:val="none" w:sz="0" w:space="0" w:color="auto"/>
        <w:bottom w:val="none" w:sz="0" w:space="0" w:color="auto"/>
        <w:right w:val="none" w:sz="0" w:space="0" w:color="auto"/>
      </w:divBdr>
    </w:div>
    <w:div w:id="874971946">
      <w:bodyDiv w:val="1"/>
      <w:marLeft w:val="0"/>
      <w:marRight w:val="0"/>
      <w:marTop w:val="0"/>
      <w:marBottom w:val="0"/>
      <w:divBdr>
        <w:top w:val="none" w:sz="0" w:space="0" w:color="auto"/>
        <w:left w:val="none" w:sz="0" w:space="0" w:color="auto"/>
        <w:bottom w:val="none" w:sz="0" w:space="0" w:color="auto"/>
        <w:right w:val="none" w:sz="0" w:space="0" w:color="auto"/>
      </w:divBdr>
    </w:div>
    <w:div w:id="877160283">
      <w:bodyDiv w:val="1"/>
      <w:marLeft w:val="0"/>
      <w:marRight w:val="0"/>
      <w:marTop w:val="0"/>
      <w:marBottom w:val="0"/>
      <w:divBdr>
        <w:top w:val="none" w:sz="0" w:space="0" w:color="auto"/>
        <w:left w:val="none" w:sz="0" w:space="0" w:color="auto"/>
        <w:bottom w:val="none" w:sz="0" w:space="0" w:color="auto"/>
        <w:right w:val="none" w:sz="0" w:space="0" w:color="auto"/>
      </w:divBdr>
    </w:div>
    <w:div w:id="879441272">
      <w:bodyDiv w:val="1"/>
      <w:marLeft w:val="0"/>
      <w:marRight w:val="0"/>
      <w:marTop w:val="0"/>
      <w:marBottom w:val="0"/>
      <w:divBdr>
        <w:top w:val="none" w:sz="0" w:space="0" w:color="auto"/>
        <w:left w:val="none" w:sz="0" w:space="0" w:color="auto"/>
        <w:bottom w:val="none" w:sz="0" w:space="0" w:color="auto"/>
        <w:right w:val="none" w:sz="0" w:space="0" w:color="auto"/>
      </w:divBdr>
    </w:div>
    <w:div w:id="879513506">
      <w:bodyDiv w:val="1"/>
      <w:marLeft w:val="0"/>
      <w:marRight w:val="0"/>
      <w:marTop w:val="0"/>
      <w:marBottom w:val="0"/>
      <w:divBdr>
        <w:top w:val="none" w:sz="0" w:space="0" w:color="auto"/>
        <w:left w:val="none" w:sz="0" w:space="0" w:color="auto"/>
        <w:bottom w:val="none" w:sz="0" w:space="0" w:color="auto"/>
        <w:right w:val="none" w:sz="0" w:space="0" w:color="auto"/>
      </w:divBdr>
    </w:div>
    <w:div w:id="882715399">
      <w:bodyDiv w:val="1"/>
      <w:marLeft w:val="0"/>
      <w:marRight w:val="0"/>
      <w:marTop w:val="0"/>
      <w:marBottom w:val="0"/>
      <w:divBdr>
        <w:top w:val="none" w:sz="0" w:space="0" w:color="auto"/>
        <w:left w:val="none" w:sz="0" w:space="0" w:color="auto"/>
        <w:bottom w:val="none" w:sz="0" w:space="0" w:color="auto"/>
        <w:right w:val="none" w:sz="0" w:space="0" w:color="auto"/>
      </w:divBdr>
    </w:div>
    <w:div w:id="888027670">
      <w:bodyDiv w:val="1"/>
      <w:marLeft w:val="0"/>
      <w:marRight w:val="0"/>
      <w:marTop w:val="0"/>
      <w:marBottom w:val="0"/>
      <w:divBdr>
        <w:top w:val="none" w:sz="0" w:space="0" w:color="auto"/>
        <w:left w:val="none" w:sz="0" w:space="0" w:color="auto"/>
        <w:bottom w:val="none" w:sz="0" w:space="0" w:color="auto"/>
        <w:right w:val="none" w:sz="0" w:space="0" w:color="auto"/>
      </w:divBdr>
    </w:div>
    <w:div w:id="888371812">
      <w:bodyDiv w:val="1"/>
      <w:marLeft w:val="0"/>
      <w:marRight w:val="0"/>
      <w:marTop w:val="0"/>
      <w:marBottom w:val="0"/>
      <w:divBdr>
        <w:top w:val="none" w:sz="0" w:space="0" w:color="auto"/>
        <w:left w:val="none" w:sz="0" w:space="0" w:color="auto"/>
        <w:bottom w:val="none" w:sz="0" w:space="0" w:color="auto"/>
        <w:right w:val="none" w:sz="0" w:space="0" w:color="auto"/>
      </w:divBdr>
    </w:div>
    <w:div w:id="892084868">
      <w:bodyDiv w:val="1"/>
      <w:marLeft w:val="0"/>
      <w:marRight w:val="0"/>
      <w:marTop w:val="0"/>
      <w:marBottom w:val="0"/>
      <w:divBdr>
        <w:top w:val="none" w:sz="0" w:space="0" w:color="auto"/>
        <w:left w:val="none" w:sz="0" w:space="0" w:color="auto"/>
        <w:bottom w:val="none" w:sz="0" w:space="0" w:color="auto"/>
        <w:right w:val="none" w:sz="0" w:space="0" w:color="auto"/>
      </w:divBdr>
    </w:div>
    <w:div w:id="894435997">
      <w:bodyDiv w:val="1"/>
      <w:marLeft w:val="0"/>
      <w:marRight w:val="0"/>
      <w:marTop w:val="0"/>
      <w:marBottom w:val="0"/>
      <w:divBdr>
        <w:top w:val="none" w:sz="0" w:space="0" w:color="auto"/>
        <w:left w:val="none" w:sz="0" w:space="0" w:color="auto"/>
        <w:bottom w:val="none" w:sz="0" w:space="0" w:color="auto"/>
        <w:right w:val="none" w:sz="0" w:space="0" w:color="auto"/>
      </w:divBdr>
    </w:div>
    <w:div w:id="895433900">
      <w:bodyDiv w:val="1"/>
      <w:marLeft w:val="0"/>
      <w:marRight w:val="0"/>
      <w:marTop w:val="0"/>
      <w:marBottom w:val="0"/>
      <w:divBdr>
        <w:top w:val="none" w:sz="0" w:space="0" w:color="auto"/>
        <w:left w:val="none" w:sz="0" w:space="0" w:color="auto"/>
        <w:bottom w:val="none" w:sz="0" w:space="0" w:color="auto"/>
        <w:right w:val="none" w:sz="0" w:space="0" w:color="auto"/>
      </w:divBdr>
    </w:div>
    <w:div w:id="895509434">
      <w:bodyDiv w:val="1"/>
      <w:marLeft w:val="0"/>
      <w:marRight w:val="0"/>
      <w:marTop w:val="0"/>
      <w:marBottom w:val="0"/>
      <w:divBdr>
        <w:top w:val="none" w:sz="0" w:space="0" w:color="auto"/>
        <w:left w:val="none" w:sz="0" w:space="0" w:color="auto"/>
        <w:bottom w:val="none" w:sz="0" w:space="0" w:color="auto"/>
        <w:right w:val="none" w:sz="0" w:space="0" w:color="auto"/>
      </w:divBdr>
    </w:div>
    <w:div w:id="896405078">
      <w:bodyDiv w:val="1"/>
      <w:marLeft w:val="0"/>
      <w:marRight w:val="0"/>
      <w:marTop w:val="0"/>
      <w:marBottom w:val="0"/>
      <w:divBdr>
        <w:top w:val="none" w:sz="0" w:space="0" w:color="auto"/>
        <w:left w:val="none" w:sz="0" w:space="0" w:color="auto"/>
        <w:bottom w:val="none" w:sz="0" w:space="0" w:color="auto"/>
        <w:right w:val="none" w:sz="0" w:space="0" w:color="auto"/>
      </w:divBdr>
    </w:div>
    <w:div w:id="898057988">
      <w:bodyDiv w:val="1"/>
      <w:marLeft w:val="0"/>
      <w:marRight w:val="0"/>
      <w:marTop w:val="0"/>
      <w:marBottom w:val="0"/>
      <w:divBdr>
        <w:top w:val="none" w:sz="0" w:space="0" w:color="auto"/>
        <w:left w:val="none" w:sz="0" w:space="0" w:color="auto"/>
        <w:bottom w:val="none" w:sz="0" w:space="0" w:color="auto"/>
        <w:right w:val="none" w:sz="0" w:space="0" w:color="auto"/>
      </w:divBdr>
    </w:div>
    <w:div w:id="901327077">
      <w:bodyDiv w:val="1"/>
      <w:marLeft w:val="0"/>
      <w:marRight w:val="0"/>
      <w:marTop w:val="0"/>
      <w:marBottom w:val="0"/>
      <w:divBdr>
        <w:top w:val="none" w:sz="0" w:space="0" w:color="auto"/>
        <w:left w:val="none" w:sz="0" w:space="0" w:color="auto"/>
        <w:bottom w:val="none" w:sz="0" w:space="0" w:color="auto"/>
        <w:right w:val="none" w:sz="0" w:space="0" w:color="auto"/>
      </w:divBdr>
    </w:div>
    <w:div w:id="902180528">
      <w:bodyDiv w:val="1"/>
      <w:marLeft w:val="0"/>
      <w:marRight w:val="0"/>
      <w:marTop w:val="0"/>
      <w:marBottom w:val="0"/>
      <w:divBdr>
        <w:top w:val="none" w:sz="0" w:space="0" w:color="auto"/>
        <w:left w:val="none" w:sz="0" w:space="0" w:color="auto"/>
        <w:bottom w:val="none" w:sz="0" w:space="0" w:color="auto"/>
        <w:right w:val="none" w:sz="0" w:space="0" w:color="auto"/>
      </w:divBdr>
    </w:div>
    <w:div w:id="902838435">
      <w:bodyDiv w:val="1"/>
      <w:marLeft w:val="0"/>
      <w:marRight w:val="0"/>
      <w:marTop w:val="0"/>
      <w:marBottom w:val="0"/>
      <w:divBdr>
        <w:top w:val="none" w:sz="0" w:space="0" w:color="auto"/>
        <w:left w:val="none" w:sz="0" w:space="0" w:color="auto"/>
        <w:bottom w:val="none" w:sz="0" w:space="0" w:color="auto"/>
        <w:right w:val="none" w:sz="0" w:space="0" w:color="auto"/>
      </w:divBdr>
    </w:div>
    <w:div w:id="905800429">
      <w:bodyDiv w:val="1"/>
      <w:marLeft w:val="0"/>
      <w:marRight w:val="0"/>
      <w:marTop w:val="0"/>
      <w:marBottom w:val="0"/>
      <w:divBdr>
        <w:top w:val="none" w:sz="0" w:space="0" w:color="auto"/>
        <w:left w:val="none" w:sz="0" w:space="0" w:color="auto"/>
        <w:bottom w:val="none" w:sz="0" w:space="0" w:color="auto"/>
        <w:right w:val="none" w:sz="0" w:space="0" w:color="auto"/>
      </w:divBdr>
    </w:div>
    <w:div w:id="909195959">
      <w:bodyDiv w:val="1"/>
      <w:marLeft w:val="0"/>
      <w:marRight w:val="0"/>
      <w:marTop w:val="0"/>
      <w:marBottom w:val="0"/>
      <w:divBdr>
        <w:top w:val="none" w:sz="0" w:space="0" w:color="auto"/>
        <w:left w:val="none" w:sz="0" w:space="0" w:color="auto"/>
        <w:bottom w:val="none" w:sz="0" w:space="0" w:color="auto"/>
        <w:right w:val="none" w:sz="0" w:space="0" w:color="auto"/>
      </w:divBdr>
    </w:div>
    <w:div w:id="909580539">
      <w:bodyDiv w:val="1"/>
      <w:marLeft w:val="0"/>
      <w:marRight w:val="0"/>
      <w:marTop w:val="0"/>
      <w:marBottom w:val="0"/>
      <w:divBdr>
        <w:top w:val="none" w:sz="0" w:space="0" w:color="auto"/>
        <w:left w:val="none" w:sz="0" w:space="0" w:color="auto"/>
        <w:bottom w:val="none" w:sz="0" w:space="0" w:color="auto"/>
        <w:right w:val="none" w:sz="0" w:space="0" w:color="auto"/>
      </w:divBdr>
    </w:div>
    <w:div w:id="909849704">
      <w:bodyDiv w:val="1"/>
      <w:marLeft w:val="0"/>
      <w:marRight w:val="0"/>
      <w:marTop w:val="0"/>
      <w:marBottom w:val="0"/>
      <w:divBdr>
        <w:top w:val="none" w:sz="0" w:space="0" w:color="auto"/>
        <w:left w:val="none" w:sz="0" w:space="0" w:color="auto"/>
        <w:bottom w:val="none" w:sz="0" w:space="0" w:color="auto"/>
        <w:right w:val="none" w:sz="0" w:space="0" w:color="auto"/>
      </w:divBdr>
    </w:div>
    <w:div w:id="910847434">
      <w:bodyDiv w:val="1"/>
      <w:marLeft w:val="0"/>
      <w:marRight w:val="0"/>
      <w:marTop w:val="0"/>
      <w:marBottom w:val="0"/>
      <w:divBdr>
        <w:top w:val="none" w:sz="0" w:space="0" w:color="auto"/>
        <w:left w:val="none" w:sz="0" w:space="0" w:color="auto"/>
        <w:bottom w:val="none" w:sz="0" w:space="0" w:color="auto"/>
        <w:right w:val="none" w:sz="0" w:space="0" w:color="auto"/>
      </w:divBdr>
    </w:div>
    <w:div w:id="911545691">
      <w:bodyDiv w:val="1"/>
      <w:marLeft w:val="0"/>
      <w:marRight w:val="0"/>
      <w:marTop w:val="0"/>
      <w:marBottom w:val="0"/>
      <w:divBdr>
        <w:top w:val="none" w:sz="0" w:space="0" w:color="auto"/>
        <w:left w:val="none" w:sz="0" w:space="0" w:color="auto"/>
        <w:bottom w:val="none" w:sz="0" w:space="0" w:color="auto"/>
        <w:right w:val="none" w:sz="0" w:space="0" w:color="auto"/>
      </w:divBdr>
    </w:div>
    <w:div w:id="914556215">
      <w:bodyDiv w:val="1"/>
      <w:marLeft w:val="0"/>
      <w:marRight w:val="0"/>
      <w:marTop w:val="0"/>
      <w:marBottom w:val="0"/>
      <w:divBdr>
        <w:top w:val="none" w:sz="0" w:space="0" w:color="auto"/>
        <w:left w:val="none" w:sz="0" w:space="0" w:color="auto"/>
        <w:bottom w:val="none" w:sz="0" w:space="0" w:color="auto"/>
        <w:right w:val="none" w:sz="0" w:space="0" w:color="auto"/>
      </w:divBdr>
    </w:div>
    <w:div w:id="917055512">
      <w:bodyDiv w:val="1"/>
      <w:marLeft w:val="0"/>
      <w:marRight w:val="0"/>
      <w:marTop w:val="0"/>
      <w:marBottom w:val="0"/>
      <w:divBdr>
        <w:top w:val="none" w:sz="0" w:space="0" w:color="auto"/>
        <w:left w:val="none" w:sz="0" w:space="0" w:color="auto"/>
        <w:bottom w:val="none" w:sz="0" w:space="0" w:color="auto"/>
        <w:right w:val="none" w:sz="0" w:space="0" w:color="auto"/>
      </w:divBdr>
    </w:div>
    <w:div w:id="917858772">
      <w:bodyDiv w:val="1"/>
      <w:marLeft w:val="0"/>
      <w:marRight w:val="0"/>
      <w:marTop w:val="0"/>
      <w:marBottom w:val="0"/>
      <w:divBdr>
        <w:top w:val="none" w:sz="0" w:space="0" w:color="auto"/>
        <w:left w:val="none" w:sz="0" w:space="0" w:color="auto"/>
        <w:bottom w:val="none" w:sz="0" w:space="0" w:color="auto"/>
        <w:right w:val="none" w:sz="0" w:space="0" w:color="auto"/>
      </w:divBdr>
    </w:div>
    <w:div w:id="920720618">
      <w:bodyDiv w:val="1"/>
      <w:marLeft w:val="0"/>
      <w:marRight w:val="0"/>
      <w:marTop w:val="0"/>
      <w:marBottom w:val="0"/>
      <w:divBdr>
        <w:top w:val="none" w:sz="0" w:space="0" w:color="auto"/>
        <w:left w:val="none" w:sz="0" w:space="0" w:color="auto"/>
        <w:bottom w:val="none" w:sz="0" w:space="0" w:color="auto"/>
        <w:right w:val="none" w:sz="0" w:space="0" w:color="auto"/>
      </w:divBdr>
    </w:div>
    <w:div w:id="923683840">
      <w:bodyDiv w:val="1"/>
      <w:marLeft w:val="0"/>
      <w:marRight w:val="0"/>
      <w:marTop w:val="0"/>
      <w:marBottom w:val="0"/>
      <w:divBdr>
        <w:top w:val="none" w:sz="0" w:space="0" w:color="auto"/>
        <w:left w:val="none" w:sz="0" w:space="0" w:color="auto"/>
        <w:bottom w:val="none" w:sz="0" w:space="0" w:color="auto"/>
        <w:right w:val="none" w:sz="0" w:space="0" w:color="auto"/>
      </w:divBdr>
    </w:div>
    <w:div w:id="923802457">
      <w:bodyDiv w:val="1"/>
      <w:marLeft w:val="0"/>
      <w:marRight w:val="0"/>
      <w:marTop w:val="0"/>
      <w:marBottom w:val="0"/>
      <w:divBdr>
        <w:top w:val="none" w:sz="0" w:space="0" w:color="auto"/>
        <w:left w:val="none" w:sz="0" w:space="0" w:color="auto"/>
        <w:bottom w:val="none" w:sz="0" w:space="0" w:color="auto"/>
        <w:right w:val="none" w:sz="0" w:space="0" w:color="auto"/>
      </w:divBdr>
    </w:div>
    <w:div w:id="924726725">
      <w:bodyDiv w:val="1"/>
      <w:marLeft w:val="0"/>
      <w:marRight w:val="0"/>
      <w:marTop w:val="0"/>
      <w:marBottom w:val="0"/>
      <w:divBdr>
        <w:top w:val="none" w:sz="0" w:space="0" w:color="auto"/>
        <w:left w:val="none" w:sz="0" w:space="0" w:color="auto"/>
        <w:bottom w:val="none" w:sz="0" w:space="0" w:color="auto"/>
        <w:right w:val="none" w:sz="0" w:space="0" w:color="auto"/>
      </w:divBdr>
    </w:div>
    <w:div w:id="924801030">
      <w:bodyDiv w:val="1"/>
      <w:marLeft w:val="0"/>
      <w:marRight w:val="0"/>
      <w:marTop w:val="0"/>
      <w:marBottom w:val="0"/>
      <w:divBdr>
        <w:top w:val="none" w:sz="0" w:space="0" w:color="auto"/>
        <w:left w:val="none" w:sz="0" w:space="0" w:color="auto"/>
        <w:bottom w:val="none" w:sz="0" w:space="0" w:color="auto"/>
        <w:right w:val="none" w:sz="0" w:space="0" w:color="auto"/>
      </w:divBdr>
    </w:div>
    <w:div w:id="924849142">
      <w:bodyDiv w:val="1"/>
      <w:marLeft w:val="0"/>
      <w:marRight w:val="0"/>
      <w:marTop w:val="0"/>
      <w:marBottom w:val="0"/>
      <w:divBdr>
        <w:top w:val="none" w:sz="0" w:space="0" w:color="auto"/>
        <w:left w:val="none" w:sz="0" w:space="0" w:color="auto"/>
        <w:bottom w:val="none" w:sz="0" w:space="0" w:color="auto"/>
        <w:right w:val="none" w:sz="0" w:space="0" w:color="auto"/>
      </w:divBdr>
    </w:div>
    <w:div w:id="925189003">
      <w:bodyDiv w:val="1"/>
      <w:marLeft w:val="0"/>
      <w:marRight w:val="0"/>
      <w:marTop w:val="0"/>
      <w:marBottom w:val="0"/>
      <w:divBdr>
        <w:top w:val="none" w:sz="0" w:space="0" w:color="auto"/>
        <w:left w:val="none" w:sz="0" w:space="0" w:color="auto"/>
        <w:bottom w:val="none" w:sz="0" w:space="0" w:color="auto"/>
        <w:right w:val="none" w:sz="0" w:space="0" w:color="auto"/>
      </w:divBdr>
    </w:div>
    <w:div w:id="925268311">
      <w:bodyDiv w:val="1"/>
      <w:marLeft w:val="0"/>
      <w:marRight w:val="0"/>
      <w:marTop w:val="0"/>
      <w:marBottom w:val="0"/>
      <w:divBdr>
        <w:top w:val="none" w:sz="0" w:space="0" w:color="auto"/>
        <w:left w:val="none" w:sz="0" w:space="0" w:color="auto"/>
        <w:bottom w:val="none" w:sz="0" w:space="0" w:color="auto"/>
        <w:right w:val="none" w:sz="0" w:space="0" w:color="auto"/>
      </w:divBdr>
    </w:div>
    <w:div w:id="930629681">
      <w:bodyDiv w:val="1"/>
      <w:marLeft w:val="0"/>
      <w:marRight w:val="0"/>
      <w:marTop w:val="0"/>
      <w:marBottom w:val="0"/>
      <w:divBdr>
        <w:top w:val="none" w:sz="0" w:space="0" w:color="auto"/>
        <w:left w:val="none" w:sz="0" w:space="0" w:color="auto"/>
        <w:bottom w:val="none" w:sz="0" w:space="0" w:color="auto"/>
        <w:right w:val="none" w:sz="0" w:space="0" w:color="auto"/>
      </w:divBdr>
    </w:div>
    <w:div w:id="933779175">
      <w:bodyDiv w:val="1"/>
      <w:marLeft w:val="0"/>
      <w:marRight w:val="0"/>
      <w:marTop w:val="0"/>
      <w:marBottom w:val="0"/>
      <w:divBdr>
        <w:top w:val="none" w:sz="0" w:space="0" w:color="auto"/>
        <w:left w:val="none" w:sz="0" w:space="0" w:color="auto"/>
        <w:bottom w:val="none" w:sz="0" w:space="0" w:color="auto"/>
        <w:right w:val="none" w:sz="0" w:space="0" w:color="auto"/>
      </w:divBdr>
    </w:div>
    <w:div w:id="935556219">
      <w:bodyDiv w:val="1"/>
      <w:marLeft w:val="0"/>
      <w:marRight w:val="0"/>
      <w:marTop w:val="0"/>
      <w:marBottom w:val="0"/>
      <w:divBdr>
        <w:top w:val="none" w:sz="0" w:space="0" w:color="auto"/>
        <w:left w:val="none" w:sz="0" w:space="0" w:color="auto"/>
        <w:bottom w:val="none" w:sz="0" w:space="0" w:color="auto"/>
        <w:right w:val="none" w:sz="0" w:space="0" w:color="auto"/>
      </w:divBdr>
    </w:div>
    <w:div w:id="936909065">
      <w:bodyDiv w:val="1"/>
      <w:marLeft w:val="0"/>
      <w:marRight w:val="0"/>
      <w:marTop w:val="0"/>
      <w:marBottom w:val="0"/>
      <w:divBdr>
        <w:top w:val="none" w:sz="0" w:space="0" w:color="auto"/>
        <w:left w:val="none" w:sz="0" w:space="0" w:color="auto"/>
        <w:bottom w:val="none" w:sz="0" w:space="0" w:color="auto"/>
        <w:right w:val="none" w:sz="0" w:space="0" w:color="auto"/>
      </w:divBdr>
    </w:div>
    <w:div w:id="937442927">
      <w:bodyDiv w:val="1"/>
      <w:marLeft w:val="0"/>
      <w:marRight w:val="0"/>
      <w:marTop w:val="0"/>
      <w:marBottom w:val="0"/>
      <w:divBdr>
        <w:top w:val="none" w:sz="0" w:space="0" w:color="auto"/>
        <w:left w:val="none" w:sz="0" w:space="0" w:color="auto"/>
        <w:bottom w:val="none" w:sz="0" w:space="0" w:color="auto"/>
        <w:right w:val="none" w:sz="0" w:space="0" w:color="auto"/>
      </w:divBdr>
    </w:div>
    <w:div w:id="938417491">
      <w:bodyDiv w:val="1"/>
      <w:marLeft w:val="0"/>
      <w:marRight w:val="0"/>
      <w:marTop w:val="0"/>
      <w:marBottom w:val="0"/>
      <w:divBdr>
        <w:top w:val="none" w:sz="0" w:space="0" w:color="auto"/>
        <w:left w:val="none" w:sz="0" w:space="0" w:color="auto"/>
        <w:bottom w:val="none" w:sz="0" w:space="0" w:color="auto"/>
        <w:right w:val="none" w:sz="0" w:space="0" w:color="auto"/>
      </w:divBdr>
    </w:div>
    <w:div w:id="938607400">
      <w:bodyDiv w:val="1"/>
      <w:marLeft w:val="0"/>
      <w:marRight w:val="0"/>
      <w:marTop w:val="0"/>
      <w:marBottom w:val="0"/>
      <w:divBdr>
        <w:top w:val="none" w:sz="0" w:space="0" w:color="auto"/>
        <w:left w:val="none" w:sz="0" w:space="0" w:color="auto"/>
        <w:bottom w:val="none" w:sz="0" w:space="0" w:color="auto"/>
        <w:right w:val="none" w:sz="0" w:space="0" w:color="auto"/>
      </w:divBdr>
    </w:div>
    <w:div w:id="938677464">
      <w:bodyDiv w:val="1"/>
      <w:marLeft w:val="0"/>
      <w:marRight w:val="0"/>
      <w:marTop w:val="0"/>
      <w:marBottom w:val="0"/>
      <w:divBdr>
        <w:top w:val="none" w:sz="0" w:space="0" w:color="auto"/>
        <w:left w:val="none" w:sz="0" w:space="0" w:color="auto"/>
        <w:bottom w:val="none" w:sz="0" w:space="0" w:color="auto"/>
        <w:right w:val="none" w:sz="0" w:space="0" w:color="auto"/>
      </w:divBdr>
    </w:div>
    <w:div w:id="940723101">
      <w:bodyDiv w:val="1"/>
      <w:marLeft w:val="0"/>
      <w:marRight w:val="0"/>
      <w:marTop w:val="0"/>
      <w:marBottom w:val="0"/>
      <w:divBdr>
        <w:top w:val="none" w:sz="0" w:space="0" w:color="auto"/>
        <w:left w:val="none" w:sz="0" w:space="0" w:color="auto"/>
        <w:bottom w:val="none" w:sz="0" w:space="0" w:color="auto"/>
        <w:right w:val="none" w:sz="0" w:space="0" w:color="auto"/>
      </w:divBdr>
    </w:div>
    <w:div w:id="944271275">
      <w:bodyDiv w:val="1"/>
      <w:marLeft w:val="0"/>
      <w:marRight w:val="0"/>
      <w:marTop w:val="0"/>
      <w:marBottom w:val="0"/>
      <w:divBdr>
        <w:top w:val="none" w:sz="0" w:space="0" w:color="auto"/>
        <w:left w:val="none" w:sz="0" w:space="0" w:color="auto"/>
        <w:bottom w:val="none" w:sz="0" w:space="0" w:color="auto"/>
        <w:right w:val="none" w:sz="0" w:space="0" w:color="auto"/>
      </w:divBdr>
    </w:div>
    <w:div w:id="945651484">
      <w:bodyDiv w:val="1"/>
      <w:marLeft w:val="0"/>
      <w:marRight w:val="0"/>
      <w:marTop w:val="0"/>
      <w:marBottom w:val="0"/>
      <w:divBdr>
        <w:top w:val="none" w:sz="0" w:space="0" w:color="auto"/>
        <w:left w:val="none" w:sz="0" w:space="0" w:color="auto"/>
        <w:bottom w:val="none" w:sz="0" w:space="0" w:color="auto"/>
        <w:right w:val="none" w:sz="0" w:space="0" w:color="auto"/>
      </w:divBdr>
    </w:div>
    <w:div w:id="946039047">
      <w:bodyDiv w:val="1"/>
      <w:marLeft w:val="0"/>
      <w:marRight w:val="0"/>
      <w:marTop w:val="0"/>
      <w:marBottom w:val="0"/>
      <w:divBdr>
        <w:top w:val="none" w:sz="0" w:space="0" w:color="auto"/>
        <w:left w:val="none" w:sz="0" w:space="0" w:color="auto"/>
        <w:bottom w:val="none" w:sz="0" w:space="0" w:color="auto"/>
        <w:right w:val="none" w:sz="0" w:space="0" w:color="auto"/>
      </w:divBdr>
    </w:div>
    <w:div w:id="946303950">
      <w:bodyDiv w:val="1"/>
      <w:marLeft w:val="0"/>
      <w:marRight w:val="0"/>
      <w:marTop w:val="0"/>
      <w:marBottom w:val="0"/>
      <w:divBdr>
        <w:top w:val="none" w:sz="0" w:space="0" w:color="auto"/>
        <w:left w:val="none" w:sz="0" w:space="0" w:color="auto"/>
        <w:bottom w:val="none" w:sz="0" w:space="0" w:color="auto"/>
        <w:right w:val="none" w:sz="0" w:space="0" w:color="auto"/>
      </w:divBdr>
    </w:div>
    <w:div w:id="949780468">
      <w:bodyDiv w:val="1"/>
      <w:marLeft w:val="0"/>
      <w:marRight w:val="0"/>
      <w:marTop w:val="0"/>
      <w:marBottom w:val="0"/>
      <w:divBdr>
        <w:top w:val="none" w:sz="0" w:space="0" w:color="auto"/>
        <w:left w:val="none" w:sz="0" w:space="0" w:color="auto"/>
        <w:bottom w:val="none" w:sz="0" w:space="0" w:color="auto"/>
        <w:right w:val="none" w:sz="0" w:space="0" w:color="auto"/>
      </w:divBdr>
    </w:div>
    <w:div w:id="951594235">
      <w:bodyDiv w:val="1"/>
      <w:marLeft w:val="0"/>
      <w:marRight w:val="0"/>
      <w:marTop w:val="0"/>
      <w:marBottom w:val="0"/>
      <w:divBdr>
        <w:top w:val="none" w:sz="0" w:space="0" w:color="auto"/>
        <w:left w:val="none" w:sz="0" w:space="0" w:color="auto"/>
        <w:bottom w:val="none" w:sz="0" w:space="0" w:color="auto"/>
        <w:right w:val="none" w:sz="0" w:space="0" w:color="auto"/>
      </w:divBdr>
    </w:div>
    <w:div w:id="952594458">
      <w:bodyDiv w:val="1"/>
      <w:marLeft w:val="0"/>
      <w:marRight w:val="0"/>
      <w:marTop w:val="0"/>
      <w:marBottom w:val="0"/>
      <w:divBdr>
        <w:top w:val="none" w:sz="0" w:space="0" w:color="auto"/>
        <w:left w:val="none" w:sz="0" w:space="0" w:color="auto"/>
        <w:bottom w:val="none" w:sz="0" w:space="0" w:color="auto"/>
        <w:right w:val="none" w:sz="0" w:space="0" w:color="auto"/>
      </w:divBdr>
    </w:div>
    <w:div w:id="952706417">
      <w:bodyDiv w:val="1"/>
      <w:marLeft w:val="0"/>
      <w:marRight w:val="0"/>
      <w:marTop w:val="0"/>
      <w:marBottom w:val="0"/>
      <w:divBdr>
        <w:top w:val="none" w:sz="0" w:space="0" w:color="auto"/>
        <w:left w:val="none" w:sz="0" w:space="0" w:color="auto"/>
        <w:bottom w:val="none" w:sz="0" w:space="0" w:color="auto"/>
        <w:right w:val="none" w:sz="0" w:space="0" w:color="auto"/>
      </w:divBdr>
    </w:div>
    <w:div w:id="953826532">
      <w:bodyDiv w:val="1"/>
      <w:marLeft w:val="0"/>
      <w:marRight w:val="0"/>
      <w:marTop w:val="0"/>
      <w:marBottom w:val="0"/>
      <w:divBdr>
        <w:top w:val="none" w:sz="0" w:space="0" w:color="auto"/>
        <w:left w:val="none" w:sz="0" w:space="0" w:color="auto"/>
        <w:bottom w:val="none" w:sz="0" w:space="0" w:color="auto"/>
        <w:right w:val="none" w:sz="0" w:space="0" w:color="auto"/>
      </w:divBdr>
    </w:div>
    <w:div w:id="954167697">
      <w:bodyDiv w:val="1"/>
      <w:marLeft w:val="0"/>
      <w:marRight w:val="0"/>
      <w:marTop w:val="0"/>
      <w:marBottom w:val="0"/>
      <w:divBdr>
        <w:top w:val="none" w:sz="0" w:space="0" w:color="auto"/>
        <w:left w:val="none" w:sz="0" w:space="0" w:color="auto"/>
        <w:bottom w:val="none" w:sz="0" w:space="0" w:color="auto"/>
        <w:right w:val="none" w:sz="0" w:space="0" w:color="auto"/>
      </w:divBdr>
    </w:div>
    <w:div w:id="954167943">
      <w:bodyDiv w:val="1"/>
      <w:marLeft w:val="0"/>
      <w:marRight w:val="0"/>
      <w:marTop w:val="0"/>
      <w:marBottom w:val="0"/>
      <w:divBdr>
        <w:top w:val="none" w:sz="0" w:space="0" w:color="auto"/>
        <w:left w:val="none" w:sz="0" w:space="0" w:color="auto"/>
        <w:bottom w:val="none" w:sz="0" w:space="0" w:color="auto"/>
        <w:right w:val="none" w:sz="0" w:space="0" w:color="auto"/>
      </w:divBdr>
    </w:div>
    <w:div w:id="956833855">
      <w:bodyDiv w:val="1"/>
      <w:marLeft w:val="0"/>
      <w:marRight w:val="0"/>
      <w:marTop w:val="0"/>
      <w:marBottom w:val="0"/>
      <w:divBdr>
        <w:top w:val="none" w:sz="0" w:space="0" w:color="auto"/>
        <w:left w:val="none" w:sz="0" w:space="0" w:color="auto"/>
        <w:bottom w:val="none" w:sz="0" w:space="0" w:color="auto"/>
        <w:right w:val="none" w:sz="0" w:space="0" w:color="auto"/>
      </w:divBdr>
    </w:div>
    <w:div w:id="957174971">
      <w:bodyDiv w:val="1"/>
      <w:marLeft w:val="0"/>
      <w:marRight w:val="0"/>
      <w:marTop w:val="0"/>
      <w:marBottom w:val="0"/>
      <w:divBdr>
        <w:top w:val="none" w:sz="0" w:space="0" w:color="auto"/>
        <w:left w:val="none" w:sz="0" w:space="0" w:color="auto"/>
        <w:bottom w:val="none" w:sz="0" w:space="0" w:color="auto"/>
        <w:right w:val="none" w:sz="0" w:space="0" w:color="auto"/>
      </w:divBdr>
    </w:div>
    <w:div w:id="957686648">
      <w:bodyDiv w:val="1"/>
      <w:marLeft w:val="0"/>
      <w:marRight w:val="0"/>
      <w:marTop w:val="0"/>
      <w:marBottom w:val="0"/>
      <w:divBdr>
        <w:top w:val="none" w:sz="0" w:space="0" w:color="auto"/>
        <w:left w:val="none" w:sz="0" w:space="0" w:color="auto"/>
        <w:bottom w:val="none" w:sz="0" w:space="0" w:color="auto"/>
        <w:right w:val="none" w:sz="0" w:space="0" w:color="auto"/>
      </w:divBdr>
    </w:div>
    <w:div w:id="957758218">
      <w:bodyDiv w:val="1"/>
      <w:marLeft w:val="0"/>
      <w:marRight w:val="0"/>
      <w:marTop w:val="0"/>
      <w:marBottom w:val="0"/>
      <w:divBdr>
        <w:top w:val="none" w:sz="0" w:space="0" w:color="auto"/>
        <w:left w:val="none" w:sz="0" w:space="0" w:color="auto"/>
        <w:bottom w:val="none" w:sz="0" w:space="0" w:color="auto"/>
        <w:right w:val="none" w:sz="0" w:space="0" w:color="auto"/>
      </w:divBdr>
    </w:div>
    <w:div w:id="958342855">
      <w:bodyDiv w:val="1"/>
      <w:marLeft w:val="0"/>
      <w:marRight w:val="0"/>
      <w:marTop w:val="0"/>
      <w:marBottom w:val="0"/>
      <w:divBdr>
        <w:top w:val="none" w:sz="0" w:space="0" w:color="auto"/>
        <w:left w:val="none" w:sz="0" w:space="0" w:color="auto"/>
        <w:bottom w:val="none" w:sz="0" w:space="0" w:color="auto"/>
        <w:right w:val="none" w:sz="0" w:space="0" w:color="auto"/>
      </w:divBdr>
    </w:div>
    <w:div w:id="959382900">
      <w:bodyDiv w:val="1"/>
      <w:marLeft w:val="0"/>
      <w:marRight w:val="0"/>
      <w:marTop w:val="0"/>
      <w:marBottom w:val="0"/>
      <w:divBdr>
        <w:top w:val="none" w:sz="0" w:space="0" w:color="auto"/>
        <w:left w:val="none" w:sz="0" w:space="0" w:color="auto"/>
        <w:bottom w:val="none" w:sz="0" w:space="0" w:color="auto"/>
        <w:right w:val="none" w:sz="0" w:space="0" w:color="auto"/>
      </w:divBdr>
    </w:div>
    <w:div w:id="959872450">
      <w:bodyDiv w:val="1"/>
      <w:marLeft w:val="0"/>
      <w:marRight w:val="0"/>
      <w:marTop w:val="0"/>
      <w:marBottom w:val="0"/>
      <w:divBdr>
        <w:top w:val="none" w:sz="0" w:space="0" w:color="auto"/>
        <w:left w:val="none" w:sz="0" w:space="0" w:color="auto"/>
        <w:bottom w:val="none" w:sz="0" w:space="0" w:color="auto"/>
        <w:right w:val="none" w:sz="0" w:space="0" w:color="auto"/>
      </w:divBdr>
    </w:div>
    <w:div w:id="960309596">
      <w:bodyDiv w:val="1"/>
      <w:marLeft w:val="0"/>
      <w:marRight w:val="0"/>
      <w:marTop w:val="0"/>
      <w:marBottom w:val="0"/>
      <w:divBdr>
        <w:top w:val="none" w:sz="0" w:space="0" w:color="auto"/>
        <w:left w:val="none" w:sz="0" w:space="0" w:color="auto"/>
        <w:bottom w:val="none" w:sz="0" w:space="0" w:color="auto"/>
        <w:right w:val="none" w:sz="0" w:space="0" w:color="auto"/>
      </w:divBdr>
    </w:div>
    <w:div w:id="962541270">
      <w:bodyDiv w:val="1"/>
      <w:marLeft w:val="0"/>
      <w:marRight w:val="0"/>
      <w:marTop w:val="0"/>
      <w:marBottom w:val="0"/>
      <w:divBdr>
        <w:top w:val="none" w:sz="0" w:space="0" w:color="auto"/>
        <w:left w:val="none" w:sz="0" w:space="0" w:color="auto"/>
        <w:bottom w:val="none" w:sz="0" w:space="0" w:color="auto"/>
        <w:right w:val="none" w:sz="0" w:space="0" w:color="auto"/>
      </w:divBdr>
    </w:div>
    <w:div w:id="964114489">
      <w:bodyDiv w:val="1"/>
      <w:marLeft w:val="0"/>
      <w:marRight w:val="0"/>
      <w:marTop w:val="0"/>
      <w:marBottom w:val="0"/>
      <w:divBdr>
        <w:top w:val="none" w:sz="0" w:space="0" w:color="auto"/>
        <w:left w:val="none" w:sz="0" w:space="0" w:color="auto"/>
        <w:bottom w:val="none" w:sz="0" w:space="0" w:color="auto"/>
        <w:right w:val="none" w:sz="0" w:space="0" w:color="auto"/>
      </w:divBdr>
    </w:div>
    <w:div w:id="964115674">
      <w:bodyDiv w:val="1"/>
      <w:marLeft w:val="0"/>
      <w:marRight w:val="0"/>
      <w:marTop w:val="0"/>
      <w:marBottom w:val="0"/>
      <w:divBdr>
        <w:top w:val="none" w:sz="0" w:space="0" w:color="auto"/>
        <w:left w:val="none" w:sz="0" w:space="0" w:color="auto"/>
        <w:bottom w:val="none" w:sz="0" w:space="0" w:color="auto"/>
        <w:right w:val="none" w:sz="0" w:space="0" w:color="auto"/>
      </w:divBdr>
    </w:div>
    <w:div w:id="965696631">
      <w:bodyDiv w:val="1"/>
      <w:marLeft w:val="0"/>
      <w:marRight w:val="0"/>
      <w:marTop w:val="0"/>
      <w:marBottom w:val="0"/>
      <w:divBdr>
        <w:top w:val="none" w:sz="0" w:space="0" w:color="auto"/>
        <w:left w:val="none" w:sz="0" w:space="0" w:color="auto"/>
        <w:bottom w:val="none" w:sz="0" w:space="0" w:color="auto"/>
        <w:right w:val="none" w:sz="0" w:space="0" w:color="auto"/>
      </w:divBdr>
    </w:div>
    <w:div w:id="966542543">
      <w:bodyDiv w:val="1"/>
      <w:marLeft w:val="0"/>
      <w:marRight w:val="0"/>
      <w:marTop w:val="0"/>
      <w:marBottom w:val="0"/>
      <w:divBdr>
        <w:top w:val="none" w:sz="0" w:space="0" w:color="auto"/>
        <w:left w:val="none" w:sz="0" w:space="0" w:color="auto"/>
        <w:bottom w:val="none" w:sz="0" w:space="0" w:color="auto"/>
        <w:right w:val="none" w:sz="0" w:space="0" w:color="auto"/>
      </w:divBdr>
    </w:div>
    <w:div w:id="967319948">
      <w:bodyDiv w:val="1"/>
      <w:marLeft w:val="0"/>
      <w:marRight w:val="0"/>
      <w:marTop w:val="0"/>
      <w:marBottom w:val="0"/>
      <w:divBdr>
        <w:top w:val="none" w:sz="0" w:space="0" w:color="auto"/>
        <w:left w:val="none" w:sz="0" w:space="0" w:color="auto"/>
        <w:bottom w:val="none" w:sz="0" w:space="0" w:color="auto"/>
        <w:right w:val="none" w:sz="0" w:space="0" w:color="auto"/>
      </w:divBdr>
    </w:div>
    <w:div w:id="967584282">
      <w:bodyDiv w:val="1"/>
      <w:marLeft w:val="0"/>
      <w:marRight w:val="0"/>
      <w:marTop w:val="0"/>
      <w:marBottom w:val="0"/>
      <w:divBdr>
        <w:top w:val="none" w:sz="0" w:space="0" w:color="auto"/>
        <w:left w:val="none" w:sz="0" w:space="0" w:color="auto"/>
        <w:bottom w:val="none" w:sz="0" w:space="0" w:color="auto"/>
        <w:right w:val="none" w:sz="0" w:space="0" w:color="auto"/>
      </w:divBdr>
    </w:div>
    <w:div w:id="969673274">
      <w:bodyDiv w:val="1"/>
      <w:marLeft w:val="0"/>
      <w:marRight w:val="0"/>
      <w:marTop w:val="0"/>
      <w:marBottom w:val="0"/>
      <w:divBdr>
        <w:top w:val="none" w:sz="0" w:space="0" w:color="auto"/>
        <w:left w:val="none" w:sz="0" w:space="0" w:color="auto"/>
        <w:bottom w:val="none" w:sz="0" w:space="0" w:color="auto"/>
        <w:right w:val="none" w:sz="0" w:space="0" w:color="auto"/>
      </w:divBdr>
    </w:div>
    <w:div w:id="974942721">
      <w:bodyDiv w:val="1"/>
      <w:marLeft w:val="0"/>
      <w:marRight w:val="0"/>
      <w:marTop w:val="0"/>
      <w:marBottom w:val="0"/>
      <w:divBdr>
        <w:top w:val="none" w:sz="0" w:space="0" w:color="auto"/>
        <w:left w:val="none" w:sz="0" w:space="0" w:color="auto"/>
        <w:bottom w:val="none" w:sz="0" w:space="0" w:color="auto"/>
        <w:right w:val="none" w:sz="0" w:space="0" w:color="auto"/>
      </w:divBdr>
    </w:div>
    <w:div w:id="975255379">
      <w:bodyDiv w:val="1"/>
      <w:marLeft w:val="0"/>
      <w:marRight w:val="0"/>
      <w:marTop w:val="0"/>
      <w:marBottom w:val="0"/>
      <w:divBdr>
        <w:top w:val="none" w:sz="0" w:space="0" w:color="auto"/>
        <w:left w:val="none" w:sz="0" w:space="0" w:color="auto"/>
        <w:bottom w:val="none" w:sz="0" w:space="0" w:color="auto"/>
        <w:right w:val="none" w:sz="0" w:space="0" w:color="auto"/>
      </w:divBdr>
    </w:div>
    <w:div w:id="976644377">
      <w:bodyDiv w:val="1"/>
      <w:marLeft w:val="0"/>
      <w:marRight w:val="0"/>
      <w:marTop w:val="0"/>
      <w:marBottom w:val="0"/>
      <w:divBdr>
        <w:top w:val="none" w:sz="0" w:space="0" w:color="auto"/>
        <w:left w:val="none" w:sz="0" w:space="0" w:color="auto"/>
        <w:bottom w:val="none" w:sz="0" w:space="0" w:color="auto"/>
        <w:right w:val="none" w:sz="0" w:space="0" w:color="auto"/>
      </w:divBdr>
    </w:div>
    <w:div w:id="977344209">
      <w:bodyDiv w:val="1"/>
      <w:marLeft w:val="0"/>
      <w:marRight w:val="0"/>
      <w:marTop w:val="0"/>
      <w:marBottom w:val="0"/>
      <w:divBdr>
        <w:top w:val="none" w:sz="0" w:space="0" w:color="auto"/>
        <w:left w:val="none" w:sz="0" w:space="0" w:color="auto"/>
        <w:bottom w:val="none" w:sz="0" w:space="0" w:color="auto"/>
        <w:right w:val="none" w:sz="0" w:space="0" w:color="auto"/>
      </w:divBdr>
    </w:div>
    <w:div w:id="978342362">
      <w:bodyDiv w:val="1"/>
      <w:marLeft w:val="0"/>
      <w:marRight w:val="0"/>
      <w:marTop w:val="0"/>
      <w:marBottom w:val="0"/>
      <w:divBdr>
        <w:top w:val="none" w:sz="0" w:space="0" w:color="auto"/>
        <w:left w:val="none" w:sz="0" w:space="0" w:color="auto"/>
        <w:bottom w:val="none" w:sz="0" w:space="0" w:color="auto"/>
        <w:right w:val="none" w:sz="0" w:space="0" w:color="auto"/>
      </w:divBdr>
    </w:div>
    <w:div w:id="978803974">
      <w:bodyDiv w:val="1"/>
      <w:marLeft w:val="0"/>
      <w:marRight w:val="0"/>
      <w:marTop w:val="0"/>
      <w:marBottom w:val="0"/>
      <w:divBdr>
        <w:top w:val="none" w:sz="0" w:space="0" w:color="auto"/>
        <w:left w:val="none" w:sz="0" w:space="0" w:color="auto"/>
        <w:bottom w:val="none" w:sz="0" w:space="0" w:color="auto"/>
        <w:right w:val="none" w:sz="0" w:space="0" w:color="auto"/>
      </w:divBdr>
    </w:div>
    <w:div w:id="982781537">
      <w:bodyDiv w:val="1"/>
      <w:marLeft w:val="0"/>
      <w:marRight w:val="0"/>
      <w:marTop w:val="0"/>
      <w:marBottom w:val="0"/>
      <w:divBdr>
        <w:top w:val="none" w:sz="0" w:space="0" w:color="auto"/>
        <w:left w:val="none" w:sz="0" w:space="0" w:color="auto"/>
        <w:bottom w:val="none" w:sz="0" w:space="0" w:color="auto"/>
        <w:right w:val="none" w:sz="0" w:space="0" w:color="auto"/>
      </w:divBdr>
    </w:div>
    <w:div w:id="982853313">
      <w:bodyDiv w:val="1"/>
      <w:marLeft w:val="0"/>
      <w:marRight w:val="0"/>
      <w:marTop w:val="0"/>
      <w:marBottom w:val="0"/>
      <w:divBdr>
        <w:top w:val="none" w:sz="0" w:space="0" w:color="auto"/>
        <w:left w:val="none" w:sz="0" w:space="0" w:color="auto"/>
        <w:bottom w:val="none" w:sz="0" w:space="0" w:color="auto"/>
        <w:right w:val="none" w:sz="0" w:space="0" w:color="auto"/>
      </w:divBdr>
    </w:div>
    <w:div w:id="983121434">
      <w:bodyDiv w:val="1"/>
      <w:marLeft w:val="0"/>
      <w:marRight w:val="0"/>
      <w:marTop w:val="0"/>
      <w:marBottom w:val="0"/>
      <w:divBdr>
        <w:top w:val="none" w:sz="0" w:space="0" w:color="auto"/>
        <w:left w:val="none" w:sz="0" w:space="0" w:color="auto"/>
        <w:bottom w:val="none" w:sz="0" w:space="0" w:color="auto"/>
        <w:right w:val="none" w:sz="0" w:space="0" w:color="auto"/>
      </w:divBdr>
    </w:div>
    <w:div w:id="983243019">
      <w:bodyDiv w:val="1"/>
      <w:marLeft w:val="0"/>
      <w:marRight w:val="0"/>
      <w:marTop w:val="0"/>
      <w:marBottom w:val="0"/>
      <w:divBdr>
        <w:top w:val="none" w:sz="0" w:space="0" w:color="auto"/>
        <w:left w:val="none" w:sz="0" w:space="0" w:color="auto"/>
        <w:bottom w:val="none" w:sz="0" w:space="0" w:color="auto"/>
        <w:right w:val="none" w:sz="0" w:space="0" w:color="auto"/>
      </w:divBdr>
    </w:div>
    <w:div w:id="984772928">
      <w:bodyDiv w:val="1"/>
      <w:marLeft w:val="0"/>
      <w:marRight w:val="0"/>
      <w:marTop w:val="0"/>
      <w:marBottom w:val="0"/>
      <w:divBdr>
        <w:top w:val="none" w:sz="0" w:space="0" w:color="auto"/>
        <w:left w:val="none" w:sz="0" w:space="0" w:color="auto"/>
        <w:bottom w:val="none" w:sz="0" w:space="0" w:color="auto"/>
        <w:right w:val="none" w:sz="0" w:space="0" w:color="auto"/>
      </w:divBdr>
    </w:div>
    <w:div w:id="985548583">
      <w:bodyDiv w:val="1"/>
      <w:marLeft w:val="0"/>
      <w:marRight w:val="0"/>
      <w:marTop w:val="0"/>
      <w:marBottom w:val="0"/>
      <w:divBdr>
        <w:top w:val="none" w:sz="0" w:space="0" w:color="auto"/>
        <w:left w:val="none" w:sz="0" w:space="0" w:color="auto"/>
        <w:bottom w:val="none" w:sz="0" w:space="0" w:color="auto"/>
        <w:right w:val="none" w:sz="0" w:space="0" w:color="auto"/>
      </w:divBdr>
    </w:div>
    <w:div w:id="989332307">
      <w:bodyDiv w:val="1"/>
      <w:marLeft w:val="0"/>
      <w:marRight w:val="0"/>
      <w:marTop w:val="0"/>
      <w:marBottom w:val="0"/>
      <w:divBdr>
        <w:top w:val="none" w:sz="0" w:space="0" w:color="auto"/>
        <w:left w:val="none" w:sz="0" w:space="0" w:color="auto"/>
        <w:bottom w:val="none" w:sz="0" w:space="0" w:color="auto"/>
        <w:right w:val="none" w:sz="0" w:space="0" w:color="auto"/>
      </w:divBdr>
    </w:div>
    <w:div w:id="989754706">
      <w:bodyDiv w:val="1"/>
      <w:marLeft w:val="0"/>
      <w:marRight w:val="0"/>
      <w:marTop w:val="0"/>
      <w:marBottom w:val="0"/>
      <w:divBdr>
        <w:top w:val="none" w:sz="0" w:space="0" w:color="auto"/>
        <w:left w:val="none" w:sz="0" w:space="0" w:color="auto"/>
        <w:bottom w:val="none" w:sz="0" w:space="0" w:color="auto"/>
        <w:right w:val="none" w:sz="0" w:space="0" w:color="auto"/>
      </w:divBdr>
    </w:div>
    <w:div w:id="990257917">
      <w:bodyDiv w:val="1"/>
      <w:marLeft w:val="0"/>
      <w:marRight w:val="0"/>
      <w:marTop w:val="0"/>
      <w:marBottom w:val="0"/>
      <w:divBdr>
        <w:top w:val="none" w:sz="0" w:space="0" w:color="auto"/>
        <w:left w:val="none" w:sz="0" w:space="0" w:color="auto"/>
        <w:bottom w:val="none" w:sz="0" w:space="0" w:color="auto"/>
        <w:right w:val="none" w:sz="0" w:space="0" w:color="auto"/>
      </w:divBdr>
    </w:div>
    <w:div w:id="990642192">
      <w:bodyDiv w:val="1"/>
      <w:marLeft w:val="0"/>
      <w:marRight w:val="0"/>
      <w:marTop w:val="0"/>
      <w:marBottom w:val="0"/>
      <w:divBdr>
        <w:top w:val="none" w:sz="0" w:space="0" w:color="auto"/>
        <w:left w:val="none" w:sz="0" w:space="0" w:color="auto"/>
        <w:bottom w:val="none" w:sz="0" w:space="0" w:color="auto"/>
        <w:right w:val="none" w:sz="0" w:space="0" w:color="auto"/>
      </w:divBdr>
    </w:div>
    <w:div w:id="990986513">
      <w:bodyDiv w:val="1"/>
      <w:marLeft w:val="0"/>
      <w:marRight w:val="0"/>
      <w:marTop w:val="0"/>
      <w:marBottom w:val="0"/>
      <w:divBdr>
        <w:top w:val="none" w:sz="0" w:space="0" w:color="auto"/>
        <w:left w:val="none" w:sz="0" w:space="0" w:color="auto"/>
        <w:bottom w:val="none" w:sz="0" w:space="0" w:color="auto"/>
        <w:right w:val="none" w:sz="0" w:space="0" w:color="auto"/>
      </w:divBdr>
    </w:div>
    <w:div w:id="992686295">
      <w:bodyDiv w:val="1"/>
      <w:marLeft w:val="0"/>
      <w:marRight w:val="0"/>
      <w:marTop w:val="0"/>
      <w:marBottom w:val="0"/>
      <w:divBdr>
        <w:top w:val="none" w:sz="0" w:space="0" w:color="auto"/>
        <w:left w:val="none" w:sz="0" w:space="0" w:color="auto"/>
        <w:bottom w:val="none" w:sz="0" w:space="0" w:color="auto"/>
        <w:right w:val="none" w:sz="0" w:space="0" w:color="auto"/>
      </w:divBdr>
    </w:div>
    <w:div w:id="993221797">
      <w:bodyDiv w:val="1"/>
      <w:marLeft w:val="0"/>
      <w:marRight w:val="0"/>
      <w:marTop w:val="0"/>
      <w:marBottom w:val="0"/>
      <w:divBdr>
        <w:top w:val="none" w:sz="0" w:space="0" w:color="auto"/>
        <w:left w:val="none" w:sz="0" w:space="0" w:color="auto"/>
        <w:bottom w:val="none" w:sz="0" w:space="0" w:color="auto"/>
        <w:right w:val="none" w:sz="0" w:space="0" w:color="auto"/>
      </w:divBdr>
    </w:div>
    <w:div w:id="998388469">
      <w:bodyDiv w:val="1"/>
      <w:marLeft w:val="0"/>
      <w:marRight w:val="0"/>
      <w:marTop w:val="0"/>
      <w:marBottom w:val="0"/>
      <w:divBdr>
        <w:top w:val="none" w:sz="0" w:space="0" w:color="auto"/>
        <w:left w:val="none" w:sz="0" w:space="0" w:color="auto"/>
        <w:bottom w:val="none" w:sz="0" w:space="0" w:color="auto"/>
        <w:right w:val="none" w:sz="0" w:space="0" w:color="auto"/>
      </w:divBdr>
    </w:div>
    <w:div w:id="998846425">
      <w:bodyDiv w:val="1"/>
      <w:marLeft w:val="0"/>
      <w:marRight w:val="0"/>
      <w:marTop w:val="0"/>
      <w:marBottom w:val="0"/>
      <w:divBdr>
        <w:top w:val="none" w:sz="0" w:space="0" w:color="auto"/>
        <w:left w:val="none" w:sz="0" w:space="0" w:color="auto"/>
        <w:bottom w:val="none" w:sz="0" w:space="0" w:color="auto"/>
        <w:right w:val="none" w:sz="0" w:space="0" w:color="auto"/>
      </w:divBdr>
    </w:div>
    <w:div w:id="999042463">
      <w:bodyDiv w:val="1"/>
      <w:marLeft w:val="0"/>
      <w:marRight w:val="0"/>
      <w:marTop w:val="0"/>
      <w:marBottom w:val="0"/>
      <w:divBdr>
        <w:top w:val="none" w:sz="0" w:space="0" w:color="auto"/>
        <w:left w:val="none" w:sz="0" w:space="0" w:color="auto"/>
        <w:bottom w:val="none" w:sz="0" w:space="0" w:color="auto"/>
        <w:right w:val="none" w:sz="0" w:space="0" w:color="auto"/>
      </w:divBdr>
    </w:div>
    <w:div w:id="999163380">
      <w:bodyDiv w:val="1"/>
      <w:marLeft w:val="0"/>
      <w:marRight w:val="0"/>
      <w:marTop w:val="0"/>
      <w:marBottom w:val="0"/>
      <w:divBdr>
        <w:top w:val="none" w:sz="0" w:space="0" w:color="auto"/>
        <w:left w:val="none" w:sz="0" w:space="0" w:color="auto"/>
        <w:bottom w:val="none" w:sz="0" w:space="0" w:color="auto"/>
        <w:right w:val="none" w:sz="0" w:space="0" w:color="auto"/>
      </w:divBdr>
    </w:div>
    <w:div w:id="1000084760">
      <w:bodyDiv w:val="1"/>
      <w:marLeft w:val="0"/>
      <w:marRight w:val="0"/>
      <w:marTop w:val="0"/>
      <w:marBottom w:val="0"/>
      <w:divBdr>
        <w:top w:val="none" w:sz="0" w:space="0" w:color="auto"/>
        <w:left w:val="none" w:sz="0" w:space="0" w:color="auto"/>
        <w:bottom w:val="none" w:sz="0" w:space="0" w:color="auto"/>
        <w:right w:val="none" w:sz="0" w:space="0" w:color="auto"/>
      </w:divBdr>
    </w:div>
    <w:div w:id="1000160592">
      <w:bodyDiv w:val="1"/>
      <w:marLeft w:val="0"/>
      <w:marRight w:val="0"/>
      <w:marTop w:val="0"/>
      <w:marBottom w:val="0"/>
      <w:divBdr>
        <w:top w:val="none" w:sz="0" w:space="0" w:color="auto"/>
        <w:left w:val="none" w:sz="0" w:space="0" w:color="auto"/>
        <w:bottom w:val="none" w:sz="0" w:space="0" w:color="auto"/>
        <w:right w:val="none" w:sz="0" w:space="0" w:color="auto"/>
      </w:divBdr>
    </w:div>
    <w:div w:id="1001473063">
      <w:bodyDiv w:val="1"/>
      <w:marLeft w:val="0"/>
      <w:marRight w:val="0"/>
      <w:marTop w:val="0"/>
      <w:marBottom w:val="0"/>
      <w:divBdr>
        <w:top w:val="none" w:sz="0" w:space="0" w:color="auto"/>
        <w:left w:val="none" w:sz="0" w:space="0" w:color="auto"/>
        <w:bottom w:val="none" w:sz="0" w:space="0" w:color="auto"/>
        <w:right w:val="none" w:sz="0" w:space="0" w:color="auto"/>
      </w:divBdr>
    </w:div>
    <w:div w:id="1002005774">
      <w:bodyDiv w:val="1"/>
      <w:marLeft w:val="0"/>
      <w:marRight w:val="0"/>
      <w:marTop w:val="0"/>
      <w:marBottom w:val="0"/>
      <w:divBdr>
        <w:top w:val="none" w:sz="0" w:space="0" w:color="auto"/>
        <w:left w:val="none" w:sz="0" w:space="0" w:color="auto"/>
        <w:bottom w:val="none" w:sz="0" w:space="0" w:color="auto"/>
        <w:right w:val="none" w:sz="0" w:space="0" w:color="auto"/>
      </w:divBdr>
    </w:div>
    <w:div w:id="1004673598">
      <w:bodyDiv w:val="1"/>
      <w:marLeft w:val="0"/>
      <w:marRight w:val="0"/>
      <w:marTop w:val="0"/>
      <w:marBottom w:val="0"/>
      <w:divBdr>
        <w:top w:val="none" w:sz="0" w:space="0" w:color="auto"/>
        <w:left w:val="none" w:sz="0" w:space="0" w:color="auto"/>
        <w:bottom w:val="none" w:sz="0" w:space="0" w:color="auto"/>
        <w:right w:val="none" w:sz="0" w:space="0" w:color="auto"/>
      </w:divBdr>
    </w:div>
    <w:div w:id="1005403596">
      <w:bodyDiv w:val="1"/>
      <w:marLeft w:val="0"/>
      <w:marRight w:val="0"/>
      <w:marTop w:val="0"/>
      <w:marBottom w:val="0"/>
      <w:divBdr>
        <w:top w:val="none" w:sz="0" w:space="0" w:color="auto"/>
        <w:left w:val="none" w:sz="0" w:space="0" w:color="auto"/>
        <w:bottom w:val="none" w:sz="0" w:space="0" w:color="auto"/>
        <w:right w:val="none" w:sz="0" w:space="0" w:color="auto"/>
      </w:divBdr>
    </w:div>
    <w:div w:id="1009673172">
      <w:bodyDiv w:val="1"/>
      <w:marLeft w:val="0"/>
      <w:marRight w:val="0"/>
      <w:marTop w:val="0"/>
      <w:marBottom w:val="0"/>
      <w:divBdr>
        <w:top w:val="none" w:sz="0" w:space="0" w:color="auto"/>
        <w:left w:val="none" w:sz="0" w:space="0" w:color="auto"/>
        <w:bottom w:val="none" w:sz="0" w:space="0" w:color="auto"/>
        <w:right w:val="none" w:sz="0" w:space="0" w:color="auto"/>
      </w:divBdr>
    </w:div>
    <w:div w:id="1012801926">
      <w:bodyDiv w:val="1"/>
      <w:marLeft w:val="0"/>
      <w:marRight w:val="0"/>
      <w:marTop w:val="0"/>
      <w:marBottom w:val="0"/>
      <w:divBdr>
        <w:top w:val="none" w:sz="0" w:space="0" w:color="auto"/>
        <w:left w:val="none" w:sz="0" w:space="0" w:color="auto"/>
        <w:bottom w:val="none" w:sz="0" w:space="0" w:color="auto"/>
        <w:right w:val="none" w:sz="0" w:space="0" w:color="auto"/>
      </w:divBdr>
    </w:div>
    <w:div w:id="1015033605">
      <w:bodyDiv w:val="1"/>
      <w:marLeft w:val="0"/>
      <w:marRight w:val="0"/>
      <w:marTop w:val="0"/>
      <w:marBottom w:val="0"/>
      <w:divBdr>
        <w:top w:val="none" w:sz="0" w:space="0" w:color="auto"/>
        <w:left w:val="none" w:sz="0" w:space="0" w:color="auto"/>
        <w:bottom w:val="none" w:sz="0" w:space="0" w:color="auto"/>
        <w:right w:val="none" w:sz="0" w:space="0" w:color="auto"/>
      </w:divBdr>
    </w:div>
    <w:div w:id="1015576927">
      <w:bodyDiv w:val="1"/>
      <w:marLeft w:val="0"/>
      <w:marRight w:val="0"/>
      <w:marTop w:val="0"/>
      <w:marBottom w:val="0"/>
      <w:divBdr>
        <w:top w:val="none" w:sz="0" w:space="0" w:color="auto"/>
        <w:left w:val="none" w:sz="0" w:space="0" w:color="auto"/>
        <w:bottom w:val="none" w:sz="0" w:space="0" w:color="auto"/>
        <w:right w:val="none" w:sz="0" w:space="0" w:color="auto"/>
      </w:divBdr>
    </w:div>
    <w:div w:id="1019164668">
      <w:bodyDiv w:val="1"/>
      <w:marLeft w:val="0"/>
      <w:marRight w:val="0"/>
      <w:marTop w:val="0"/>
      <w:marBottom w:val="0"/>
      <w:divBdr>
        <w:top w:val="none" w:sz="0" w:space="0" w:color="auto"/>
        <w:left w:val="none" w:sz="0" w:space="0" w:color="auto"/>
        <w:bottom w:val="none" w:sz="0" w:space="0" w:color="auto"/>
        <w:right w:val="none" w:sz="0" w:space="0" w:color="auto"/>
      </w:divBdr>
    </w:div>
    <w:div w:id="1020547503">
      <w:bodyDiv w:val="1"/>
      <w:marLeft w:val="0"/>
      <w:marRight w:val="0"/>
      <w:marTop w:val="0"/>
      <w:marBottom w:val="0"/>
      <w:divBdr>
        <w:top w:val="none" w:sz="0" w:space="0" w:color="auto"/>
        <w:left w:val="none" w:sz="0" w:space="0" w:color="auto"/>
        <w:bottom w:val="none" w:sz="0" w:space="0" w:color="auto"/>
        <w:right w:val="none" w:sz="0" w:space="0" w:color="auto"/>
      </w:divBdr>
    </w:div>
    <w:div w:id="1021396846">
      <w:bodyDiv w:val="1"/>
      <w:marLeft w:val="0"/>
      <w:marRight w:val="0"/>
      <w:marTop w:val="0"/>
      <w:marBottom w:val="0"/>
      <w:divBdr>
        <w:top w:val="none" w:sz="0" w:space="0" w:color="auto"/>
        <w:left w:val="none" w:sz="0" w:space="0" w:color="auto"/>
        <w:bottom w:val="none" w:sz="0" w:space="0" w:color="auto"/>
        <w:right w:val="none" w:sz="0" w:space="0" w:color="auto"/>
      </w:divBdr>
    </w:div>
    <w:div w:id="1023171083">
      <w:bodyDiv w:val="1"/>
      <w:marLeft w:val="0"/>
      <w:marRight w:val="0"/>
      <w:marTop w:val="0"/>
      <w:marBottom w:val="0"/>
      <w:divBdr>
        <w:top w:val="none" w:sz="0" w:space="0" w:color="auto"/>
        <w:left w:val="none" w:sz="0" w:space="0" w:color="auto"/>
        <w:bottom w:val="none" w:sz="0" w:space="0" w:color="auto"/>
        <w:right w:val="none" w:sz="0" w:space="0" w:color="auto"/>
      </w:divBdr>
    </w:div>
    <w:div w:id="1023940380">
      <w:bodyDiv w:val="1"/>
      <w:marLeft w:val="0"/>
      <w:marRight w:val="0"/>
      <w:marTop w:val="0"/>
      <w:marBottom w:val="0"/>
      <w:divBdr>
        <w:top w:val="none" w:sz="0" w:space="0" w:color="auto"/>
        <w:left w:val="none" w:sz="0" w:space="0" w:color="auto"/>
        <w:bottom w:val="none" w:sz="0" w:space="0" w:color="auto"/>
        <w:right w:val="none" w:sz="0" w:space="0" w:color="auto"/>
      </w:divBdr>
    </w:div>
    <w:div w:id="1025640486">
      <w:bodyDiv w:val="1"/>
      <w:marLeft w:val="0"/>
      <w:marRight w:val="0"/>
      <w:marTop w:val="0"/>
      <w:marBottom w:val="0"/>
      <w:divBdr>
        <w:top w:val="none" w:sz="0" w:space="0" w:color="auto"/>
        <w:left w:val="none" w:sz="0" w:space="0" w:color="auto"/>
        <w:bottom w:val="none" w:sz="0" w:space="0" w:color="auto"/>
        <w:right w:val="none" w:sz="0" w:space="0" w:color="auto"/>
      </w:divBdr>
    </w:div>
    <w:div w:id="1027755612">
      <w:bodyDiv w:val="1"/>
      <w:marLeft w:val="0"/>
      <w:marRight w:val="0"/>
      <w:marTop w:val="0"/>
      <w:marBottom w:val="0"/>
      <w:divBdr>
        <w:top w:val="none" w:sz="0" w:space="0" w:color="auto"/>
        <w:left w:val="none" w:sz="0" w:space="0" w:color="auto"/>
        <w:bottom w:val="none" w:sz="0" w:space="0" w:color="auto"/>
        <w:right w:val="none" w:sz="0" w:space="0" w:color="auto"/>
      </w:divBdr>
    </w:div>
    <w:div w:id="1028067759">
      <w:bodyDiv w:val="1"/>
      <w:marLeft w:val="0"/>
      <w:marRight w:val="0"/>
      <w:marTop w:val="0"/>
      <w:marBottom w:val="0"/>
      <w:divBdr>
        <w:top w:val="none" w:sz="0" w:space="0" w:color="auto"/>
        <w:left w:val="none" w:sz="0" w:space="0" w:color="auto"/>
        <w:bottom w:val="none" w:sz="0" w:space="0" w:color="auto"/>
        <w:right w:val="none" w:sz="0" w:space="0" w:color="auto"/>
      </w:divBdr>
    </w:div>
    <w:div w:id="1028260901">
      <w:bodyDiv w:val="1"/>
      <w:marLeft w:val="0"/>
      <w:marRight w:val="0"/>
      <w:marTop w:val="0"/>
      <w:marBottom w:val="0"/>
      <w:divBdr>
        <w:top w:val="none" w:sz="0" w:space="0" w:color="auto"/>
        <w:left w:val="none" w:sz="0" w:space="0" w:color="auto"/>
        <w:bottom w:val="none" w:sz="0" w:space="0" w:color="auto"/>
        <w:right w:val="none" w:sz="0" w:space="0" w:color="auto"/>
      </w:divBdr>
    </w:div>
    <w:div w:id="1028483475">
      <w:bodyDiv w:val="1"/>
      <w:marLeft w:val="0"/>
      <w:marRight w:val="0"/>
      <w:marTop w:val="0"/>
      <w:marBottom w:val="0"/>
      <w:divBdr>
        <w:top w:val="none" w:sz="0" w:space="0" w:color="auto"/>
        <w:left w:val="none" w:sz="0" w:space="0" w:color="auto"/>
        <w:bottom w:val="none" w:sz="0" w:space="0" w:color="auto"/>
        <w:right w:val="none" w:sz="0" w:space="0" w:color="auto"/>
      </w:divBdr>
    </w:div>
    <w:div w:id="1028719450">
      <w:bodyDiv w:val="1"/>
      <w:marLeft w:val="0"/>
      <w:marRight w:val="0"/>
      <w:marTop w:val="0"/>
      <w:marBottom w:val="0"/>
      <w:divBdr>
        <w:top w:val="none" w:sz="0" w:space="0" w:color="auto"/>
        <w:left w:val="none" w:sz="0" w:space="0" w:color="auto"/>
        <w:bottom w:val="none" w:sz="0" w:space="0" w:color="auto"/>
        <w:right w:val="none" w:sz="0" w:space="0" w:color="auto"/>
      </w:divBdr>
    </w:div>
    <w:div w:id="1028987975">
      <w:bodyDiv w:val="1"/>
      <w:marLeft w:val="0"/>
      <w:marRight w:val="0"/>
      <w:marTop w:val="0"/>
      <w:marBottom w:val="0"/>
      <w:divBdr>
        <w:top w:val="none" w:sz="0" w:space="0" w:color="auto"/>
        <w:left w:val="none" w:sz="0" w:space="0" w:color="auto"/>
        <w:bottom w:val="none" w:sz="0" w:space="0" w:color="auto"/>
        <w:right w:val="none" w:sz="0" w:space="0" w:color="auto"/>
      </w:divBdr>
    </w:div>
    <w:div w:id="1031151697">
      <w:bodyDiv w:val="1"/>
      <w:marLeft w:val="0"/>
      <w:marRight w:val="0"/>
      <w:marTop w:val="0"/>
      <w:marBottom w:val="0"/>
      <w:divBdr>
        <w:top w:val="none" w:sz="0" w:space="0" w:color="auto"/>
        <w:left w:val="none" w:sz="0" w:space="0" w:color="auto"/>
        <w:bottom w:val="none" w:sz="0" w:space="0" w:color="auto"/>
        <w:right w:val="none" w:sz="0" w:space="0" w:color="auto"/>
      </w:divBdr>
    </w:div>
    <w:div w:id="1032923918">
      <w:bodyDiv w:val="1"/>
      <w:marLeft w:val="0"/>
      <w:marRight w:val="0"/>
      <w:marTop w:val="0"/>
      <w:marBottom w:val="0"/>
      <w:divBdr>
        <w:top w:val="none" w:sz="0" w:space="0" w:color="auto"/>
        <w:left w:val="none" w:sz="0" w:space="0" w:color="auto"/>
        <w:bottom w:val="none" w:sz="0" w:space="0" w:color="auto"/>
        <w:right w:val="none" w:sz="0" w:space="0" w:color="auto"/>
      </w:divBdr>
    </w:div>
    <w:div w:id="1033649862">
      <w:bodyDiv w:val="1"/>
      <w:marLeft w:val="0"/>
      <w:marRight w:val="0"/>
      <w:marTop w:val="0"/>
      <w:marBottom w:val="0"/>
      <w:divBdr>
        <w:top w:val="none" w:sz="0" w:space="0" w:color="auto"/>
        <w:left w:val="none" w:sz="0" w:space="0" w:color="auto"/>
        <w:bottom w:val="none" w:sz="0" w:space="0" w:color="auto"/>
        <w:right w:val="none" w:sz="0" w:space="0" w:color="auto"/>
      </w:divBdr>
    </w:div>
    <w:div w:id="1033773336">
      <w:bodyDiv w:val="1"/>
      <w:marLeft w:val="0"/>
      <w:marRight w:val="0"/>
      <w:marTop w:val="0"/>
      <w:marBottom w:val="0"/>
      <w:divBdr>
        <w:top w:val="none" w:sz="0" w:space="0" w:color="auto"/>
        <w:left w:val="none" w:sz="0" w:space="0" w:color="auto"/>
        <w:bottom w:val="none" w:sz="0" w:space="0" w:color="auto"/>
        <w:right w:val="none" w:sz="0" w:space="0" w:color="auto"/>
      </w:divBdr>
    </w:div>
    <w:div w:id="1038893072">
      <w:bodyDiv w:val="1"/>
      <w:marLeft w:val="0"/>
      <w:marRight w:val="0"/>
      <w:marTop w:val="0"/>
      <w:marBottom w:val="0"/>
      <w:divBdr>
        <w:top w:val="none" w:sz="0" w:space="0" w:color="auto"/>
        <w:left w:val="none" w:sz="0" w:space="0" w:color="auto"/>
        <w:bottom w:val="none" w:sz="0" w:space="0" w:color="auto"/>
        <w:right w:val="none" w:sz="0" w:space="0" w:color="auto"/>
      </w:divBdr>
    </w:div>
    <w:div w:id="1042287466">
      <w:bodyDiv w:val="1"/>
      <w:marLeft w:val="0"/>
      <w:marRight w:val="0"/>
      <w:marTop w:val="0"/>
      <w:marBottom w:val="0"/>
      <w:divBdr>
        <w:top w:val="none" w:sz="0" w:space="0" w:color="auto"/>
        <w:left w:val="none" w:sz="0" w:space="0" w:color="auto"/>
        <w:bottom w:val="none" w:sz="0" w:space="0" w:color="auto"/>
        <w:right w:val="none" w:sz="0" w:space="0" w:color="auto"/>
      </w:divBdr>
    </w:div>
    <w:div w:id="1042511296">
      <w:bodyDiv w:val="1"/>
      <w:marLeft w:val="0"/>
      <w:marRight w:val="0"/>
      <w:marTop w:val="0"/>
      <w:marBottom w:val="0"/>
      <w:divBdr>
        <w:top w:val="none" w:sz="0" w:space="0" w:color="auto"/>
        <w:left w:val="none" w:sz="0" w:space="0" w:color="auto"/>
        <w:bottom w:val="none" w:sz="0" w:space="0" w:color="auto"/>
        <w:right w:val="none" w:sz="0" w:space="0" w:color="auto"/>
      </w:divBdr>
    </w:div>
    <w:div w:id="1043480286">
      <w:bodyDiv w:val="1"/>
      <w:marLeft w:val="0"/>
      <w:marRight w:val="0"/>
      <w:marTop w:val="0"/>
      <w:marBottom w:val="0"/>
      <w:divBdr>
        <w:top w:val="none" w:sz="0" w:space="0" w:color="auto"/>
        <w:left w:val="none" w:sz="0" w:space="0" w:color="auto"/>
        <w:bottom w:val="none" w:sz="0" w:space="0" w:color="auto"/>
        <w:right w:val="none" w:sz="0" w:space="0" w:color="auto"/>
      </w:divBdr>
    </w:div>
    <w:div w:id="1043561853">
      <w:bodyDiv w:val="1"/>
      <w:marLeft w:val="0"/>
      <w:marRight w:val="0"/>
      <w:marTop w:val="0"/>
      <w:marBottom w:val="0"/>
      <w:divBdr>
        <w:top w:val="none" w:sz="0" w:space="0" w:color="auto"/>
        <w:left w:val="none" w:sz="0" w:space="0" w:color="auto"/>
        <w:bottom w:val="none" w:sz="0" w:space="0" w:color="auto"/>
        <w:right w:val="none" w:sz="0" w:space="0" w:color="auto"/>
      </w:divBdr>
    </w:div>
    <w:div w:id="1044674430">
      <w:bodyDiv w:val="1"/>
      <w:marLeft w:val="0"/>
      <w:marRight w:val="0"/>
      <w:marTop w:val="0"/>
      <w:marBottom w:val="0"/>
      <w:divBdr>
        <w:top w:val="none" w:sz="0" w:space="0" w:color="auto"/>
        <w:left w:val="none" w:sz="0" w:space="0" w:color="auto"/>
        <w:bottom w:val="none" w:sz="0" w:space="0" w:color="auto"/>
        <w:right w:val="none" w:sz="0" w:space="0" w:color="auto"/>
      </w:divBdr>
    </w:div>
    <w:div w:id="1052775360">
      <w:bodyDiv w:val="1"/>
      <w:marLeft w:val="0"/>
      <w:marRight w:val="0"/>
      <w:marTop w:val="0"/>
      <w:marBottom w:val="0"/>
      <w:divBdr>
        <w:top w:val="none" w:sz="0" w:space="0" w:color="auto"/>
        <w:left w:val="none" w:sz="0" w:space="0" w:color="auto"/>
        <w:bottom w:val="none" w:sz="0" w:space="0" w:color="auto"/>
        <w:right w:val="none" w:sz="0" w:space="0" w:color="auto"/>
      </w:divBdr>
    </w:div>
    <w:div w:id="1054309597">
      <w:bodyDiv w:val="1"/>
      <w:marLeft w:val="0"/>
      <w:marRight w:val="0"/>
      <w:marTop w:val="0"/>
      <w:marBottom w:val="0"/>
      <w:divBdr>
        <w:top w:val="none" w:sz="0" w:space="0" w:color="auto"/>
        <w:left w:val="none" w:sz="0" w:space="0" w:color="auto"/>
        <w:bottom w:val="none" w:sz="0" w:space="0" w:color="auto"/>
        <w:right w:val="none" w:sz="0" w:space="0" w:color="auto"/>
      </w:divBdr>
    </w:div>
    <w:div w:id="1056009647">
      <w:bodyDiv w:val="1"/>
      <w:marLeft w:val="0"/>
      <w:marRight w:val="0"/>
      <w:marTop w:val="0"/>
      <w:marBottom w:val="0"/>
      <w:divBdr>
        <w:top w:val="none" w:sz="0" w:space="0" w:color="auto"/>
        <w:left w:val="none" w:sz="0" w:space="0" w:color="auto"/>
        <w:bottom w:val="none" w:sz="0" w:space="0" w:color="auto"/>
        <w:right w:val="none" w:sz="0" w:space="0" w:color="auto"/>
      </w:divBdr>
    </w:div>
    <w:div w:id="1057779564">
      <w:bodyDiv w:val="1"/>
      <w:marLeft w:val="0"/>
      <w:marRight w:val="0"/>
      <w:marTop w:val="0"/>
      <w:marBottom w:val="0"/>
      <w:divBdr>
        <w:top w:val="none" w:sz="0" w:space="0" w:color="auto"/>
        <w:left w:val="none" w:sz="0" w:space="0" w:color="auto"/>
        <w:bottom w:val="none" w:sz="0" w:space="0" w:color="auto"/>
        <w:right w:val="none" w:sz="0" w:space="0" w:color="auto"/>
      </w:divBdr>
    </w:div>
    <w:div w:id="1058436337">
      <w:bodyDiv w:val="1"/>
      <w:marLeft w:val="0"/>
      <w:marRight w:val="0"/>
      <w:marTop w:val="0"/>
      <w:marBottom w:val="0"/>
      <w:divBdr>
        <w:top w:val="none" w:sz="0" w:space="0" w:color="auto"/>
        <w:left w:val="none" w:sz="0" w:space="0" w:color="auto"/>
        <w:bottom w:val="none" w:sz="0" w:space="0" w:color="auto"/>
        <w:right w:val="none" w:sz="0" w:space="0" w:color="auto"/>
      </w:divBdr>
    </w:div>
    <w:div w:id="1059668410">
      <w:bodyDiv w:val="1"/>
      <w:marLeft w:val="0"/>
      <w:marRight w:val="0"/>
      <w:marTop w:val="0"/>
      <w:marBottom w:val="0"/>
      <w:divBdr>
        <w:top w:val="none" w:sz="0" w:space="0" w:color="auto"/>
        <w:left w:val="none" w:sz="0" w:space="0" w:color="auto"/>
        <w:bottom w:val="none" w:sz="0" w:space="0" w:color="auto"/>
        <w:right w:val="none" w:sz="0" w:space="0" w:color="auto"/>
      </w:divBdr>
    </w:div>
    <w:div w:id="1060131862">
      <w:bodyDiv w:val="1"/>
      <w:marLeft w:val="0"/>
      <w:marRight w:val="0"/>
      <w:marTop w:val="0"/>
      <w:marBottom w:val="0"/>
      <w:divBdr>
        <w:top w:val="none" w:sz="0" w:space="0" w:color="auto"/>
        <w:left w:val="none" w:sz="0" w:space="0" w:color="auto"/>
        <w:bottom w:val="none" w:sz="0" w:space="0" w:color="auto"/>
        <w:right w:val="none" w:sz="0" w:space="0" w:color="auto"/>
      </w:divBdr>
    </w:div>
    <w:div w:id="1060445821">
      <w:bodyDiv w:val="1"/>
      <w:marLeft w:val="0"/>
      <w:marRight w:val="0"/>
      <w:marTop w:val="0"/>
      <w:marBottom w:val="0"/>
      <w:divBdr>
        <w:top w:val="none" w:sz="0" w:space="0" w:color="auto"/>
        <w:left w:val="none" w:sz="0" w:space="0" w:color="auto"/>
        <w:bottom w:val="none" w:sz="0" w:space="0" w:color="auto"/>
        <w:right w:val="none" w:sz="0" w:space="0" w:color="auto"/>
      </w:divBdr>
    </w:div>
    <w:div w:id="1061028100">
      <w:bodyDiv w:val="1"/>
      <w:marLeft w:val="0"/>
      <w:marRight w:val="0"/>
      <w:marTop w:val="0"/>
      <w:marBottom w:val="0"/>
      <w:divBdr>
        <w:top w:val="none" w:sz="0" w:space="0" w:color="auto"/>
        <w:left w:val="none" w:sz="0" w:space="0" w:color="auto"/>
        <w:bottom w:val="none" w:sz="0" w:space="0" w:color="auto"/>
        <w:right w:val="none" w:sz="0" w:space="0" w:color="auto"/>
      </w:divBdr>
    </w:div>
    <w:div w:id="1061054880">
      <w:bodyDiv w:val="1"/>
      <w:marLeft w:val="0"/>
      <w:marRight w:val="0"/>
      <w:marTop w:val="0"/>
      <w:marBottom w:val="0"/>
      <w:divBdr>
        <w:top w:val="none" w:sz="0" w:space="0" w:color="auto"/>
        <w:left w:val="none" w:sz="0" w:space="0" w:color="auto"/>
        <w:bottom w:val="none" w:sz="0" w:space="0" w:color="auto"/>
        <w:right w:val="none" w:sz="0" w:space="0" w:color="auto"/>
      </w:divBdr>
    </w:div>
    <w:div w:id="1062211844">
      <w:bodyDiv w:val="1"/>
      <w:marLeft w:val="0"/>
      <w:marRight w:val="0"/>
      <w:marTop w:val="0"/>
      <w:marBottom w:val="0"/>
      <w:divBdr>
        <w:top w:val="none" w:sz="0" w:space="0" w:color="auto"/>
        <w:left w:val="none" w:sz="0" w:space="0" w:color="auto"/>
        <w:bottom w:val="none" w:sz="0" w:space="0" w:color="auto"/>
        <w:right w:val="none" w:sz="0" w:space="0" w:color="auto"/>
      </w:divBdr>
    </w:div>
    <w:div w:id="1062562018">
      <w:bodyDiv w:val="1"/>
      <w:marLeft w:val="0"/>
      <w:marRight w:val="0"/>
      <w:marTop w:val="0"/>
      <w:marBottom w:val="0"/>
      <w:divBdr>
        <w:top w:val="none" w:sz="0" w:space="0" w:color="auto"/>
        <w:left w:val="none" w:sz="0" w:space="0" w:color="auto"/>
        <w:bottom w:val="none" w:sz="0" w:space="0" w:color="auto"/>
        <w:right w:val="none" w:sz="0" w:space="0" w:color="auto"/>
      </w:divBdr>
    </w:div>
    <w:div w:id="1064645612">
      <w:bodyDiv w:val="1"/>
      <w:marLeft w:val="0"/>
      <w:marRight w:val="0"/>
      <w:marTop w:val="0"/>
      <w:marBottom w:val="0"/>
      <w:divBdr>
        <w:top w:val="none" w:sz="0" w:space="0" w:color="auto"/>
        <w:left w:val="none" w:sz="0" w:space="0" w:color="auto"/>
        <w:bottom w:val="none" w:sz="0" w:space="0" w:color="auto"/>
        <w:right w:val="none" w:sz="0" w:space="0" w:color="auto"/>
      </w:divBdr>
    </w:div>
    <w:div w:id="1066490122">
      <w:bodyDiv w:val="1"/>
      <w:marLeft w:val="0"/>
      <w:marRight w:val="0"/>
      <w:marTop w:val="0"/>
      <w:marBottom w:val="0"/>
      <w:divBdr>
        <w:top w:val="none" w:sz="0" w:space="0" w:color="auto"/>
        <w:left w:val="none" w:sz="0" w:space="0" w:color="auto"/>
        <w:bottom w:val="none" w:sz="0" w:space="0" w:color="auto"/>
        <w:right w:val="none" w:sz="0" w:space="0" w:color="auto"/>
      </w:divBdr>
    </w:div>
    <w:div w:id="1073964522">
      <w:bodyDiv w:val="1"/>
      <w:marLeft w:val="0"/>
      <w:marRight w:val="0"/>
      <w:marTop w:val="0"/>
      <w:marBottom w:val="0"/>
      <w:divBdr>
        <w:top w:val="none" w:sz="0" w:space="0" w:color="auto"/>
        <w:left w:val="none" w:sz="0" w:space="0" w:color="auto"/>
        <w:bottom w:val="none" w:sz="0" w:space="0" w:color="auto"/>
        <w:right w:val="none" w:sz="0" w:space="0" w:color="auto"/>
      </w:divBdr>
    </w:div>
    <w:div w:id="1075249436">
      <w:bodyDiv w:val="1"/>
      <w:marLeft w:val="0"/>
      <w:marRight w:val="0"/>
      <w:marTop w:val="0"/>
      <w:marBottom w:val="0"/>
      <w:divBdr>
        <w:top w:val="none" w:sz="0" w:space="0" w:color="auto"/>
        <w:left w:val="none" w:sz="0" w:space="0" w:color="auto"/>
        <w:bottom w:val="none" w:sz="0" w:space="0" w:color="auto"/>
        <w:right w:val="none" w:sz="0" w:space="0" w:color="auto"/>
      </w:divBdr>
    </w:div>
    <w:div w:id="1076784132">
      <w:bodyDiv w:val="1"/>
      <w:marLeft w:val="0"/>
      <w:marRight w:val="0"/>
      <w:marTop w:val="0"/>
      <w:marBottom w:val="0"/>
      <w:divBdr>
        <w:top w:val="none" w:sz="0" w:space="0" w:color="auto"/>
        <w:left w:val="none" w:sz="0" w:space="0" w:color="auto"/>
        <w:bottom w:val="none" w:sz="0" w:space="0" w:color="auto"/>
        <w:right w:val="none" w:sz="0" w:space="0" w:color="auto"/>
      </w:divBdr>
    </w:div>
    <w:div w:id="1077558369">
      <w:bodyDiv w:val="1"/>
      <w:marLeft w:val="0"/>
      <w:marRight w:val="0"/>
      <w:marTop w:val="0"/>
      <w:marBottom w:val="0"/>
      <w:divBdr>
        <w:top w:val="none" w:sz="0" w:space="0" w:color="auto"/>
        <w:left w:val="none" w:sz="0" w:space="0" w:color="auto"/>
        <w:bottom w:val="none" w:sz="0" w:space="0" w:color="auto"/>
        <w:right w:val="none" w:sz="0" w:space="0" w:color="auto"/>
      </w:divBdr>
    </w:div>
    <w:div w:id="1080299176">
      <w:bodyDiv w:val="1"/>
      <w:marLeft w:val="0"/>
      <w:marRight w:val="0"/>
      <w:marTop w:val="0"/>
      <w:marBottom w:val="0"/>
      <w:divBdr>
        <w:top w:val="none" w:sz="0" w:space="0" w:color="auto"/>
        <w:left w:val="none" w:sz="0" w:space="0" w:color="auto"/>
        <w:bottom w:val="none" w:sz="0" w:space="0" w:color="auto"/>
        <w:right w:val="none" w:sz="0" w:space="0" w:color="auto"/>
      </w:divBdr>
    </w:div>
    <w:div w:id="1081835108">
      <w:bodyDiv w:val="1"/>
      <w:marLeft w:val="0"/>
      <w:marRight w:val="0"/>
      <w:marTop w:val="0"/>
      <w:marBottom w:val="0"/>
      <w:divBdr>
        <w:top w:val="none" w:sz="0" w:space="0" w:color="auto"/>
        <w:left w:val="none" w:sz="0" w:space="0" w:color="auto"/>
        <w:bottom w:val="none" w:sz="0" w:space="0" w:color="auto"/>
        <w:right w:val="none" w:sz="0" w:space="0" w:color="auto"/>
      </w:divBdr>
    </w:div>
    <w:div w:id="1084450673">
      <w:bodyDiv w:val="1"/>
      <w:marLeft w:val="0"/>
      <w:marRight w:val="0"/>
      <w:marTop w:val="0"/>
      <w:marBottom w:val="0"/>
      <w:divBdr>
        <w:top w:val="none" w:sz="0" w:space="0" w:color="auto"/>
        <w:left w:val="none" w:sz="0" w:space="0" w:color="auto"/>
        <w:bottom w:val="none" w:sz="0" w:space="0" w:color="auto"/>
        <w:right w:val="none" w:sz="0" w:space="0" w:color="auto"/>
      </w:divBdr>
    </w:div>
    <w:div w:id="1087265523">
      <w:bodyDiv w:val="1"/>
      <w:marLeft w:val="0"/>
      <w:marRight w:val="0"/>
      <w:marTop w:val="0"/>
      <w:marBottom w:val="0"/>
      <w:divBdr>
        <w:top w:val="none" w:sz="0" w:space="0" w:color="auto"/>
        <w:left w:val="none" w:sz="0" w:space="0" w:color="auto"/>
        <w:bottom w:val="none" w:sz="0" w:space="0" w:color="auto"/>
        <w:right w:val="none" w:sz="0" w:space="0" w:color="auto"/>
      </w:divBdr>
    </w:div>
    <w:div w:id="1091269632">
      <w:bodyDiv w:val="1"/>
      <w:marLeft w:val="0"/>
      <w:marRight w:val="0"/>
      <w:marTop w:val="0"/>
      <w:marBottom w:val="0"/>
      <w:divBdr>
        <w:top w:val="none" w:sz="0" w:space="0" w:color="auto"/>
        <w:left w:val="none" w:sz="0" w:space="0" w:color="auto"/>
        <w:bottom w:val="none" w:sz="0" w:space="0" w:color="auto"/>
        <w:right w:val="none" w:sz="0" w:space="0" w:color="auto"/>
      </w:divBdr>
    </w:div>
    <w:div w:id="1093666622">
      <w:bodyDiv w:val="1"/>
      <w:marLeft w:val="0"/>
      <w:marRight w:val="0"/>
      <w:marTop w:val="0"/>
      <w:marBottom w:val="0"/>
      <w:divBdr>
        <w:top w:val="none" w:sz="0" w:space="0" w:color="auto"/>
        <w:left w:val="none" w:sz="0" w:space="0" w:color="auto"/>
        <w:bottom w:val="none" w:sz="0" w:space="0" w:color="auto"/>
        <w:right w:val="none" w:sz="0" w:space="0" w:color="auto"/>
      </w:divBdr>
    </w:div>
    <w:div w:id="1093935916">
      <w:bodyDiv w:val="1"/>
      <w:marLeft w:val="0"/>
      <w:marRight w:val="0"/>
      <w:marTop w:val="0"/>
      <w:marBottom w:val="0"/>
      <w:divBdr>
        <w:top w:val="none" w:sz="0" w:space="0" w:color="auto"/>
        <w:left w:val="none" w:sz="0" w:space="0" w:color="auto"/>
        <w:bottom w:val="none" w:sz="0" w:space="0" w:color="auto"/>
        <w:right w:val="none" w:sz="0" w:space="0" w:color="auto"/>
      </w:divBdr>
    </w:div>
    <w:div w:id="1094284650">
      <w:bodyDiv w:val="1"/>
      <w:marLeft w:val="0"/>
      <w:marRight w:val="0"/>
      <w:marTop w:val="0"/>
      <w:marBottom w:val="0"/>
      <w:divBdr>
        <w:top w:val="none" w:sz="0" w:space="0" w:color="auto"/>
        <w:left w:val="none" w:sz="0" w:space="0" w:color="auto"/>
        <w:bottom w:val="none" w:sz="0" w:space="0" w:color="auto"/>
        <w:right w:val="none" w:sz="0" w:space="0" w:color="auto"/>
      </w:divBdr>
    </w:div>
    <w:div w:id="1094548073">
      <w:bodyDiv w:val="1"/>
      <w:marLeft w:val="0"/>
      <w:marRight w:val="0"/>
      <w:marTop w:val="0"/>
      <w:marBottom w:val="0"/>
      <w:divBdr>
        <w:top w:val="none" w:sz="0" w:space="0" w:color="auto"/>
        <w:left w:val="none" w:sz="0" w:space="0" w:color="auto"/>
        <w:bottom w:val="none" w:sz="0" w:space="0" w:color="auto"/>
        <w:right w:val="none" w:sz="0" w:space="0" w:color="auto"/>
      </w:divBdr>
    </w:div>
    <w:div w:id="1095517012">
      <w:bodyDiv w:val="1"/>
      <w:marLeft w:val="0"/>
      <w:marRight w:val="0"/>
      <w:marTop w:val="0"/>
      <w:marBottom w:val="0"/>
      <w:divBdr>
        <w:top w:val="none" w:sz="0" w:space="0" w:color="auto"/>
        <w:left w:val="none" w:sz="0" w:space="0" w:color="auto"/>
        <w:bottom w:val="none" w:sz="0" w:space="0" w:color="auto"/>
        <w:right w:val="none" w:sz="0" w:space="0" w:color="auto"/>
      </w:divBdr>
    </w:div>
    <w:div w:id="1096053820">
      <w:bodyDiv w:val="1"/>
      <w:marLeft w:val="0"/>
      <w:marRight w:val="0"/>
      <w:marTop w:val="0"/>
      <w:marBottom w:val="0"/>
      <w:divBdr>
        <w:top w:val="none" w:sz="0" w:space="0" w:color="auto"/>
        <w:left w:val="none" w:sz="0" w:space="0" w:color="auto"/>
        <w:bottom w:val="none" w:sz="0" w:space="0" w:color="auto"/>
        <w:right w:val="none" w:sz="0" w:space="0" w:color="auto"/>
      </w:divBdr>
    </w:div>
    <w:div w:id="1096826737">
      <w:bodyDiv w:val="1"/>
      <w:marLeft w:val="0"/>
      <w:marRight w:val="0"/>
      <w:marTop w:val="0"/>
      <w:marBottom w:val="0"/>
      <w:divBdr>
        <w:top w:val="none" w:sz="0" w:space="0" w:color="auto"/>
        <w:left w:val="none" w:sz="0" w:space="0" w:color="auto"/>
        <w:bottom w:val="none" w:sz="0" w:space="0" w:color="auto"/>
        <w:right w:val="none" w:sz="0" w:space="0" w:color="auto"/>
      </w:divBdr>
    </w:div>
    <w:div w:id="1097016549">
      <w:bodyDiv w:val="1"/>
      <w:marLeft w:val="0"/>
      <w:marRight w:val="0"/>
      <w:marTop w:val="0"/>
      <w:marBottom w:val="0"/>
      <w:divBdr>
        <w:top w:val="none" w:sz="0" w:space="0" w:color="auto"/>
        <w:left w:val="none" w:sz="0" w:space="0" w:color="auto"/>
        <w:bottom w:val="none" w:sz="0" w:space="0" w:color="auto"/>
        <w:right w:val="none" w:sz="0" w:space="0" w:color="auto"/>
      </w:divBdr>
    </w:div>
    <w:div w:id="1097362332">
      <w:bodyDiv w:val="1"/>
      <w:marLeft w:val="0"/>
      <w:marRight w:val="0"/>
      <w:marTop w:val="0"/>
      <w:marBottom w:val="0"/>
      <w:divBdr>
        <w:top w:val="none" w:sz="0" w:space="0" w:color="auto"/>
        <w:left w:val="none" w:sz="0" w:space="0" w:color="auto"/>
        <w:bottom w:val="none" w:sz="0" w:space="0" w:color="auto"/>
        <w:right w:val="none" w:sz="0" w:space="0" w:color="auto"/>
      </w:divBdr>
    </w:div>
    <w:div w:id="1097867468">
      <w:bodyDiv w:val="1"/>
      <w:marLeft w:val="0"/>
      <w:marRight w:val="0"/>
      <w:marTop w:val="0"/>
      <w:marBottom w:val="0"/>
      <w:divBdr>
        <w:top w:val="none" w:sz="0" w:space="0" w:color="auto"/>
        <w:left w:val="none" w:sz="0" w:space="0" w:color="auto"/>
        <w:bottom w:val="none" w:sz="0" w:space="0" w:color="auto"/>
        <w:right w:val="none" w:sz="0" w:space="0" w:color="auto"/>
      </w:divBdr>
    </w:div>
    <w:div w:id="1101560893">
      <w:bodyDiv w:val="1"/>
      <w:marLeft w:val="0"/>
      <w:marRight w:val="0"/>
      <w:marTop w:val="0"/>
      <w:marBottom w:val="0"/>
      <w:divBdr>
        <w:top w:val="none" w:sz="0" w:space="0" w:color="auto"/>
        <w:left w:val="none" w:sz="0" w:space="0" w:color="auto"/>
        <w:bottom w:val="none" w:sz="0" w:space="0" w:color="auto"/>
        <w:right w:val="none" w:sz="0" w:space="0" w:color="auto"/>
      </w:divBdr>
    </w:div>
    <w:div w:id="1103765202">
      <w:bodyDiv w:val="1"/>
      <w:marLeft w:val="0"/>
      <w:marRight w:val="0"/>
      <w:marTop w:val="0"/>
      <w:marBottom w:val="0"/>
      <w:divBdr>
        <w:top w:val="none" w:sz="0" w:space="0" w:color="auto"/>
        <w:left w:val="none" w:sz="0" w:space="0" w:color="auto"/>
        <w:bottom w:val="none" w:sz="0" w:space="0" w:color="auto"/>
        <w:right w:val="none" w:sz="0" w:space="0" w:color="auto"/>
      </w:divBdr>
    </w:div>
    <w:div w:id="1105419013">
      <w:bodyDiv w:val="1"/>
      <w:marLeft w:val="0"/>
      <w:marRight w:val="0"/>
      <w:marTop w:val="0"/>
      <w:marBottom w:val="0"/>
      <w:divBdr>
        <w:top w:val="none" w:sz="0" w:space="0" w:color="auto"/>
        <w:left w:val="none" w:sz="0" w:space="0" w:color="auto"/>
        <w:bottom w:val="none" w:sz="0" w:space="0" w:color="auto"/>
        <w:right w:val="none" w:sz="0" w:space="0" w:color="auto"/>
      </w:divBdr>
    </w:div>
    <w:div w:id="1105661191">
      <w:bodyDiv w:val="1"/>
      <w:marLeft w:val="0"/>
      <w:marRight w:val="0"/>
      <w:marTop w:val="0"/>
      <w:marBottom w:val="0"/>
      <w:divBdr>
        <w:top w:val="none" w:sz="0" w:space="0" w:color="auto"/>
        <w:left w:val="none" w:sz="0" w:space="0" w:color="auto"/>
        <w:bottom w:val="none" w:sz="0" w:space="0" w:color="auto"/>
        <w:right w:val="none" w:sz="0" w:space="0" w:color="auto"/>
      </w:divBdr>
    </w:div>
    <w:div w:id="1106656933">
      <w:bodyDiv w:val="1"/>
      <w:marLeft w:val="0"/>
      <w:marRight w:val="0"/>
      <w:marTop w:val="0"/>
      <w:marBottom w:val="0"/>
      <w:divBdr>
        <w:top w:val="none" w:sz="0" w:space="0" w:color="auto"/>
        <w:left w:val="none" w:sz="0" w:space="0" w:color="auto"/>
        <w:bottom w:val="none" w:sz="0" w:space="0" w:color="auto"/>
        <w:right w:val="none" w:sz="0" w:space="0" w:color="auto"/>
      </w:divBdr>
    </w:div>
    <w:div w:id="1108625517">
      <w:bodyDiv w:val="1"/>
      <w:marLeft w:val="0"/>
      <w:marRight w:val="0"/>
      <w:marTop w:val="0"/>
      <w:marBottom w:val="0"/>
      <w:divBdr>
        <w:top w:val="none" w:sz="0" w:space="0" w:color="auto"/>
        <w:left w:val="none" w:sz="0" w:space="0" w:color="auto"/>
        <w:bottom w:val="none" w:sz="0" w:space="0" w:color="auto"/>
        <w:right w:val="none" w:sz="0" w:space="0" w:color="auto"/>
      </w:divBdr>
    </w:div>
    <w:div w:id="1110473045">
      <w:bodyDiv w:val="1"/>
      <w:marLeft w:val="0"/>
      <w:marRight w:val="0"/>
      <w:marTop w:val="0"/>
      <w:marBottom w:val="0"/>
      <w:divBdr>
        <w:top w:val="none" w:sz="0" w:space="0" w:color="auto"/>
        <w:left w:val="none" w:sz="0" w:space="0" w:color="auto"/>
        <w:bottom w:val="none" w:sz="0" w:space="0" w:color="auto"/>
        <w:right w:val="none" w:sz="0" w:space="0" w:color="auto"/>
      </w:divBdr>
    </w:div>
    <w:div w:id="1112817766">
      <w:bodyDiv w:val="1"/>
      <w:marLeft w:val="0"/>
      <w:marRight w:val="0"/>
      <w:marTop w:val="0"/>
      <w:marBottom w:val="0"/>
      <w:divBdr>
        <w:top w:val="none" w:sz="0" w:space="0" w:color="auto"/>
        <w:left w:val="none" w:sz="0" w:space="0" w:color="auto"/>
        <w:bottom w:val="none" w:sz="0" w:space="0" w:color="auto"/>
        <w:right w:val="none" w:sz="0" w:space="0" w:color="auto"/>
      </w:divBdr>
    </w:div>
    <w:div w:id="1113016496">
      <w:bodyDiv w:val="1"/>
      <w:marLeft w:val="0"/>
      <w:marRight w:val="0"/>
      <w:marTop w:val="0"/>
      <w:marBottom w:val="0"/>
      <w:divBdr>
        <w:top w:val="none" w:sz="0" w:space="0" w:color="auto"/>
        <w:left w:val="none" w:sz="0" w:space="0" w:color="auto"/>
        <w:bottom w:val="none" w:sz="0" w:space="0" w:color="auto"/>
        <w:right w:val="none" w:sz="0" w:space="0" w:color="auto"/>
      </w:divBdr>
    </w:div>
    <w:div w:id="1117212424">
      <w:bodyDiv w:val="1"/>
      <w:marLeft w:val="0"/>
      <w:marRight w:val="0"/>
      <w:marTop w:val="0"/>
      <w:marBottom w:val="0"/>
      <w:divBdr>
        <w:top w:val="none" w:sz="0" w:space="0" w:color="auto"/>
        <w:left w:val="none" w:sz="0" w:space="0" w:color="auto"/>
        <w:bottom w:val="none" w:sz="0" w:space="0" w:color="auto"/>
        <w:right w:val="none" w:sz="0" w:space="0" w:color="auto"/>
      </w:divBdr>
    </w:div>
    <w:div w:id="1117331601">
      <w:bodyDiv w:val="1"/>
      <w:marLeft w:val="0"/>
      <w:marRight w:val="0"/>
      <w:marTop w:val="0"/>
      <w:marBottom w:val="0"/>
      <w:divBdr>
        <w:top w:val="none" w:sz="0" w:space="0" w:color="auto"/>
        <w:left w:val="none" w:sz="0" w:space="0" w:color="auto"/>
        <w:bottom w:val="none" w:sz="0" w:space="0" w:color="auto"/>
        <w:right w:val="none" w:sz="0" w:space="0" w:color="auto"/>
      </w:divBdr>
    </w:div>
    <w:div w:id="1119059773">
      <w:bodyDiv w:val="1"/>
      <w:marLeft w:val="0"/>
      <w:marRight w:val="0"/>
      <w:marTop w:val="0"/>
      <w:marBottom w:val="0"/>
      <w:divBdr>
        <w:top w:val="none" w:sz="0" w:space="0" w:color="auto"/>
        <w:left w:val="none" w:sz="0" w:space="0" w:color="auto"/>
        <w:bottom w:val="none" w:sz="0" w:space="0" w:color="auto"/>
        <w:right w:val="none" w:sz="0" w:space="0" w:color="auto"/>
      </w:divBdr>
    </w:div>
    <w:div w:id="1120148301">
      <w:bodyDiv w:val="1"/>
      <w:marLeft w:val="0"/>
      <w:marRight w:val="0"/>
      <w:marTop w:val="0"/>
      <w:marBottom w:val="0"/>
      <w:divBdr>
        <w:top w:val="none" w:sz="0" w:space="0" w:color="auto"/>
        <w:left w:val="none" w:sz="0" w:space="0" w:color="auto"/>
        <w:bottom w:val="none" w:sz="0" w:space="0" w:color="auto"/>
        <w:right w:val="none" w:sz="0" w:space="0" w:color="auto"/>
      </w:divBdr>
    </w:div>
    <w:div w:id="1121803298">
      <w:bodyDiv w:val="1"/>
      <w:marLeft w:val="0"/>
      <w:marRight w:val="0"/>
      <w:marTop w:val="0"/>
      <w:marBottom w:val="0"/>
      <w:divBdr>
        <w:top w:val="none" w:sz="0" w:space="0" w:color="auto"/>
        <w:left w:val="none" w:sz="0" w:space="0" w:color="auto"/>
        <w:bottom w:val="none" w:sz="0" w:space="0" w:color="auto"/>
        <w:right w:val="none" w:sz="0" w:space="0" w:color="auto"/>
      </w:divBdr>
    </w:div>
    <w:div w:id="1122528984">
      <w:bodyDiv w:val="1"/>
      <w:marLeft w:val="0"/>
      <w:marRight w:val="0"/>
      <w:marTop w:val="0"/>
      <w:marBottom w:val="0"/>
      <w:divBdr>
        <w:top w:val="none" w:sz="0" w:space="0" w:color="auto"/>
        <w:left w:val="none" w:sz="0" w:space="0" w:color="auto"/>
        <w:bottom w:val="none" w:sz="0" w:space="0" w:color="auto"/>
        <w:right w:val="none" w:sz="0" w:space="0" w:color="auto"/>
      </w:divBdr>
    </w:div>
    <w:div w:id="1125738181">
      <w:bodyDiv w:val="1"/>
      <w:marLeft w:val="0"/>
      <w:marRight w:val="0"/>
      <w:marTop w:val="0"/>
      <w:marBottom w:val="0"/>
      <w:divBdr>
        <w:top w:val="none" w:sz="0" w:space="0" w:color="auto"/>
        <w:left w:val="none" w:sz="0" w:space="0" w:color="auto"/>
        <w:bottom w:val="none" w:sz="0" w:space="0" w:color="auto"/>
        <w:right w:val="none" w:sz="0" w:space="0" w:color="auto"/>
      </w:divBdr>
    </w:div>
    <w:div w:id="1127897636">
      <w:bodyDiv w:val="1"/>
      <w:marLeft w:val="0"/>
      <w:marRight w:val="0"/>
      <w:marTop w:val="0"/>
      <w:marBottom w:val="0"/>
      <w:divBdr>
        <w:top w:val="none" w:sz="0" w:space="0" w:color="auto"/>
        <w:left w:val="none" w:sz="0" w:space="0" w:color="auto"/>
        <w:bottom w:val="none" w:sz="0" w:space="0" w:color="auto"/>
        <w:right w:val="none" w:sz="0" w:space="0" w:color="auto"/>
      </w:divBdr>
    </w:div>
    <w:div w:id="1130779444">
      <w:bodyDiv w:val="1"/>
      <w:marLeft w:val="0"/>
      <w:marRight w:val="0"/>
      <w:marTop w:val="0"/>
      <w:marBottom w:val="0"/>
      <w:divBdr>
        <w:top w:val="none" w:sz="0" w:space="0" w:color="auto"/>
        <w:left w:val="none" w:sz="0" w:space="0" w:color="auto"/>
        <w:bottom w:val="none" w:sz="0" w:space="0" w:color="auto"/>
        <w:right w:val="none" w:sz="0" w:space="0" w:color="auto"/>
      </w:divBdr>
    </w:div>
    <w:div w:id="1130782185">
      <w:bodyDiv w:val="1"/>
      <w:marLeft w:val="0"/>
      <w:marRight w:val="0"/>
      <w:marTop w:val="0"/>
      <w:marBottom w:val="0"/>
      <w:divBdr>
        <w:top w:val="none" w:sz="0" w:space="0" w:color="auto"/>
        <w:left w:val="none" w:sz="0" w:space="0" w:color="auto"/>
        <w:bottom w:val="none" w:sz="0" w:space="0" w:color="auto"/>
        <w:right w:val="none" w:sz="0" w:space="0" w:color="auto"/>
      </w:divBdr>
    </w:div>
    <w:div w:id="1131510421">
      <w:bodyDiv w:val="1"/>
      <w:marLeft w:val="0"/>
      <w:marRight w:val="0"/>
      <w:marTop w:val="0"/>
      <w:marBottom w:val="0"/>
      <w:divBdr>
        <w:top w:val="none" w:sz="0" w:space="0" w:color="auto"/>
        <w:left w:val="none" w:sz="0" w:space="0" w:color="auto"/>
        <w:bottom w:val="none" w:sz="0" w:space="0" w:color="auto"/>
        <w:right w:val="none" w:sz="0" w:space="0" w:color="auto"/>
      </w:divBdr>
    </w:div>
    <w:div w:id="1132283937">
      <w:bodyDiv w:val="1"/>
      <w:marLeft w:val="0"/>
      <w:marRight w:val="0"/>
      <w:marTop w:val="0"/>
      <w:marBottom w:val="0"/>
      <w:divBdr>
        <w:top w:val="none" w:sz="0" w:space="0" w:color="auto"/>
        <w:left w:val="none" w:sz="0" w:space="0" w:color="auto"/>
        <w:bottom w:val="none" w:sz="0" w:space="0" w:color="auto"/>
        <w:right w:val="none" w:sz="0" w:space="0" w:color="auto"/>
      </w:divBdr>
    </w:div>
    <w:div w:id="1137645913">
      <w:bodyDiv w:val="1"/>
      <w:marLeft w:val="0"/>
      <w:marRight w:val="0"/>
      <w:marTop w:val="0"/>
      <w:marBottom w:val="0"/>
      <w:divBdr>
        <w:top w:val="none" w:sz="0" w:space="0" w:color="auto"/>
        <w:left w:val="none" w:sz="0" w:space="0" w:color="auto"/>
        <w:bottom w:val="none" w:sz="0" w:space="0" w:color="auto"/>
        <w:right w:val="none" w:sz="0" w:space="0" w:color="auto"/>
      </w:divBdr>
    </w:div>
    <w:div w:id="1137911822">
      <w:bodyDiv w:val="1"/>
      <w:marLeft w:val="0"/>
      <w:marRight w:val="0"/>
      <w:marTop w:val="0"/>
      <w:marBottom w:val="0"/>
      <w:divBdr>
        <w:top w:val="none" w:sz="0" w:space="0" w:color="auto"/>
        <w:left w:val="none" w:sz="0" w:space="0" w:color="auto"/>
        <w:bottom w:val="none" w:sz="0" w:space="0" w:color="auto"/>
        <w:right w:val="none" w:sz="0" w:space="0" w:color="auto"/>
      </w:divBdr>
    </w:div>
    <w:div w:id="1139225521">
      <w:bodyDiv w:val="1"/>
      <w:marLeft w:val="0"/>
      <w:marRight w:val="0"/>
      <w:marTop w:val="0"/>
      <w:marBottom w:val="0"/>
      <w:divBdr>
        <w:top w:val="none" w:sz="0" w:space="0" w:color="auto"/>
        <w:left w:val="none" w:sz="0" w:space="0" w:color="auto"/>
        <w:bottom w:val="none" w:sz="0" w:space="0" w:color="auto"/>
        <w:right w:val="none" w:sz="0" w:space="0" w:color="auto"/>
      </w:divBdr>
    </w:div>
    <w:div w:id="1140272900">
      <w:bodyDiv w:val="1"/>
      <w:marLeft w:val="0"/>
      <w:marRight w:val="0"/>
      <w:marTop w:val="0"/>
      <w:marBottom w:val="0"/>
      <w:divBdr>
        <w:top w:val="none" w:sz="0" w:space="0" w:color="auto"/>
        <w:left w:val="none" w:sz="0" w:space="0" w:color="auto"/>
        <w:bottom w:val="none" w:sz="0" w:space="0" w:color="auto"/>
        <w:right w:val="none" w:sz="0" w:space="0" w:color="auto"/>
      </w:divBdr>
    </w:div>
    <w:div w:id="1141071121">
      <w:bodyDiv w:val="1"/>
      <w:marLeft w:val="0"/>
      <w:marRight w:val="0"/>
      <w:marTop w:val="0"/>
      <w:marBottom w:val="0"/>
      <w:divBdr>
        <w:top w:val="none" w:sz="0" w:space="0" w:color="auto"/>
        <w:left w:val="none" w:sz="0" w:space="0" w:color="auto"/>
        <w:bottom w:val="none" w:sz="0" w:space="0" w:color="auto"/>
        <w:right w:val="none" w:sz="0" w:space="0" w:color="auto"/>
      </w:divBdr>
    </w:div>
    <w:div w:id="1142309052">
      <w:bodyDiv w:val="1"/>
      <w:marLeft w:val="0"/>
      <w:marRight w:val="0"/>
      <w:marTop w:val="0"/>
      <w:marBottom w:val="0"/>
      <w:divBdr>
        <w:top w:val="none" w:sz="0" w:space="0" w:color="auto"/>
        <w:left w:val="none" w:sz="0" w:space="0" w:color="auto"/>
        <w:bottom w:val="none" w:sz="0" w:space="0" w:color="auto"/>
        <w:right w:val="none" w:sz="0" w:space="0" w:color="auto"/>
      </w:divBdr>
    </w:div>
    <w:div w:id="1142968985">
      <w:bodyDiv w:val="1"/>
      <w:marLeft w:val="0"/>
      <w:marRight w:val="0"/>
      <w:marTop w:val="0"/>
      <w:marBottom w:val="0"/>
      <w:divBdr>
        <w:top w:val="none" w:sz="0" w:space="0" w:color="auto"/>
        <w:left w:val="none" w:sz="0" w:space="0" w:color="auto"/>
        <w:bottom w:val="none" w:sz="0" w:space="0" w:color="auto"/>
        <w:right w:val="none" w:sz="0" w:space="0" w:color="auto"/>
      </w:divBdr>
    </w:div>
    <w:div w:id="1145507420">
      <w:bodyDiv w:val="1"/>
      <w:marLeft w:val="0"/>
      <w:marRight w:val="0"/>
      <w:marTop w:val="0"/>
      <w:marBottom w:val="0"/>
      <w:divBdr>
        <w:top w:val="none" w:sz="0" w:space="0" w:color="auto"/>
        <w:left w:val="none" w:sz="0" w:space="0" w:color="auto"/>
        <w:bottom w:val="none" w:sz="0" w:space="0" w:color="auto"/>
        <w:right w:val="none" w:sz="0" w:space="0" w:color="auto"/>
      </w:divBdr>
    </w:div>
    <w:div w:id="1149446730">
      <w:bodyDiv w:val="1"/>
      <w:marLeft w:val="0"/>
      <w:marRight w:val="0"/>
      <w:marTop w:val="0"/>
      <w:marBottom w:val="0"/>
      <w:divBdr>
        <w:top w:val="none" w:sz="0" w:space="0" w:color="auto"/>
        <w:left w:val="none" w:sz="0" w:space="0" w:color="auto"/>
        <w:bottom w:val="none" w:sz="0" w:space="0" w:color="auto"/>
        <w:right w:val="none" w:sz="0" w:space="0" w:color="auto"/>
      </w:divBdr>
    </w:div>
    <w:div w:id="1149589632">
      <w:bodyDiv w:val="1"/>
      <w:marLeft w:val="0"/>
      <w:marRight w:val="0"/>
      <w:marTop w:val="0"/>
      <w:marBottom w:val="0"/>
      <w:divBdr>
        <w:top w:val="none" w:sz="0" w:space="0" w:color="auto"/>
        <w:left w:val="none" w:sz="0" w:space="0" w:color="auto"/>
        <w:bottom w:val="none" w:sz="0" w:space="0" w:color="auto"/>
        <w:right w:val="none" w:sz="0" w:space="0" w:color="auto"/>
      </w:divBdr>
    </w:div>
    <w:div w:id="1149664299">
      <w:bodyDiv w:val="1"/>
      <w:marLeft w:val="0"/>
      <w:marRight w:val="0"/>
      <w:marTop w:val="0"/>
      <w:marBottom w:val="0"/>
      <w:divBdr>
        <w:top w:val="none" w:sz="0" w:space="0" w:color="auto"/>
        <w:left w:val="none" w:sz="0" w:space="0" w:color="auto"/>
        <w:bottom w:val="none" w:sz="0" w:space="0" w:color="auto"/>
        <w:right w:val="none" w:sz="0" w:space="0" w:color="auto"/>
      </w:divBdr>
    </w:div>
    <w:div w:id="1150905833">
      <w:bodyDiv w:val="1"/>
      <w:marLeft w:val="0"/>
      <w:marRight w:val="0"/>
      <w:marTop w:val="0"/>
      <w:marBottom w:val="0"/>
      <w:divBdr>
        <w:top w:val="none" w:sz="0" w:space="0" w:color="auto"/>
        <w:left w:val="none" w:sz="0" w:space="0" w:color="auto"/>
        <w:bottom w:val="none" w:sz="0" w:space="0" w:color="auto"/>
        <w:right w:val="none" w:sz="0" w:space="0" w:color="auto"/>
      </w:divBdr>
    </w:div>
    <w:div w:id="1152797557">
      <w:bodyDiv w:val="1"/>
      <w:marLeft w:val="0"/>
      <w:marRight w:val="0"/>
      <w:marTop w:val="0"/>
      <w:marBottom w:val="0"/>
      <w:divBdr>
        <w:top w:val="none" w:sz="0" w:space="0" w:color="auto"/>
        <w:left w:val="none" w:sz="0" w:space="0" w:color="auto"/>
        <w:bottom w:val="none" w:sz="0" w:space="0" w:color="auto"/>
        <w:right w:val="none" w:sz="0" w:space="0" w:color="auto"/>
      </w:divBdr>
    </w:div>
    <w:div w:id="1153522247">
      <w:bodyDiv w:val="1"/>
      <w:marLeft w:val="0"/>
      <w:marRight w:val="0"/>
      <w:marTop w:val="0"/>
      <w:marBottom w:val="0"/>
      <w:divBdr>
        <w:top w:val="none" w:sz="0" w:space="0" w:color="auto"/>
        <w:left w:val="none" w:sz="0" w:space="0" w:color="auto"/>
        <w:bottom w:val="none" w:sz="0" w:space="0" w:color="auto"/>
        <w:right w:val="none" w:sz="0" w:space="0" w:color="auto"/>
      </w:divBdr>
    </w:div>
    <w:div w:id="1154108164">
      <w:bodyDiv w:val="1"/>
      <w:marLeft w:val="0"/>
      <w:marRight w:val="0"/>
      <w:marTop w:val="0"/>
      <w:marBottom w:val="0"/>
      <w:divBdr>
        <w:top w:val="none" w:sz="0" w:space="0" w:color="auto"/>
        <w:left w:val="none" w:sz="0" w:space="0" w:color="auto"/>
        <w:bottom w:val="none" w:sz="0" w:space="0" w:color="auto"/>
        <w:right w:val="none" w:sz="0" w:space="0" w:color="auto"/>
      </w:divBdr>
    </w:div>
    <w:div w:id="1157769382">
      <w:bodyDiv w:val="1"/>
      <w:marLeft w:val="0"/>
      <w:marRight w:val="0"/>
      <w:marTop w:val="0"/>
      <w:marBottom w:val="0"/>
      <w:divBdr>
        <w:top w:val="none" w:sz="0" w:space="0" w:color="auto"/>
        <w:left w:val="none" w:sz="0" w:space="0" w:color="auto"/>
        <w:bottom w:val="none" w:sz="0" w:space="0" w:color="auto"/>
        <w:right w:val="none" w:sz="0" w:space="0" w:color="auto"/>
      </w:divBdr>
    </w:div>
    <w:div w:id="1159807851">
      <w:bodyDiv w:val="1"/>
      <w:marLeft w:val="0"/>
      <w:marRight w:val="0"/>
      <w:marTop w:val="0"/>
      <w:marBottom w:val="0"/>
      <w:divBdr>
        <w:top w:val="none" w:sz="0" w:space="0" w:color="auto"/>
        <w:left w:val="none" w:sz="0" w:space="0" w:color="auto"/>
        <w:bottom w:val="none" w:sz="0" w:space="0" w:color="auto"/>
        <w:right w:val="none" w:sz="0" w:space="0" w:color="auto"/>
      </w:divBdr>
    </w:div>
    <w:div w:id="1160342067">
      <w:bodyDiv w:val="1"/>
      <w:marLeft w:val="0"/>
      <w:marRight w:val="0"/>
      <w:marTop w:val="0"/>
      <w:marBottom w:val="0"/>
      <w:divBdr>
        <w:top w:val="none" w:sz="0" w:space="0" w:color="auto"/>
        <w:left w:val="none" w:sz="0" w:space="0" w:color="auto"/>
        <w:bottom w:val="none" w:sz="0" w:space="0" w:color="auto"/>
        <w:right w:val="none" w:sz="0" w:space="0" w:color="auto"/>
      </w:divBdr>
    </w:div>
    <w:div w:id="1161123371">
      <w:bodyDiv w:val="1"/>
      <w:marLeft w:val="0"/>
      <w:marRight w:val="0"/>
      <w:marTop w:val="0"/>
      <w:marBottom w:val="0"/>
      <w:divBdr>
        <w:top w:val="none" w:sz="0" w:space="0" w:color="auto"/>
        <w:left w:val="none" w:sz="0" w:space="0" w:color="auto"/>
        <w:bottom w:val="none" w:sz="0" w:space="0" w:color="auto"/>
        <w:right w:val="none" w:sz="0" w:space="0" w:color="auto"/>
      </w:divBdr>
    </w:div>
    <w:div w:id="1168712944">
      <w:bodyDiv w:val="1"/>
      <w:marLeft w:val="0"/>
      <w:marRight w:val="0"/>
      <w:marTop w:val="0"/>
      <w:marBottom w:val="0"/>
      <w:divBdr>
        <w:top w:val="none" w:sz="0" w:space="0" w:color="auto"/>
        <w:left w:val="none" w:sz="0" w:space="0" w:color="auto"/>
        <w:bottom w:val="none" w:sz="0" w:space="0" w:color="auto"/>
        <w:right w:val="none" w:sz="0" w:space="0" w:color="auto"/>
      </w:divBdr>
    </w:div>
    <w:div w:id="1170831350">
      <w:bodyDiv w:val="1"/>
      <w:marLeft w:val="0"/>
      <w:marRight w:val="0"/>
      <w:marTop w:val="0"/>
      <w:marBottom w:val="0"/>
      <w:divBdr>
        <w:top w:val="none" w:sz="0" w:space="0" w:color="auto"/>
        <w:left w:val="none" w:sz="0" w:space="0" w:color="auto"/>
        <w:bottom w:val="none" w:sz="0" w:space="0" w:color="auto"/>
        <w:right w:val="none" w:sz="0" w:space="0" w:color="auto"/>
      </w:divBdr>
    </w:div>
    <w:div w:id="1178882264">
      <w:bodyDiv w:val="1"/>
      <w:marLeft w:val="0"/>
      <w:marRight w:val="0"/>
      <w:marTop w:val="0"/>
      <w:marBottom w:val="0"/>
      <w:divBdr>
        <w:top w:val="none" w:sz="0" w:space="0" w:color="auto"/>
        <w:left w:val="none" w:sz="0" w:space="0" w:color="auto"/>
        <w:bottom w:val="none" w:sz="0" w:space="0" w:color="auto"/>
        <w:right w:val="none" w:sz="0" w:space="0" w:color="auto"/>
      </w:divBdr>
    </w:div>
    <w:div w:id="1179347762">
      <w:bodyDiv w:val="1"/>
      <w:marLeft w:val="0"/>
      <w:marRight w:val="0"/>
      <w:marTop w:val="0"/>
      <w:marBottom w:val="0"/>
      <w:divBdr>
        <w:top w:val="none" w:sz="0" w:space="0" w:color="auto"/>
        <w:left w:val="none" w:sz="0" w:space="0" w:color="auto"/>
        <w:bottom w:val="none" w:sz="0" w:space="0" w:color="auto"/>
        <w:right w:val="none" w:sz="0" w:space="0" w:color="auto"/>
      </w:divBdr>
    </w:div>
    <w:div w:id="1179585885">
      <w:bodyDiv w:val="1"/>
      <w:marLeft w:val="0"/>
      <w:marRight w:val="0"/>
      <w:marTop w:val="0"/>
      <w:marBottom w:val="0"/>
      <w:divBdr>
        <w:top w:val="none" w:sz="0" w:space="0" w:color="auto"/>
        <w:left w:val="none" w:sz="0" w:space="0" w:color="auto"/>
        <w:bottom w:val="none" w:sz="0" w:space="0" w:color="auto"/>
        <w:right w:val="none" w:sz="0" w:space="0" w:color="auto"/>
      </w:divBdr>
    </w:div>
    <w:div w:id="1180588059">
      <w:bodyDiv w:val="1"/>
      <w:marLeft w:val="0"/>
      <w:marRight w:val="0"/>
      <w:marTop w:val="0"/>
      <w:marBottom w:val="0"/>
      <w:divBdr>
        <w:top w:val="none" w:sz="0" w:space="0" w:color="auto"/>
        <w:left w:val="none" w:sz="0" w:space="0" w:color="auto"/>
        <w:bottom w:val="none" w:sz="0" w:space="0" w:color="auto"/>
        <w:right w:val="none" w:sz="0" w:space="0" w:color="auto"/>
      </w:divBdr>
    </w:div>
    <w:div w:id="1180781690">
      <w:bodyDiv w:val="1"/>
      <w:marLeft w:val="0"/>
      <w:marRight w:val="0"/>
      <w:marTop w:val="0"/>
      <w:marBottom w:val="0"/>
      <w:divBdr>
        <w:top w:val="none" w:sz="0" w:space="0" w:color="auto"/>
        <w:left w:val="none" w:sz="0" w:space="0" w:color="auto"/>
        <w:bottom w:val="none" w:sz="0" w:space="0" w:color="auto"/>
        <w:right w:val="none" w:sz="0" w:space="0" w:color="auto"/>
      </w:divBdr>
    </w:div>
    <w:div w:id="1181434694">
      <w:bodyDiv w:val="1"/>
      <w:marLeft w:val="0"/>
      <w:marRight w:val="0"/>
      <w:marTop w:val="0"/>
      <w:marBottom w:val="0"/>
      <w:divBdr>
        <w:top w:val="none" w:sz="0" w:space="0" w:color="auto"/>
        <w:left w:val="none" w:sz="0" w:space="0" w:color="auto"/>
        <w:bottom w:val="none" w:sz="0" w:space="0" w:color="auto"/>
        <w:right w:val="none" w:sz="0" w:space="0" w:color="auto"/>
      </w:divBdr>
    </w:div>
    <w:div w:id="1182011366">
      <w:bodyDiv w:val="1"/>
      <w:marLeft w:val="0"/>
      <w:marRight w:val="0"/>
      <w:marTop w:val="0"/>
      <w:marBottom w:val="0"/>
      <w:divBdr>
        <w:top w:val="none" w:sz="0" w:space="0" w:color="auto"/>
        <w:left w:val="none" w:sz="0" w:space="0" w:color="auto"/>
        <w:bottom w:val="none" w:sz="0" w:space="0" w:color="auto"/>
        <w:right w:val="none" w:sz="0" w:space="0" w:color="auto"/>
      </w:divBdr>
    </w:div>
    <w:div w:id="1185481957">
      <w:bodyDiv w:val="1"/>
      <w:marLeft w:val="0"/>
      <w:marRight w:val="0"/>
      <w:marTop w:val="0"/>
      <w:marBottom w:val="0"/>
      <w:divBdr>
        <w:top w:val="none" w:sz="0" w:space="0" w:color="auto"/>
        <w:left w:val="none" w:sz="0" w:space="0" w:color="auto"/>
        <w:bottom w:val="none" w:sz="0" w:space="0" w:color="auto"/>
        <w:right w:val="none" w:sz="0" w:space="0" w:color="auto"/>
      </w:divBdr>
    </w:div>
    <w:div w:id="1186139024">
      <w:bodyDiv w:val="1"/>
      <w:marLeft w:val="0"/>
      <w:marRight w:val="0"/>
      <w:marTop w:val="0"/>
      <w:marBottom w:val="0"/>
      <w:divBdr>
        <w:top w:val="none" w:sz="0" w:space="0" w:color="auto"/>
        <w:left w:val="none" w:sz="0" w:space="0" w:color="auto"/>
        <w:bottom w:val="none" w:sz="0" w:space="0" w:color="auto"/>
        <w:right w:val="none" w:sz="0" w:space="0" w:color="auto"/>
      </w:divBdr>
    </w:div>
    <w:div w:id="1189903800">
      <w:bodyDiv w:val="1"/>
      <w:marLeft w:val="0"/>
      <w:marRight w:val="0"/>
      <w:marTop w:val="0"/>
      <w:marBottom w:val="0"/>
      <w:divBdr>
        <w:top w:val="none" w:sz="0" w:space="0" w:color="auto"/>
        <w:left w:val="none" w:sz="0" w:space="0" w:color="auto"/>
        <w:bottom w:val="none" w:sz="0" w:space="0" w:color="auto"/>
        <w:right w:val="none" w:sz="0" w:space="0" w:color="auto"/>
      </w:divBdr>
    </w:div>
    <w:div w:id="1194223759">
      <w:bodyDiv w:val="1"/>
      <w:marLeft w:val="0"/>
      <w:marRight w:val="0"/>
      <w:marTop w:val="0"/>
      <w:marBottom w:val="0"/>
      <w:divBdr>
        <w:top w:val="none" w:sz="0" w:space="0" w:color="auto"/>
        <w:left w:val="none" w:sz="0" w:space="0" w:color="auto"/>
        <w:bottom w:val="none" w:sz="0" w:space="0" w:color="auto"/>
        <w:right w:val="none" w:sz="0" w:space="0" w:color="auto"/>
      </w:divBdr>
    </w:div>
    <w:div w:id="1196114128">
      <w:bodyDiv w:val="1"/>
      <w:marLeft w:val="0"/>
      <w:marRight w:val="0"/>
      <w:marTop w:val="0"/>
      <w:marBottom w:val="0"/>
      <w:divBdr>
        <w:top w:val="none" w:sz="0" w:space="0" w:color="auto"/>
        <w:left w:val="none" w:sz="0" w:space="0" w:color="auto"/>
        <w:bottom w:val="none" w:sz="0" w:space="0" w:color="auto"/>
        <w:right w:val="none" w:sz="0" w:space="0" w:color="auto"/>
      </w:divBdr>
    </w:div>
    <w:div w:id="1196499444">
      <w:bodyDiv w:val="1"/>
      <w:marLeft w:val="0"/>
      <w:marRight w:val="0"/>
      <w:marTop w:val="0"/>
      <w:marBottom w:val="0"/>
      <w:divBdr>
        <w:top w:val="none" w:sz="0" w:space="0" w:color="auto"/>
        <w:left w:val="none" w:sz="0" w:space="0" w:color="auto"/>
        <w:bottom w:val="none" w:sz="0" w:space="0" w:color="auto"/>
        <w:right w:val="none" w:sz="0" w:space="0" w:color="auto"/>
      </w:divBdr>
    </w:div>
    <w:div w:id="1196576731">
      <w:bodyDiv w:val="1"/>
      <w:marLeft w:val="0"/>
      <w:marRight w:val="0"/>
      <w:marTop w:val="0"/>
      <w:marBottom w:val="0"/>
      <w:divBdr>
        <w:top w:val="none" w:sz="0" w:space="0" w:color="auto"/>
        <w:left w:val="none" w:sz="0" w:space="0" w:color="auto"/>
        <w:bottom w:val="none" w:sz="0" w:space="0" w:color="auto"/>
        <w:right w:val="none" w:sz="0" w:space="0" w:color="auto"/>
      </w:divBdr>
    </w:div>
    <w:div w:id="1197305247">
      <w:bodyDiv w:val="1"/>
      <w:marLeft w:val="0"/>
      <w:marRight w:val="0"/>
      <w:marTop w:val="0"/>
      <w:marBottom w:val="0"/>
      <w:divBdr>
        <w:top w:val="none" w:sz="0" w:space="0" w:color="auto"/>
        <w:left w:val="none" w:sz="0" w:space="0" w:color="auto"/>
        <w:bottom w:val="none" w:sz="0" w:space="0" w:color="auto"/>
        <w:right w:val="none" w:sz="0" w:space="0" w:color="auto"/>
      </w:divBdr>
    </w:div>
    <w:div w:id="1197543052">
      <w:bodyDiv w:val="1"/>
      <w:marLeft w:val="0"/>
      <w:marRight w:val="0"/>
      <w:marTop w:val="0"/>
      <w:marBottom w:val="0"/>
      <w:divBdr>
        <w:top w:val="none" w:sz="0" w:space="0" w:color="auto"/>
        <w:left w:val="none" w:sz="0" w:space="0" w:color="auto"/>
        <w:bottom w:val="none" w:sz="0" w:space="0" w:color="auto"/>
        <w:right w:val="none" w:sz="0" w:space="0" w:color="auto"/>
      </w:divBdr>
    </w:div>
    <w:div w:id="1202749172">
      <w:bodyDiv w:val="1"/>
      <w:marLeft w:val="0"/>
      <w:marRight w:val="0"/>
      <w:marTop w:val="0"/>
      <w:marBottom w:val="0"/>
      <w:divBdr>
        <w:top w:val="none" w:sz="0" w:space="0" w:color="auto"/>
        <w:left w:val="none" w:sz="0" w:space="0" w:color="auto"/>
        <w:bottom w:val="none" w:sz="0" w:space="0" w:color="auto"/>
        <w:right w:val="none" w:sz="0" w:space="0" w:color="auto"/>
      </w:divBdr>
    </w:div>
    <w:div w:id="1202791649">
      <w:bodyDiv w:val="1"/>
      <w:marLeft w:val="0"/>
      <w:marRight w:val="0"/>
      <w:marTop w:val="0"/>
      <w:marBottom w:val="0"/>
      <w:divBdr>
        <w:top w:val="none" w:sz="0" w:space="0" w:color="auto"/>
        <w:left w:val="none" w:sz="0" w:space="0" w:color="auto"/>
        <w:bottom w:val="none" w:sz="0" w:space="0" w:color="auto"/>
        <w:right w:val="none" w:sz="0" w:space="0" w:color="auto"/>
      </w:divBdr>
    </w:div>
    <w:div w:id="1203395774">
      <w:bodyDiv w:val="1"/>
      <w:marLeft w:val="0"/>
      <w:marRight w:val="0"/>
      <w:marTop w:val="0"/>
      <w:marBottom w:val="0"/>
      <w:divBdr>
        <w:top w:val="none" w:sz="0" w:space="0" w:color="auto"/>
        <w:left w:val="none" w:sz="0" w:space="0" w:color="auto"/>
        <w:bottom w:val="none" w:sz="0" w:space="0" w:color="auto"/>
        <w:right w:val="none" w:sz="0" w:space="0" w:color="auto"/>
      </w:divBdr>
    </w:div>
    <w:div w:id="1203664111">
      <w:bodyDiv w:val="1"/>
      <w:marLeft w:val="0"/>
      <w:marRight w:val="0"/>
      <w:marTop w:val="0"/>
      <w:marBottom w:val="0"/>
      <w:divBdr>
        <w:top w:val="none" w:sz="0" w:space="0" w:color="auto"/>
        <w:left w:val="none" w:sz="0" w:space="0" w:color="auto"/>
        <w:bottom w:val="none" w:sz="0" w:space="0" w:color="auto"/>
        <w:right w:val="none" w:sz="0" w:space="0" w:color="auto"/>
      </w:divBdr>
    </w:div>
    <w:div w:id="1205096013">
      <w:bodyDiv w:val="1"/>
      <w:marLeft w:val="0"/>
      <w:marRight w:val="0"/>
      <w:marTop w:val="0"/>
      <w:marBottom w:val="0"/>
      <w:divBdr>
        <w:top w:val="none" w:sz="0" w:space="0" w:color="auto"/>
        <w:left w:val="none" w:sz="0" w:space="0" w:color="auto"/>
        <w:bottom w:val="none" w:sz="0" w:space="0" w:color="auto"/>
        <w:right w:val="none" w:sz="0" w:space="0" w:color="auto"/>
      </w:divBdr>
    </w:div>
    <w:div w:id="1206600025">
      <w:bodyDiv w:val="1"/>
      <w:marLeft w:val="0"/>
      <w:marRight w:val="0"/>
      <w:marTop w:val="0"/>
      <w:marBottom w:val="0"/>
      <w:divBdr>
        <w:top w:val="none" w:sz="0" w:space="0" w:color="auto"/>
        <w:left w:val="none" w:sz="0" w:space="0" w:color="auto"/>
        <w:bottom w:val="none" w:sz="0" w:space="0" w:color="auto"/>
        <w:right w:val="none" w:sz="0" w:space="0" w:color="auto"/>
      </w:divBdr>
    </w:div>
    <w:div w:id="1208299352">
      <w:bodyDiv w:val="1"/>
      <w:marLeft w:val="0"/>
      <w:marRight w:val="0"/>
      <w:marTop w:val="0"/>
      <w:marBottom w:val="0"/>
      <w:divBdr>
        <w:top w:val="none" w:sz="0" w:space="0" w:color="auto"/>
        <w:left w:val="none" w:sz="0" w:space="0" w:color="auto"/>
        <w:bottom w:val="none" w:sz="0" w:space="0" w:color="auto"/>
        <w:right w:val="none" w:sz="0" w:space="0" w:color="auto"/>
      </w:divBdr>
    </w:div>
    <w:div w:id="1211192096">
      <w:bodyDiv w:val="1"/>
      <w:marLeft w:val="0"/>
      <w:marRight w:val="0"/>
      <w:marTop w:val="0"/>
      <w:marBottom w:val="0"/>
      <w:divBdr>
        <w:top w:val="none" w:sz="0" w:space="0" w:color="auto"/>
        <w:left w:val="none" w:sz="0" w:space="0" w:color="auto"/>
        <w:bottom w:val="none" w:sz="0" w:space="0" w:color="auto"/>
        <w:right w:val="none" w:sz="0" w:space="0" w:color="auto"/>
      </w:divBdr>
    </w:div>
    <w:div w:id="1215894590">
      <w:bodyDiv w:val="1"/>
      <w:marLeft w:val="0"/>
      <w:marRight w:val="0"/>
      <w:marTop w:val="0"/>
      <w:marBottom w:val="0"/>
      <w:divBdr>
        <w:top w:val="none" w:sz="0" w:space="0" w:color="auto"/>
        <w:left w:val="none" w:sz="0" w:space="0" w:color="auto"/>
        <w:bottom w:val="none" w:sz="0" w:space="0" w:color="auto"/>
        <w:right w:val="none" w:sz="0" w:space="0" w:color="auto"/>
      </w:divBdr>
    </w:div>
    <w:div w:id="1218123738">
      <w:bodyDiv w:val="1"/>
      <w:marLeft w:val="0"/>
      <w:marRight w:val="0"/>
      <w:marTop w:val="0"/>
      <w:marBottom w:val="0"/>
      <w:divBdr>
        <w:top w:val="none" w:sz="0" w:space="0" w:color="auto"/>
        <w:left w:val="none" w:sz="0" w:space="0" w:color="auto"/>
        <w:bottom w:val="none" w:sz="0" w:space="0" w:color="auto"/>
        <w:right w:val="none" w:sz="0" w:space="0" w:color="auto"/>
      </w:divBdr>
    </w:div>
    <w:div w:id="1219391024">
      <w:bodyDiv w:val="1"/>
      <w:marLeft w:val="0"/>
      <w:marRight w:val="0"/>
      <w:marTop w:val="0"/>
      <w:marBottom w:val="0"/>
      <w:divBdr>
        <w:top w:val="none" w:sz="0" w:space="0" w:color="auto"/>
        <w:left w:val="none" w:sz="0" w:space="0" w:color="auto"/>
        <w:bottom w:val="none" w:sz="0" w:space="0" w:color="auto"/>
        <w:right w:val="none" w:sz="0" w:space="0" w:color="auto"/>
      </w:divBdr>
    </w:div>
    <w:div w:id="1220752492">
      <w:bodyDiv w:val="1"/>
      <w:marLeft w:val="0"/>
      <w:marRight w:val="0"/>
      <w:marTop w:val="0"/>
      <w:marBottom w:val="0"/>
      <w:divBdr>
        <w:top w:val="none" w:sz="0" w:space="0" w:color="auto"/>
        <w:left w:val="none" w:sz="0" w:space="0" w:color="auto"/>
        <w:bottom w:val="none" w:sz="0" w:space="0" w:color="auto"/>
        <w:right w:val="none" w:sz="0" w:space="0" w:color="auto"/>
      </w:divBdr>
    </w:div>
    <w:div w:id="1221557613">
      <w:bodyDiv w:val="1"/>
      <w:marLeft w:val="0"/>
      <w:marRight w:val="0"/>
      <w:marTop w:val="0"/>
      <w:marBottom w:val="0"/>
      <w:divBdr>
        <w:top w:val="none" w:sz="0" w:space="0" w:color="auto"/>
        <w:left w:val="none" w:sz="0" w:space="0" w:color="auto"/>
        <w:bottom w:val="none" w:sz="0" w:space="0" w:color="auto"/>
        <w:right w:val="none" w:sz="0" w:space="0" w:color="auto"/>
      </w:divBdr>
    </w:div>
    <w:div w:id="1222133785">
      <w:bodyDiv w:val="1"/>
      <w:marLeft w:val="0"/>
      <w:marRight w:val="0"/>
      <w:marTop w:val="0"/>
      <w:marBottom w:val="0"/>
      <w:divBdr>
        <w:top w:val="none" w:sz="0" w:space="0" w:color="auto"/>
        <w:left w:val="none" w:sz="0" w:space="0" w:color="auto"/>
        <w:bottom w:val="none" w:sz="0" w:space="0" w:color="auto"/>
        <w:right w:val="none" w:sz="0" w:space="0" w:color="auto"/>
      </w:divBdr>
    </w:div>
    <w:div w:id="1223442700">
      <w:bodyDiv w:val="1"/>
      <w:marLeft w:val="0"/>
      <w:marRight w:val="0"/>
      <w:marTop w:val="0"/>
      <w:marBottom w:val="0"/>
      <w:divBdr>
        <w:top w:val="none" w:sz="0" w:space="0" w:color="auto"/>
        <w:left w:val="none" w:sz="0" w:space="0" w:color="auto"/>
        <w:bottom w:val="none" w:sz="0" w:space="0" w:color="auto"/>
        <w:right w:val="none" w:sz="0" w:space="0" w:color="auto"/>
      </w:divBdr>
    </w:div>
    <w:div w:id="1225289194">
      <w:bodyDiv w:val="1"/>
      <w:marLeft w:val="0"/>
      <w:marRight w:val="0"/>
      <w:marTop w:val="0"/>
      <w:marBottom w:val="0"/>
      <w:divBdr>
        <w:top w:val="none" w:sz="0" w:space="0" w:color="auto"/>
        <w:left w:val="none" w:sz="0" w:space="0" w:color="auto"/>
        <w:bottom w:val="none" w:sz="0" w:space="0" w:color="auto"/>
        <w:right w:val="none" w:sz="0" w:space="0" w:color="auto"/>
      </w:divBdr>
    </w:div>
    <w:div w:id="1225796554">
      <w:bodyDiv w:val="1"/>
      <w:marLeft w:val="0"/>
      <w:marRight w:val="0"/>
      <w:marTop w:val="0"/>
      <w:marBottom w:val="0"/>
      <w:divBdr>
        <w:top w:val="none" w:sz="0" w:space="0" w:color="auto"/>
        <w:left w:val="none" w:sz="0" w:space="0" w:color="auto"/>
        <w:bottom w:val="none" w:sz="0" w:space="0" w:color="auto"/>
        <w:right w:val="none" w:sz="0" w:space="0" w:color="auto"/>
      </w:divBdr>
    </w:div>
    <w:div w:id="1226064543">
      <w:bodyDiv w:val="1"/>
      <w:marLeft w:val="0"/>
      <w:marRight w:val="0"/>
      <w:marTop w:val="0"/>
      <w:marBottom w:val="0"/>
      <w:divBdr>
        <w:top w:val="none" w:sz="0" w:space="0" w:color="auto"/>
        <w:left w:val="none" w:sz="0" w:space="0" w:color="auto"/>
        <w:bottom w:val="none" w:sz="0" w:space="0" w:color="auto"/>
        <w:right w:val="none" w:sz="0" w:space="0" w:color="auto"/>
      </w:divBdr>
    </w:div>
    <w:div w:id="1227649417">
      <w:bodyDiv w:val="1"/>
      <w:marLeft w:val="0"/>
      <w:marRight w:val="0"/>
      <w:marTop w:val="0"/>
      <w:marBottom w:val="0"/>
      <w:divBdr>
        <w:top w:val="none" w:sz="0" w:space="0" w:color="auto"/>
        <w:left w:val="none" w:sz="0" w:space="0" w:color="auto"/>
        <w:bottom w:val="none" w:sz="0" w:space="0" w:color="auto"/>
        <w:right w:val="none" w:sz="0" w:space="0" w:color="auto"/>
      </w:divBdr>
    </w:div>
    <w:div w:id="1229540543">
      <w:bodyDiv w:val="1"/>
      <w:marLeft w:val="0"/>
      <w:marRight w:val="0"/>
      <w:marTop w:val="0"/>
      <w:marBottom w:val="0"/>
      <w:divBdr>
        <w:top w:val="none" w:sz="0" w:space="0" w:color="auto"/>
        <w:left w:val="none" w:sz="0" w:space="0" w:color="auto"/>
        <w:bottom w:val="none" w:sz="0" w:space="0" w:color="auto"/>
        <w:right w:val="none" w:sz="0" w:space="0" w:color="auto"/>
      </w:divBdr>
    </w:div>
    <w:div w:id="1231117890">
      <w:bodyDiv w:val="1"/>
      <w:marLeft w:val="0"/>
      <w:marRight w:val="0"/>
      <w:marTop w:val="0"/>
      <w:marBottom w:val="0"/>
      <w:divBdr>
        <w:top w:val="none" w:sz="0" w:space="0" w:color="auto"/>
        <w:left w:val="none" w:sz="0" w:space="0" w:color="auto"/>
        <w:bottom w:val="none" w:sz="0" w:space="0" w:color="auto"/>
        <w:right w:val="none" w:sz="0" w:space="0" w:color="auto"/>
      </w:divBdr>
    </w:div>
    <w:div w:id="1232544053">
      <w:bodyDiv w:val="1"/>
      <w:marLeft w:val="0"/>
      <w:marRight w:val="0"/>
      <w:marTop w:val="0"/>
      <w:marBottom w:val="0"/>
      <w:divBdr>
        <w:top w:val="none" w:sz="0" w:space="0" w:color="auto"/>
        <w:left w:val="none" w:sz="0" w:space="0" w:color="auto"/>
        <w:bottom w:val="none" w:sz="0" w:space="0" w:color="auto"/>
        <w:right w:val="none" w:sz="0" w:space="0" w:color="auto"/>
      </w:divBdr>
    </w:div>
    <w:div w:id="1232931601">
      <w:bodyDiv w:val="1"/>
      <w:marLeft w:val="0"/>
      <w:marRight w:val="0"/>
      <w:marTop w:val="0"/>
      <w:marBottom w:val="0"/>
      <w:divBdr>
        <w:top w:val="none" w:sz="0" w:space="0" w:color="auto"/>
        <w:left w:val="none" w:sz="0" w:space="0" w:color="auto"/>
        <w:bottom w:val="none" w:sz="0" w:space="0" w:color="auto"/>
        <w:right w:val="none" w:sz="0" w:space="0" w:color="auto"/>
      </w:divBdr>
    </w:div>
    <w:div w:id="1234242742">
      <w:bodyDiv w:val="1"/>
      <w:marLeft w:val="0"/>
      <w:marRight w:val="0"/>
      <w:marTop w:val="0"/>
      <w:marBottom w:val="0"/>
      <w:divBdr>
        <w:top w:val="none" w:sz="0" w:space="0" w:color="auto"/>
        <w:left w:val="none" w:sz="0" w:space="0" w:color="auto"/>
        <w:bottom w:val="none" w:sz="0" w:space="0" w:color="auto"/>
        <w:right w:val="none" w:sz="0" w:space="0" w:color="auto"/>
      </w:divBdr>
    </w:div>
    <w:div w:id="1236742268">
      <w:bodyDiv w:val="1"/>
      <w:marLeft w:val="0"/>
      <w:marRight w:val="0"/>
      <w:marTop w:val="0"/>
      <w:marBottom w:val="0"/>
      <w:divBdr>
        <w:top w:val="none" w:sz="0" w:space="0" w:color="auto"/>
        <w:left w:val="none" w:sz="0" w:space="0" w:color="auto"/>
        <w:bottom w:val="none" w:sz="0" w:space="0" w:color="auto"/>
        <w:right w:val="none" w:sz="0" w:space="0" w:color="auto"/>
      </w:divBdr>
    </w:div>
    <w:div w:id="1237471503">
      <w:bodyDiv w:val="1"/>
      <w:marLeft w:val="0"/>
      <w:marRight w:val="0"/>
      <w:marTop w:val="0"/>
      <w:marBottom w:val="0"/>
      <w:divBdr>
        <w:top w:val="none" w:sz="0" w:space="0" w:color="auto"/>
        <w:left w:val="none" w:sz="0" w:space="0" w:color="auto"/>
        <w:bottom w:val="none" w:sz="0" w:space="0" w:color="auto"/>
        <w:right w:val="none" w:sz="0" w:space="0" w:color="auto"/>
      </w:divBdr>
    </w:div>
    <w:div w:id="1240096023">
      <w:bodyDiv w:val="1"/>
      <w:marLeft w:val="0"/>
      <w:marRight w:val="0"/>
      <w:marTop w:val="0"/>
      <w:marBottom w:val="0"/>
      <w:divBdr>
        <w:top w:val="none" w:sz="0" w:space="0" w:color="auto"/>
        <w:left w:val="none" w:sz="0" w:space="0" w:color="auto"/>
        <w:bottom w:val="none" w:sz="0" w:space="0" w:color="auto"/>
        <w:right w:val="none" w:sz="0" w:space="0" w:color="auto"/>
      </w:divBdr>
    </w:div>
    <w:div w:id="1240670506">
      <w:bodyDiv w:val="1"/>
      <w:marLeft w:val="0"/>
      <w:marRight w:val="0"/>
      <w:marTop w:val="0"/>
      <w:marBottom w:val="0"/>
      <w:divBdr>
        <w:top w:val="none" w:sz="0" w:space="0" w:color="auto"/>
        <w:left w:val="none" w:sz="0" w:space="0" w:color="auto"/>
        <w:bottom w:val="none" w:sz="0" w:space="0" w:color="auto"/>
        <w:right w:val="none" w:sz="0" w:space="0" w:color="auto"/>
      </w:divBdr>
    </w:div>
    <w:div w:id="1242521274">
      <w:bodyDiv w:val="1"/>
      <w:marLeft w:val="0"/>
      <w:marRight w:val="0"/>
      <w:marTop w:val="0"/>
      <w:marBottom w:val="0"/>
      <w:divBdr>
        <w:top w:val="none" w:sz="0" w:space="0" w:color="auto"/>
        <w:left w:val="none" w:sz="0" w:space="0" w:color="auto"/>
        <w:bottom w:val="none" w:sz="0" w:space="0" w:color="auto"/>
        <w:right w:val="none" w:sz="0" w:space="0" w:color="auto"/>
      </w:divBdr>
    </w:div>
    <w:div w:id="1242522171">
      <w:bodyDiv w:val="1"/>
      <w:marLeft w:val="0"/>
      <w:marRight w:val="0"/>
      <w:marTop w:val="0"/>
      <w:marBottom w:val="0"/>
      <w:divBdr>
        <w:top w:val="none" w:sz="0" w:space="0" w:color="auto"/>
        <w:left w:val="none" w:sz="0" w:space="0" w:color="auto"/>
        <w:bottom w:val="none" w:sz="0" w:space="0" w:color="auto"/>
        <w:right w:val="none" w:sz="0" w:space="0" w:color="auto"/>
      </w:divBdr>
    </w:div>
    <w:div w:id="1243904828">
      <w:bodyDiv w:val="1"/>
      <w:marLeft w:val="0"/>
      <w:marRight w:val="0"/>
      <w:marTop w:val="0"/>
      <w:marBottom w:val="0"/>
      <w:divBdr>
        <w:top w:val="none" w:sz="0" w:space="0" w:color="auto"/>
        <w:left w:val="none" w:sz="0" w:space="0" w:color="auto"/>
        <w:bottom w:val="none" w:sz="0" w:space="0" w:color="auto"/>
        <w:right w:val="none" w:sz="0" w:space="0" w:color="auto"/>
      </w:divBdr>
    </w:div>
    <w:div w:id="1243946823">
      <w:bodyDiv w:val="1"/>
      <w:marLeft w:val="0"/>
      <w:marRight w:val="0"/>
      <w:marTop w:val="0"/>
      <w:marBottom w:val="0"/>
      <w:divBdr>
        <w:top w:val="none" w:sz="0" w:space="0" w:color="auto"/>
        <w:left w:val="none" w:sz="0" w:space="0" w:color="auto"/>
        <w:bottom w:val="none" w:sz="0" w:space="0" w:color="auto"/>
        <w:right w:val="none" w:sz="0" w:space="0" w:color="auto"/>
      </w:divBdr>
    </w:div>
    <w:div w:id="1246722533">
      <w:bodyDiv w:val="1"/>
      <w:marLeft w:val="0"/>
      <w:marRight w:val="0"/>
      <w:marTop w:val="0"/>
      <w:marBottom w:val="0"/>
      <w:divBdr>
        <w:top w:val="none" w:sz="0" w:space="0" w:color="auto"/>
        <w:left w:val="none" w:sz="0" w:space="0" w:color="auto"/>
        <w:bottom w:val="none" w:sz="0" w:space="0" w:color="auto"/>
        <w:right w:val="none" w:sz="0" w:space="0" w:color="auto"/>
      </w:divBdr>
    </w:div>
    <w:div w:id="1246912522">
      <w:bodyDiv w:val="1"/>
      <w:marLeft w:val="0"/>
      <w:marRight w:val="0"/>
      <w:marTop w:val="0"/>
      <w:marBottom w:val="0"/>
      <w:divBdr>
        <w:top w:val="none" w:sz="0" w:space="0" w:color="auto"/>
        <w:left w:val="none" w:sz="0" w:space="0" w:color="auto"/>
        <w:bottom w:val="none" w:sz="0" w:space="0" w:color="auto"/>
        <w:right w:val="none" w:sz="0" w:space="0" w:color="auto"/>
      </w:divBdr>
    </w:div>
    <w:div w:id="1250851823">
      <w:bodyDiv w:val="1"/>
      <w:marLeft w:val="0"/>
      <w:marRight w:val="0"/>
      <w:marTop w:val="0"/>
      <w:marBottom w:val="0"/>
      <w:divBdr>
        <w:top w:val="none" w:sz="0" w:space="0" w:color="auto"/>
        <w:left w:val="none" w:sz="0" w:space="0" w:color="auto"/>
        <w:bottom w:val="none" w:sz="0" w:space="0" w:color="auto"/>
        <w:right w:val="none" w:sz="0" w:space="0" w:color="auto"/>
      </w:divBdr>
    </w:div>
    <w:div w:id="1251502991">
      <w:bodyDiv w:val="1"/>
      <w:marLeft w:val="0"/>
      <w:marRight w:val="0"/>
      <w:marTop w:val="0"/>
      <w:marBottom w:val="0"/>
      <w:divBdr>
        <w:top w:val="none" w:sz="0" w:space="0" w:color="auto"/>
        <w:left w:val="none" w:sz="0" w:space="0" w:color="auto"/>
        <w:bottom w:val="none" w:sz="0" w:space="0" w:color="auto"/>
        <w:right w:val="none" w:sz="0" w:space="0" w:color="auto"/>
      </w:divBdr>
    </w:div>
    <w:div w:id="1252012419">
      <w:bodyDiv w:val="1"/>
      <w:marLeft w:val="0"/>
      <w:marRight w:val="0"/>
      <w:marTop w:val="0"/>
      <w:marBottom w:val="0"/>
      <w:divBdr>
        <w:top w:val="none" w:sz="0" w:space="0" w:color="auto"/>
        <w:left w:val="none" w:sz="0" w:space="0" w:color="auto"/>
        <w:bottom w:val="none" w:sz="0" w:space="0" w:color="auto"/>
        <w:right w:val="none" w:sz="0" w:space="0" w:color="auto"/>
      </w:divBdr>
    </w:div>
    <w:div w:id="1252736371">
      <w:bodyDiv w:val="1"/>
      <w:marLeft w:val="0"/>
      <w:marRight w:val="0"/>
      <w:marTop w:val="0"/>
      <w:marBottom w:val="0"/>
      <w:divBdr>
        <w:top w:val="none" w:sz="0" w:space="0" w:color="auto"/>
        <w:left w:val="none" w:sz="0" w:space="0" w:color="auto"/>
        <w:bottom w:val="none" w:sz="0" w:space="0" w:color="auto"/>
        <w:right w:val="none" w:sz="0" w:space="0" w:color="auto"/>
      </w:divBdr>
    </w:div>
    <w:div w:id="1253079633">
      <w:bodyDiv w:val="1"/>
      <w:marLeft w:val="0"/>
      <w:marRight w:val="0"/>
      <w:marTop w:val="0"/>
      <w:marBottom w:val="0"/>
      <w:divBdr>
        <w:top w:val="none" w:sz="0" w:space="0" w:color="auto"/>
        <w:left w:val="none" w:sz="0" w:space="0" w:color="auto"/>
        <w:bottom w:val="none" w:sz="0" w:space="0" w:color="auto"/>
        <w:right w:val="none" w:sz="0" w:space="0" w:color="auto"/>
      </w:divBdr>
    </w:div>
    <w:div w:id="1254126548">
      <w:bodyDiv w:val="1"/>
      <w:marLeft w:val="0"/>
      <w:marRight w:val="0"/>
      <w:marTop w:val="0"/>
      <w:marBottom w:val="0"/>
      <w:divBdr>
        <w:top w:val="none" w:sz="0" w:space="0" w:color="auto"/>
        <w:left w:val="none" w:sz="0" w:space="0" w:color="auto"/>
        <w:bottom w:val="none" w:sz="0" w:space="0" w:color="auto"/>
        <w:right w:val="none" w:sz="0" w:space="0" w:color="auto"/>
      </w:divBdr>
    </w:div>
    <w:div w:id="1254320057">
      <w:bodyDiv w:val="1"/>
      <w:marLeft w:val="0"/>
      <w:marRight w:val="0"/>
      <w:marTop w:val="0"/>
      <w:marBottom w:val="0"/>
      <w:divBdr>
        <w:top w:val="none" w:sz="0" w:space="0" w:color="auto"/>
        <w:left w:val="none" w:sz="0" w:space="0" w:color="auto"/>
        <w:bottom w:val="none" w:sz="0" w:space="0" w:color="auto"/>
        <w:right w:val="none" w:sz="0" w:space="0" w:color="auto"/>
      </w:divBdr>
    </w:div>
    <w:div w:id="1256286711">
      <w:bodyDiv w:val="1"/>
      <w:marLeft w:val="0"/>
      <w:marRight w:val="0"/>
      <w:marTop w:val="0"/>
      <w:marBottom w:val="0"/>
      <w:divBdr>
        <w:top w:val="none" w:sz="0" w:space="0" w:color="auto"/>
        <w:left w:val="none" w:sz="0" w:space="0" w:color="auto"/>
        <w:bottom w:val="none" w:sz="0" w:space="0" w:color="auto"/>
        <w:right w:val="none" w:sz="0" w:space="0" w:color="auto"/>
      </w:divBdr>
    </w:div>
    <w:div w:id="1256328225">
      <w:bodyDiv w:val="1"/>
      <w:marLeft w:val="0"/>
      <w:marRight w:val="0"/>
      <w:marTop w:val="0"/>
      <w:marBottom w:val="0"/>
      <w:divBdr>
        <w:top w:val="none" w:sz="0" w:space="0" w:color="auto"/>
        <w:left w:val="none" w:sz="0" w:space="0" w:color="auto"/>
        <w:bottom w:val="none" w:sz="0" w:space="0" w:color="auto"/>
        <w:right w:val="none" w:sz="0" w:space="0" w:color="auto"/>
      </w:divBdr>
    </w:div>
    <w:div w:id="1256480256">
      <w:bodyDiv w:val="1"/>
      <w:marLeft w:val="0"/>
      <w:marRight w:val="0"/>
      <w:marTop w:val="0"/>
      <w:marBottom w:val="0"/>
      <w:divBdr>
        <w:top w:val="none" w:sz="0" w:space="0" w:color="auto"/>
        <w:left w:val="none" w:sz="0" w:space="0" w:color="auto"/>
        <w:bottom w:val="none" w:sz="0" w:space="0" w:color="auto"/>
        <w:right w:val="none" w:sz="0" w:space="0" w:color="auto"/>
      </w:divBdr>
    </w:div>
    <w:div w:id="1259480992">
      <w:bodyDiv w:val="1"/>
      <w:marLeft w:val="0"/>
      <w:marRight w:val="0"/>
      <w:marTop w:val="0"/>
      <w:marBottom w:val="0"/>
      <w:divBdr>
        <w:top w:val="none" w:sz="0" w:space="0" w:color="auto"/>
        <w:left w:val="none" w:sz="0" w:space="0" w:color="auto"/>
        <w:bottom w:val="none" w:sz="0" w:space="0" w:color="auto"/>
        <w:right w:val="none" w:sz="0" w:space="0" w:color="auto"/>
      </w:divBdr>
    </w:div>
    <w:div w:id="1259826069">
      <w:bodyDiv w:val="1"/>
      <w:marLeft w:val="0"/>
      <w:marRight w:val="0"/>
      <w:marTop w:val="0"/>
      <w:marBottom w:val="0"/>
      <w:divBdr>
        <w:top w:val="none" w:sz="0" w:space="0" w:color="auto"/>
        <w:left w:val="none" w:sz="0" w:space="0" w:color="auto"/>
        <w:bottom w:val="none" w:sz="0" w:space="0" w:color="auto"/>
        <w:right w:val="none" w:sz="0" w:space="0" w:color="auto"/>
      </w:divBdr>
    </w:div>
    <w:div w:id="1260021062">
      <w:bodyDiv w:val="1"/>
      <w:marLeft w:val="0"/>
      <w:marRight w:val="0"/>
      <w:marTop w:val="0"/>
      <w:marBottom w:val="0"/>
      <w:divBdr>
        <w:top w:val="none" w:sz="0" w:space="0" w:color="auto"/>
        <w:left w:val="none" w:sz="0" w:space="0" w:color="auto"/>
        <w:bottom w:val="none" w:sz="0" w:space="0" w:color="auto"/>
        <w:right w:val="none" w:sz="0" w:space="0" w:color="auto"/>
      </w:divBdr>
    </w:div>
    <w:div w:id="1260986526">
      <w:bodyDiv w:val="1"/>
      <w:marLeft w:val="0"/>
      <w:marRight w:val="0"/>
      <w:marTop w:val="0"/>
      <w:marBottom w:val="0"/>
      <w:divBdr>
        <w:top w:val="none" w:sz="0" w:space="0" w:color="auto"/>
        <w:left w:val="none" w:sz="0" w:space="0" w:color="auto"/>
        <w:bottom w:val="none" w:sz="0" w:space="0" w:color="auto"/>
        <w:right w:val="none" w:sz="0" w:space="0" w:color="auto"/>
      </w:divBdr>
    </w:div>
    <w:div w:id="1261597322">
      <w:bodyDiv w:val="1"/>
      <w:marLeft w:val="0"/>
      <w:marRight w:val="0"/>
      <w:marTop w:val="0"/>
      <w:marBottom w:val="0"/>
      <w:divBdr>
        <w:top w:val="none" w:sz="0" w:space="0" w:color="auto"/>
        <w:left w:val="none" w:sz="0" w:space="0" w:color="auto"/>
        <w:bottom w:val="none" w:sz="0" w:space="0" w:color="auto"/>
        <w:right w:val="none" w:sz="0" w:space="0" w:color="auto"/>
      </w:divBdr>
    </w:div>
    <w:div w:id="1262950776">
      <w:bodyDiv w:val="1"/>
      <w:marLeft w:val="0"/>
      <w:marRight w:val="0"/>
      <w:marTop w:val="0"/>
      <w:marBottom w:val="0"/>
      <w:divBdr>
        <w:top w:val="none" w:sz="0" w:space="0" w:color="auto"/>
        <w:left w:val="none" w:sz="0" w:space="0" w:color="auto"/>
        <w:bottom w:val="none" w:sz="0" w:space="0" w:color="auto"/>
        <w:right w:val="none" w:sz="0" w:space="0" w:color="auto"/>
      </w:divBdr>
    </w:div>
    <w:div w:id="1264148471">
      <w:bodyDiv w:val="1"/>
      <w:marLeft w:val="0"/>
      <w:marRight w:val="0"/>
      <w:marTop w:val="0"/>
      <w:marBottom w:val="0"/>
      <w:divBdr>
        <w:top w:val="none" w:sz="0" w:space="0" w:color="auto"/>
        <w:left w:val="none" w:sz="0" w:space="0" w:color="auto"/>
        <w:bottom w:val="none" w:sz="0" w:space="0" w:color="auto"/>
        <w:right w:val="none" w:sz="0" w:space="0" w:color="auto"/>
      </w:divBdr>
    </w:div>
    <w:div w:id="1265460336">
      <w:bodyDiv w:val="1"/>
      <w:marLeft w:val="0"/>
      <w:marRight w:val="0"/>
      <w:marTop w:val="0"/>
      <w:marBottom w:val="0"/>
      <w:divBdr>
        <w:top w:val="none" w:sz="0" w:space="0" w:color="auto"/>
        <w:left w:val="none" w:sz="0" w:space="0" w:color="auto"/>
        <w:bottom w:val="none" w:sz="0" w:space="0" w:color="auto"/>
        <w:right w:val="none" w:sz="0" w:space="0" w:color="auto"/>
      </w:divBdr>
    </w:div>
    <w:div w:id="1266769002">
      <w:bodyDiv w:val="1"/>
      <w:marLeft w:val="0"/>
      <w:marRight w:val="0"/>
      <w:marTop w:val="0"/>
      <w:marBottom w:val="0"/>
      <w:divBdr>
        <w:top w:val="none" w:sz="0" w:space="0" w:color="auto"/>
        <w:left w:val="none" w:sz="0" w:space="0" w:color="auto"/>
        <w:bottom w:val="none" w:sz="0" w:space="0" w:color="auto"/>
        <w:right w:val="none" w:sz="0" w:space="0" w:color="auto"/>
      </w:divBdr>
    </w:div>
    <w:div w:id="1268461835">
      <w:bodyDiv w:val="1"/>
      <w:marLeft w:val="0"/>
      <w:marRight w:val="0"/>
      <w:marTop w:val="0"/>
      <w:marBottom w:val="0"/>
      <w:divBdr>
        <w:top w:val="none" w:sz="0" w:space="0" w:color="auto"/>
        <w:left w:val="none" w:sz="0" w:space="0" w:color="auto"/>
        <w:bottom w:val="none" w:sz="0" w:space="0" w:color="auto"/>
        <w:right w:val="none" w:sz="0" w:space="0" w:color="auto"/>
      </w:divBdr>
    </w:div>
    <w:div w:id="1268735790">
      <w:bodyDiv w:val="1"/>
      <w:marLeft w:val="0"/>
      <w:marRight w:val="0"/>
      <w:marTop w:val="0"/>
      <w:marBottom w:val="0"/>
      <w:divBdr>
        <w:top w:val="none" w:sz="0" w:space="0" w:color="auto"/>
        <w:left w:val="none" w:sz="0" w:space="0" w:color="auto"/>
        <w:bottom w:val="none" w:sz="0" w:space="0" w:color="auto"/>
        <w:right w:val="none" w:sz="0" w:space="0" w:color="auto"/>
      </w:divBdr>
    </w:div>
    <w:div w:id="1269658546">
      <w:bodyDiv w:val="1"/>
      <w:marLeft w:val="0"/>
      <w:marRight w:val="0"/>
      <w:marTop w:val="0"/>
      <w:marBottom w:val="0"/>
      <w:divBdr>
        <w:top w:val="none" w:sz="0" w:space="0" w:color="auto"/>
        <w:left w:val="none" w:sz="0" w:space="0" w:color="auto"/>
        <w:bottom w:val="none" w:sz="0" w:space="0" w:color="auto"/>
        <w:right w:val="none" w:sz="0" w:space="0" w:color="auto"/>
      </w:divBdr>
    </w:div>
    <w:div w:id="1270162130">
      <w:bodyDiv w:val="1"/>
      <w:marLeft w:val="0"/>
      <w:marRight w:val="0"/>
      <w:marTop w:val="0"/>
      <w:marBottom w:val="0"/>
      <w:divBdr>
        <w:top w:val="none" w:sz="0" w:space="0" w:color="auto"/>
        <w:left w:val="none" w:sz="0" w:space="0" w:color="auto"/>
        <w:bottom w:val="none" w:sz="0" w:space="0" w:color="auto"/>
        <w:right w:val="none" w:sz="0" w:space="0" w:color="auto"/>
      </w:divBdr>
    </w:div>
    <w:div w:id="1278174947">
      <w:bodyDiv w:val="1"/>
      <w:marLeft w:val="0"/>
      <w:marRight w:val="0"/>
      <w:marTop w:val="0"/>
      <w:marBottom w:val="0"/>
      <w:divBdr>
        <w:top w:val="none" w:sz="0" w:space="0" w:color="auto"/>
        <w:left w:val="none" w:sz="0" w:space="0" w:color="auto"/>
        <w:bottom w:val="none" w:sz="0" w:space="0" w:color="auto"/>
        <w:right w:val="none" w:sz="0" w:space="0" w:color="auto"/>
      </w:divBdr>
    </w:div>
    <w:div w:id="1280408226">
      <w:bodyDiv w:val="1"/>
      <w:marLeft w:val="0"/>
      <w:marRight w:val="0"/>
      <w:marTop w:val="0"/>
      <w:marBottom w:val="0"/>
      <w:divBdr>
        <w:top w:val="none" w:sz="0" w:space="0" w:color="auto"/>
        <w:left w:val="none" w:sz="0" w:space="0" w:color="auto"/>
        <w:bottom w:val="none" w:sz="0" w:space="0" w:color="auto"/>
        <w:right w:val="none" w:sz="0" w:space="0" w:color="auto"/>
      </w:divBdr>
    </w:div>
    <w:div w:id="1280917827">
      <w:bodyDiv w:val="1"/>
      <w:marLeft w:val="0"/>
      <w:marRight w:val="0"/>
      <w:marTop w:val="0"/>
      <w:marBottom w:val="0"/>
      <w:divBdr>
        <w:top w:val="none" w:sz="0" w:space="0" w:color="auto"/>
        <w:left w:val="none" w:sz="0" w:space="0" w:color="auto"/>
        <w:bottom w:val="none" w:sz="0" w:space="0" w:color="auto"/>
        <w:right w:val="none" w:sz="0" w:space="0" w:color="auto"/>
      </w:divBdr>
    </w:div>
    <w:div w:id="1281381619">
      <w:bodyDiv w:val="1"/>
      <w:marLeft w:val="0"/>
      <w:marRight w:val="0"/>
      <w:marTop w:val="0"/>
      <w:marBottom w:val="0"/>
      <w:divBdr>
        <w:top w:val="none" w:sz="0" w:space="0" w:color="auto"/>
        <w:left w:val="none" w:sz="0" w:space="0" w:color="auto"/>
        <w:bottom w:val="none" w:sz="0" w:space="0" w:color="auto"/>
        <w:right w:val="none" w:sz="0" w:space="0" w:color="auto"/>
      </w:divBdr>
    </w:div>
    <w:div w:id="1281837356">
      <w:bodyDiv w:val="1"/>
      <w:marLeft w:val="0"/>
      <w:marRight w:val="0"/>
      <w:marTop w:val="0"/>
      <w:marBottom w:val="0"/>
      <w:divBdr>
        <w:top w:val="none" w:sz="0" w:space="0" w:color="auto"/>
        <w:left w:val="none" w:sz="0" w:space="0" w:color="auto"/>
        <w:bottom w:val="none" w:sz="0" w:space="0" w:color="auto"/>
        <w:right w:val="none" w:sz="0" w:space="0" w:color="auto"/>
      </w:divBdr>
    </w:div>
    <w:div w:id="1281914376">
      <w:bodyDiv w:val="1"/>
      <w:marLeft w:val="0"/>
      <w:marRight w:val="0"/>
      <w:marTop w:val="0"/>
      <w:marBottom w:val="0"/>
      <w:divBdr>
        <w:top w:val="none" w:sz="0" w:space="0" w:color="auto"/>
        <w:left w:val="none" w:sz="0" w:space="0" w:color="auto"/>
        <w:bottom w:val="none" w:sz="0" w:space="0" w:color="auto"/>
        <w:right w:val="none" w:sz="0" w:space="0" w:color="auto"/>
      </w:divBdr>
    </w:div>
    <w:div w:id="1283876125">
      <w:bodyDiv w:val="1"/>
      <w:marLeft w:val="0"/>
      <w:marRight w:val="0"/>
      <w:marTop w:val="0"/>
      <w:marBottom w:val="0"/>
      <w:divBdr>
        <w:top w:val="none" w:sz="0" w:space="0" w:color="auto"/>
        <w:left w:val="none" w:sz="0" w:space="0" w:color="auto"/>
        <w:bottom w:val="none" w:sz="0" w:space="0" w:color="auto"/>
        <w:right w:val="none" w:sz="0" w:space="0" w:color="auto"/>
      </w:divBdr>
    </w:div>
    <w:div w:id="1288009991">
      <w:bodyDiv w:val="1"/>
      <w:marLeft w:val="0"/>
      <w:marRight w:val="0"/>
      <w:marTop w:val="0"/>
      <w:marBottom w:val="0"/>
      <w:divBdr>
        <w:top w:val="none" w:sz="0" w:space="0" w:color="auto"/>
        <w:left w:val="none" w:sz="0" w:space="0" w:color="auto"/>
        <w:bottom w:val="none" w:sz="0" w:space="0" w:color="auto"/>
        <w:right w:val="none" w:sz="0" w:space="0" w:color="auto"/>
      </w:divBdr>
    </w:div>
    <w:div w:id="1291395093">
      <w:bodyDiv w:val="1"/>
      <w:marLeft w:val="0"/>
      <w:marRight w:val="0"/>
      <w:marTop w:val="0"/>
      <w:marBottom w:val="0"/>
      <w:divBdr>
        <w:top w:val="none" w:sz="0" w:space="0" w:color="auto"/>
        <w:left w:val="none" w:sz="0" w:space="0" w:color="auto"/>
        <w:bottom w:val="none" w:sz="0" w:space="0" w:color="auto"/>
        <w:right w:val="none" w:sz="0" w:space="0" w:color="auto"/>
      </w:divBdr>
    </w:div>
    <w:div w:id="1293094653">
      <w:bodyDiv w:val="1"/>
      <w:marLeft w:val="0"/>
      <w:marRight w:val="0"/>
      <w:marTop w:val="0"/>
      <w:marBottom w:val="0"/>
      <w:divBdr>
        <w:top w:val="none" w:sz="0" w:space="0" w:color="auto"/>
        <w:left w:val="none" w:sz="0" w:space="0" w:color="auto"/>
        <w:bottom w:val="none" w:sz="0" w:space="0" w:color="auto"/>
        <w:right w:val="none" w:sz="0" w:space="0" w:color="auto"/>
      </w:divBdr>
    </w:div>
    <w:div w:id="1294481288">
      <w:bodyDiv w:val="1"/>
      <w:marLeft w:val="0"/>
      <w:marRight w:val="0"/>
      <w:marTop w:val="0"/>
      <w:marBottom w:val="0"/>
      <w:divBdr>
        <w:top w:val="none" w:sz="0" w:space="0" w:color="auto"/>
        <w:left w:val="none" w:sz="0" w:space="0" w:color="auto"/>
        <w:bottom w:val="none" w:sz="0" w:space="0" w:color="auto"/>
        <w:right w:val="none" w:sz="0" w:space="0" w:color="auto"/>
      </w:divBdr>
    </w:div>
    <w:div w:id="1295135423">
      <w:bodyDiv w:val="1"/>
      <w:marLeft w:val="0"/>
      <w:marRight w:val="0"/>
      <w:marTop w:val="0"/>
      <w:marBottom w:val="0"/>
      <w:divBdr>
        <w:top w:val="none" w:sz="0" w:space="0" w:color="auto"/>
        <w:left w:val="none" w:sz="0" w:space="0" w:color="auto"/>
        <w:bottom w:val="none" w:sz="0" w:space="0" w:color="auto"/>
        <w:right w:val="none" w:sz="0" w:space="0" w:color="auto"/>
      </w:divBdr>
    </w:div>
    <w:div w:id="1295599169">
      <w:bodyDiv w:val="1"/>
      <w:marLeft w:val="0"/>
      <w:marRight w:val="0"/>
      <w:marTop w:val="0"/>
      <w:marBottom w:val="0"/>
      <w:divBdr>
        <w:top w:val="none" w:sz="0" w:space="0" w:color="auto"/>
        <w:left w:val="none" w:sz="0" w:space="0" w:color="auto"/>
        <w:bottom w:val="none" w:sz="0" w:space="0" w:color="auto"/>
        <w:right w:val="none" w:sz="0" w:space="0" w:color="auto"/>
      </w:divBdr>
    </w:div>
    <w:div w:id="1296450773">
      <w:bodyDiv w:val="1"/>
      <w:marLeft w:val="0"/>
      <w:marRight w:val="0"/>
      <w:marTop w:val="0"/>
      <w:marBottom w:val="0"/>
      <w:divBdr>
        <w:top w:val="none" w:sz="0" w:space="0" w:color="auto"/>
        <w:left w:val="none" w:sz="0" w:space="0" w:color="auto"/>
        <w:bottom w:val="none" w:sz="0" w:space="0" w:color="auto"/>
        <w:right w:val="none" w:sz="0" w:space="0" w:color="auto"/>
      </w:divBdr>
    </w:div>
    <w:div w:id="1297951352">
      <w:bodyDiv w:val="1"/>
      <w:marLeft w:val="0"/>
      <w:marRight w:val="0"/>
      <w:marTop w:val="0"/>
      <w:marBottom w:val="0"/>
      <w:divBdr>
        <w:top w:val="none" w:sz="0" w:space="0" w:color="auto"/>
        <w:left w:val="none" w:sz="0" w:space="0" w:color="auto"/>
        <w:bottom w:val="none" w:sz="0" w:space="0" w:color="auto"/>
        <w:right w:val="none" w:sz="0" w:space="0" w:color="auto"/>
      </w:divBdr>
    </w:div>
    <w:div w:id="1299258740">
      <w:bodyDiv w:val="1"/>
      <w:marLeft w:val="0"/>
      <w:marRight w:val="0"/>
      <w:marTop w:val="0"/>
      <w:marBottom w:val="0"/>
      <w:divBdr>
        <w:top w:val="none" w:sz="0" w:space="0" w:color="auto"/>
        <w:left w:val="none" w:sz="0" w:space="0" w:color="auto"/>
        <w:bottom w:val="none" w:sz="0" w:space="0" w:color="auto"/>
        <w:right w:val="none" w:sz="0" w:space="0" w:color="auto"/>
      </w:divBdr>
    </w:div>
    <w:div w:id="1299846235">
      <w:bodyDiv w:val="1"/>
      <w:marLeft w:val="0"/>
      <w:marRight w:val="0"/>
      <w:marTop w:val="0"/>
      <w:marBottom w:val="0"/>
      <w:divBdr>
        <w:top w:val="none" w:sz="0" w:space="0" w:color="auto"/>
        <w:left w:val="none" w:sz="0" w:space="0" w:color="auto"/>
        <w:bottom w:val="none" w:sz="0" w:space="0" w:color="auto"/>
        <w:right w:val="none" w:sz="0" w:space="0" w:color="auto"/>
      </w:divBdr>
    </w:div>
    <w:div w:id="1306399003">
      <w:bodyDiv w:val="1"/>
      <w:marLeft w:val="0"/>
      <w:marRight w:val="0"/>
      <w:marTop w:val="0"/>
      <w:marBottom w:val="0"/>
      <w:divBdr>
        <w:top w:val="none" w:sz="0" w:space="0" w:color="auto"/>
        <w:left w:val="none" w:sz="0" w:space="0" w:color="auto"/>
        <w:bottom w:val="none" w:sz="0" w:space="0" w:color="auto"/>
        <w:right w:val="none" w:sz="0" w:space="0" w:color="auto"/>
      </w:divBdr>
    </w:div>
    <w:div w:id="1308508933">
      <w:bodyDiv w:val="1"/>
      <w:marLeft w:val="0"/>
      <w:marRight w:val="0"/>
      <w:marTop w:val="0"/>
      <w:marBottom w:val="0"/>
      <w:divBdr>
        <w:top w:val="none" w:sz="0" w:space="0" w:color="auto"/>
        <w:left w:val="none" w:sz="0" w:space="0" w:color="auto"/>
        <w:bottom w:val="none" w:sz="0" w:space="0" w:color="auto"/>
        <w:right w:val="none" w:sz="0" w:space="0" w:color="auto"/>
      </w:divBdr>
    </w:div>
    <w:div w:id="1308897358">
      <w:bodyDiv w:val="1"/>
      <w:marLeft w:val="0"/>
      <w:marRight w:val="0"/>
      <w:marTop w:val="0"/>
      <w:marBottom w:val="0"/>
      <w:divBdr>
        <w:top w:val="none" w:sz="0" w:space="0" w:color="auto"/>
        <w:left w:val="none" w:sz="0" w:space="0" w:color="auto"/>
        <w:bottom w:val="none" w:sz="0" w:space="0" w:color="auto"/>
        <w:right w:val="none" w:sz="0" w:space="0" w:color="auto"/>
      </w:divBdr>
    </w:div>
    <w:div w:id="1310480620">
      <w:bodyDiv w:val="1"/>
      <w:marLeft w:val="0"/>
      <w:marRight w:val="0"/>
      <w:marTop w:val="0"/>
      <w:marBottom w:val="0"/>
      <w:divBdr>
        <w:top w:val="none" w:sz="0" w:space="0" w:color="auto"/>
        <w:left w:val="none" w:sz="0" w:space="0" w:color="auto"/>
        <w:bottom w:val="none" w:sz="0" w:space="0" w:color="auto"/>
        <w:right w:val="none" w:sz="0" w:space="0" w:color="auto"/>
      </w:divBdr>
    </w:div>
    <w:div w:id="1311322772">
      <w:bodyDiv w:val="1"/>
      <w:marLeft w:val="0"/>
      <w:marRight w:val="0"/>
      <w:marTop w:val="0"/>
      <w:marBottom w:val="0"/>
      <w:divBdr>
        <w:top w:val="none" w:sz="0" w:space="0" w:color="auto"/>
        <w:left w:val="none" w:sz="0" w:space="0" w:color="auto"/>
        <w:bottom w:val="none" w:sz="0" w:space="0" w:color="auto"/>
        <w:right w:val="none" w:sz="0" w:space="0" w:color="auto"/>
      </w:divBdr>
    </w:div>
    <w:div w:id="1312758848">
      <w:bodyDiv w:val="1"/>
      <w:marLeft w:val="0"/>
      <w:marRight w:val="0"/>
      <w:marTop w:val="0"/>
      <w:marBottom w:val="0"/>
      <w:divBdr>
        <w:top w:val="none" w:sz="0" w:space="0" w:color="auto"/>
        <w:left w:val="none" w:sz="0" w:space="0" w:color="auto"/>
        <w:bottom w:val="none" w:sz="0" w:space="0" w:color="auto"/>
        <w:right w:val="none" w:sz="0" w:space="0" w:color="auto"/>
      </w:divBdr>
    </w:div>
    <w:div w:id="1312758908">
      <w:bodyDiv w:val="1"/>
      <w:marLeft w:val="0"/>
      <w:marRight w:val="0"/>
      <w:marTop w:val="0"/>
      <w:marBottom w:val="0"/>
      <w:divBdr>
        <w:top w:val="none" w:sz="0" w:space="0" w:color="auto"/>
        <w:left w:val="none" w:sz="0" w:space="0" w:color="auto"/>
        <w:bottom w:val="none" w:sz="0" w:space="0" w:color="auto"/>
        <w:right w:val="none" w:sz="0" w:space="0" w:color="auto"/>
      </w:divBdr>
    </w:div>
    <w:div w:id="1312977527">
      <w:bodyDiv w:val="1"/>
      <w:marLeft w:val="0"/>
      <w:marRight w:val="0"/>
      <w:marTop w:val="0"/>
      <w:marBottom w:val="0"/>
      <w:divBdr>
        <w:top w:val="none" w:sz="0" w:space="0" w:color="auto"/>
        <w:left w:val="none" w:sz="0" w:space="0" w:color="auto"/>
        <w:bottom w:val="none" w:sz="0" w:space="0" w:color="auto"/>
        <w:right w:val="none" w:sz="0" w:space="0" w:color="auto"/>
      </w:divBdr>
    </w:div>
    <w:div w:id="1313295469">
      <w:bodyDiv w:val="1"/>
      <w:marLeft w:val="0"/>
      <w:marRight w:val="0"/>
      <w:marTop w:val="0"/>
      <w:marBottom w:val="0"/>
      <w:divBdr>
        <w:top w:val="none" w:sz="0" w:space="0" w:color="auto"/>
        <w:left w:val="none" w:sz="0" w:space="0" w:color="auto"/>
        <w:bottom w:val="none" w:sz="0" w:space="0" w:color="auto"/>
        <w:right w:val="none" w:sz="0" w:space="0" w:color="auto"/>
      </w:divBdr>
    </w:div>
    <w:div w:id="1313556692">
      <w:bodyDiv w:val="1"/>
      <w:marLeft w:val="0"/>
      <w:marRight w:val="0"/>
      <w:marTop w:val="0"/>
      <w:marBottom w:val="0"/>
      <w:divBdr>
        <w:top w:val="none" w:sz="0" w:space="0" w:color="auto"/>
        <w:left w:val="none" w:sz="0" w:space="0" w:color="auto"/>
        <w:bottom w:val="none" w:sz="0" w:space="0" w:color="auto"/>
        <w:right w:val="none" w:sz="0" w:space="0" w:color="auto"/>
      </w:divBdr>
    </w:div>
    <w:div w:id="1316643662">
      <w:bodyDiv w:val="1"/>
      <w:marLeft w:val="0"/>
      <w:marRight w:val="0"/>
      <w:marTop w:val="0"/>
      <w:marBottom w:val="0"/>
      <w:divBdr>
        <w:top w:val="none" w:sz="0" w:space="0" w:color="auto"/>
        <w:left w:val="none" w:sz="0" w:space="0" w:color="auto"/>
        <w:bottom w:val="none" w:sz="0" w:space="0" w:color="auto"/>
        <w:right w:val="none" w:sz="0" w:space="0" w:color="auto"/>
      </w:divBdr>
    </w:div>
    <w:div w:id="1317682941">
      <w:bodyDiv w:val="1"/>
      <w:marLeft w:val="0"/>
      <w:marRight w:val="0"/>
      <w:marTop w:val="0"/>
      <w:marBottom w:val="0"/>
      <w:divBdr>
        <w:top w:val="none" w:sz="0" w:space="0" w:color="auto"/>
        <w:left w:val="none" w:sz="0" w:space="0" w:color="auto"/>
        <w:bottom w:val="none" w:sz="0" w:space="0" w:color="auto"/>
        <w:right w:val="none" w:sz="0" w:space="0" w:color="auto"/>
      </w:divBdr>
    </w:div>
    <w:div w:id="1320768970">
      <w:bodyDiv w:val="1"/>
      <w:marLeft w:val="0"/>
      <w:marRight w:val="0"/>
      <w:marTop w:val="0"/>
      <w:marBottom w:val="0"/>
      <w:divBdr>
        <w:top w:val="none" w:sz="0" w:space="0" w:color="auto"/>
        <w:left w:val="none" w:sz="0" w:space="0" w:color="auto"/>
        <w:bottom w:val="none" w:sz="0" w:space="0" w:color="auto"/>
        <w:right w:val="none" w:sz="0" w:space="0" w:color="auto"/>
      </w:divBdr>
    </w:div>
    <w:div w:id="1322663647">
      <w:bodyDiv w:val="1"/>
      <w:marLeft w:val="0"/>
      <w:marRight w:val="0"/>
      <w:marTop w:val="0"/>
      <w:marBottom w:val="0"/>
      <w:divBdr>
        <w:top w:val="none" w:sz="0" w:space="0" w:color="auto"/>
        <w:left w:val="none" w:sz="0" w:space="0" w:color="auto"/>
        <w:bottom w:val="none" w:sz="0" w:space="0" w:color="auto"/>
        <w:right w:val="none" w:sz="0" w:space="0" w:color="auto"/>
      </w:divBdr>
    </w:div>
    <w:div w:id="1325669659">
      <w:bodyDiv w:val="1"/>
      <w:marLeft w:val="0"/>
      <w:marRight w:val="0"/>
      <w:marTop w:val="0"/>
      <w:marBottom w:val="0"/>
      <w:divBdr>
        <w:top w:val="none" w:sz="0" w:space="0" w:color="auto"/>
        <w:left w:val="none" w:sz="0" w:space="0" w:color="auto"/>
        <w:bottom w:val="none" w:sz="0" w:space="0" w:color="auto"/>
        <w:right w:val="none" w:sz="0" w:space="0" w:color="auto"/>
      </w:divBdr>
    </w:div>
    <w:div w:id="1330061999">
      <w:bodyDiv w:val="1"/>
      <w:marLeft w:val="0"/>
      <w:marRight w:val="0"/>
      <w:marTop w:val="0"/>
      <w:marBottom w:val="0"/>
      <w:divBdr>
        <w:top w:val="none" w:sz="0" w:space="0" w:color="auto"/>
        <w:left w:val="none" w:sz="0" w:space="0" w:color="auto"/>
        <w:bottom w:val="none" w:sz="0" w:space="0" w:color="auto"/>
        <w:right w:val="none" w:sz="0" w:space="0" w:color="auto"/>
      </w:divBdr>
    </w:div>
    <w:div w:id="1330521533">
      <w:bodyDiv w:val="1"/>
      <w:marLeft w:val="0"/>
      <w:marRight w:val="0"/>
      <w:marTop w:val="0"/>
      <w:marBottom w:val="0"/>
      <w:divBdr>
        <w:top w:val="none" w:sz="0" w:space="0" w:color="auto"/>
        <w:left w:val="none" w:sz="0" w:space="0" w:color="auto"/>
        <w:bottom w:val="none" w:sz="0" w:space="0" w:color="auto"/>
        <w:right w:val="none" w:sz="0" w:space="0" w:color="auto"/>
      </w:divBdr>
    </w:div>
    <w:div w:id="1331064447">
      <w:bodyDiv w:val="1"/>
      <w:marLeft w:val="0"/>
      <w:marRight w:val="0"/>
      <w:marTop w:val="0"/>
      <w:marBottom w:val="0"/>
      <w:divBdr>
        <w:top w:val="none" w:sz="0" w:space="0" w:color="auto"/>
        <w:left w:val="none" w:sz="0" w:space="0" w:color="auto"/>
        <w:bottom w:val="none" w:sz="0" w:space="0" w:color="auto"/>
        <w:right w:val="none" w:sz="0" w:space="0" w:color="auto"/>
      </w:divBdr>
    </w:div>
    <w:div w:id="1332101627">
      <w:bodyDiv w:val="1"/>
      <w:marLeft w:val="0"/>
      <w:marRight w:val="0"/>
      <w:marTop w:val="0"/>
      <w:marBottom w:val="0"/>
      <w:divBdr>
        <w:top w:val="none" w:sz="0" w:space="0" w:color="auto"/>
        <w:left w:val="none" w:sz="0" w:space="0" w:color="auto"/>
        <w:bottom w:val="none" w:sz="0" w:space="0" w:color="auto"/>
        <w:right w:val="none" w:sz="0" w:space="0" w:color="auto"/>
      </w:divBdr>
    </w:div>
    <w:div w:id="1332753962">
      <w:bodyDiv w:val="1"/>
      <w:marLeft w:val="0"/>
      <w:marRight w:val="0"/>
      <w:marTop w:val="0"/>
      <w:marBottom w:val="0"/>
      <w:divBdr>
        <w:top w:val="none" w:sz="0" w:space="0" w:color="auto"/>
        <w:left w:val="none" w:sz="0" w:space="0" w:color="auto"/>
        <w:bottom w:val="none" w:sz="0" w:space="0" w:color="auto"/>
        <w:right w:val="none" w:sz="0" w:space="0" w:color="auto"/>
      </w:divBdr>
    </w:div>
    <w:div w:id="1334450483">
      <w:bodyDiv w:val="1"/>
      <w:marLeft w:val="0"/>
      <w:marRight w:val="0"/>
      <w:marTop w:val="0"/>
      <w:marBottom w:val="0"/>
      <w:divBdr>
        <w:top w:val="none" w:sz="0" w:space="0" w:color="auto"/>
        <w:left w:val="none" w:sz="0" w:space="0" w:color="auto"/>
        <w:bottom w:val="none" w:sz="0" w:space="0" w:color="auto"/>
        <w:right w:val="none" w:sz="0" w:space="0" w:color="auto"/>
      </w:divBdr>
    </w:div>
    <w:div w:id="1334650608">
      <w:bodyDiv w:val="1"/>
      <w:marLeft w:val="0"/>
      <w:marRight w:val="0"/>
      <w:marTop w:val="0"/>
      <w:marBottom w:val="0"/>
      <w:divBdr>
        <w:top w:val="none" w:sz="0" w:space="0" w:color="auto"/>
        <w:left w:val="none" w:sz="0" w:space="0" w:color="auto"/>
        <w:bottom w:val="none" w:sz="0" w:space="0" w:color="auto"/>
        <w:right w:val="none" w:sz="0" w:space="0" w:color="auto"/>
      </w:divBdr>
    </w:div>
    <w:div w:id="1339387898">
      <w:bodyDiv w:val="1"/>
      <w:marLeft w:val="0"/>
      <w:marRight w:val="0"/>
      <w:marTop w:val="0"/>
      <w:marBottom w:val="0"/>
      <w:divBdr>
        <w:top w:val="none" w:sz="0" w:space="0" w:color="auto"/>
        <w:left w:val="none" w:sz="0" w:space="0" w:color="auto"/>
        <w:bottom w:val="none" w:sz="0" w:space="0" w:color="auto"/>
        <w:right w:val="none" w:sz="0" w:space="0" w:color="auto"/>
      </w:divBdr>
    </w:div>
    <w:div w:id="1339430361">
      <w:bodyDiv w:val="1"/>
      <w:marLeft w:val="0"/>
      <w:marRight w:val="0"/>
      <w:marTop w:val="0"/>
      <w:marBottom w:val="0"/>
      <w:divBdr>
        <w:top w:val="none" w:sz="0" w:space="0" w:color="auto"/>
        <w:left w:val="none" w:sz="0" w:space="0" w:color="auto"/>
        <w:bottom w:val="none" w:sz="0" w:space="0" w:color="auto"/>
        <w:right w:val="none" w:sz="0" w:space="0" w:color="auto"/>
      </w:divBdr>
    </w:div>
    <w:div w:id="1342010497">
      <w:bodyDiv w:val="1"/>
      <w:marLeft w:val="0"/>
      <w:marRight w:val="0"/>
      <w:marTop w:val="0"/>
      <w:marBottom w:val="0"/>
      <w:divBdr>
        <w:top w:val="none" w:sz="0" w:space="0" w:color="auto"/>
        <w:left w:val="none" w:sz="0" w:space="0" w:color="auto"/>
        <w:bottom w:val="none" w:sz="0" w:space="0" w:color="auto"/>
        <w:right w:val="none" w:sz="0" w:space="0" w:color="auto"/>
      </w:divBdr>
    </w:div>
    <w:div w:id="1343774042">
      <w:bodyDiv w:val="1"/>
      <w:marLeft w:val="0"/>
      <w:marRight w:val="0"/>
      <w:marTop w:val="0"/>
      <w:marBottom w:val="0"/>
      <w:divBdr>
        <w:top w:val="none" w:sz="0" w:space="0" w:color="auto"/>
        <w:left w:val="none" w:sz="0" w:space="0" w:color="auto"/>
        <w:bottom w:val="none" w:sz="0" w:space="0" w:color="auto"/>
        <w:right w:val="none" w:sz="0" w:space="0" w:color="auto"/>
      </w:divBdr>
    </w:div>
    <w:div w:id="1345739887">
      <w:bodyDiv w:val="1"/>
      <w:marLeft w:val="0"/>
      <w:marRight w:val="0"/>
      <w:marTop w:val="0"/>
      <w:marBottom w:val="0"/>
      <w:divBdr>
        <w:top w:val="none" w:sz="0" w:space="0" w:color="auto"/>
        <w:left w:val="none" w:sz="0" w:space="0" w:color="auto"/>
        <w:bottom w:val="none" w:sz="0" w:space="0" w:color="auto"/>
        <w:right w:val="none" w:sz="0" w:space="0" w:color="auto"/>
      </w:divBdr>
    </w:div>
    <w:div w:id="1346206869">
      <w:bodyDiv w:val="1"/>
      <w:marLeft w:val="0"/>
      <w:marRight w:val="0"/>
      <w:marTop w:val="0"/>
      <w:marBottom w:val="0"/>
      <w:divBdr>
        <w:top w:val="none" w:sz="0" w:space="0" w:color="auto"/>
        <w:left w:val="none" w:sz="0" w:space="0" w:color="auto"/>
        <w:bottom w:val="none" w:sz="0" w:space="0" w:color="auto"/>
        <w:right w:val="none" w:sz="0" w:space="0" w:color="auto"/>
      </w:divBdr>
    </w:div>
    <w:div w:id="1348212982">
      <w:bodyDiv w:val="1"/>
      <w:marLeft w:val="0"/>
      <w:marRight w:val="0"/>
      <w:marTop w:val="0"/>
      <w:marBottom w:val="0"/>
      <w:divBdr>
        <w:top w:val="none" w:sz="0" w:space="0" w:color="auto"/>
        <w:left w:val="none" w:sz="0" w:space="0" w:color="auto"/>
        <w:bottom w:val="none" w:sz="0" w:space="0" w:color="auto"/>
        <w:right w:val="none" w:sz="0" w:space="0" w:color="auto"/>
      </w:divBdr>
    </w:div>
    <w:div w:id="1349068071">
      <w:bodyDiv w:val="1"/>
      <w:marLeft w:val="0"/>
      <w:marRight w:val="0"/>
      <w:marTop w:val="0"/>
      <w:marBottom w:val="0"/>
      <w:divBdr>
        <w:top w:val="none" w:sz="0" w:space="0" w:color="auto"/>
        <w:left w:val="none" w:sz="0" w:space="0" w:color="auto"/>
        <w:bottom w:val="none" w:sz="0" w:space="0" w:color="auto"/>
        <w:right w:val="none" w:sz="0" w:space="0" w:color="auto"/>
      </w:divBdr>
    </w:div>
    <w:div w:id="1349482158">
      <w:bodyDiv w:val="1"/>
      <w:marLeft w:val="0"/>
      <w:marRight w:val="0"/>
      <w:marTop w:val="0"/>
      <w:marBottom w:val="0"/>
      <w:divBdr>
        <w:top w:val="none" w:sz="0" w:space="0" w:color="auto"/>
        <w:left w:val="none" w:sz="0" w:space="0" w:color="auto"/>
        <w:bottom w:val="none" w:sz="0" w:space="0" w:color="auto"/>
        <w:right w:val="none" w:sz="0" w:space="0" w:color="auto"/>
      </w:divBdr>
    </w:div>
    <w:div w:id="1350107606">
      <w:bodyDiv w:val="1"/>
      <w:marLeft w:val="0"/>
      <w:marRight w:val="0"/>
      <w:marTop w:val="0"/>
      <w:marBottom w:val="0"/>
      <w:divBdr>
        <w:top w:val="none" w:sz="0" w:space="0" w:color="auto"/>
        <w:left w:val="none" w:sz="0" w:space="0" w:color="auto"/>
        <w:bottom w:val="none" w:sz="0" w:space="0" w:color="auto"/>
        <w:right w:val="none" w:sz="0" w:space="0" w:color="auto"/>
      </w:divBdr>
    </w:div>
    <w:div w:id="1350984972">
      <w:bodyDiv w:val="1"/>
      <w:marLeft w:val="0"/>
      <w:marRight w:val="0"/>
      <w:marTop w:val="0"/>
      <w:marBottom w:val="0"/>
      <w:divBdr>
        <w:top w:val="none" w:sz="0" w:space="0" w:color="auto"/>
        <w:left w:val="none" w:sz="0" w:space="0" w:color="auto"/>
        <w:bottom w:val="none" w:sz="0" w:space="0" w:color="auto"/>
        <w:right w:val="none" w:sz="0" w:space="0" w:color="auto"/>
      </w:divBdr>
    </w:div>
    <w:div w:id="1354185003">
      <w:bodyDiv w:val="1"/>
      <w:marLeft w:val="0"/>
      <w:marRight w:val="0"/>
      <w:marTop w:val="0"/>
      <w:marBottom w:val="0"/>
      <w:divBdr>
        <w:top w:val="none" w:sz="0" w:space="0" w:color="auto"/>
        <w:left w:val="none" w:sz="0" w:space="0" w:color="auto"/>
        <w:bottom w:val="none" w:sz="0" w:space="0" w:color="auto"/>
        <w:right w:val="none" w:sz="0" w:space="0" w:color="auto"/>
      </w:divBdr>
    </w:div>
    <w:div w:id="1355185614">
      <w:bodyDiv w:val="1"/>
      <w:marLeft w:val="0"/>
      <w:marRight w:val="0"/>
      <w:marTop w:val="0"/>
      <w:marBottom w:val="0"/>
      <w:divBdr>
        <w:top w:val="none" w:sz="0" w:space="0" w:color="auto"/>
        <w:left w:val="none" w:sz="0" w:space="0" w:color="auto"/>
        <w:bottom w:val="none" w:sz="0" w:space="0" w:color="auto"/>
        <w:right w:val="none" w:sz="0" w:space="0" w:color="auto"/>
      </w:divBdr>
    </w:div>
    <w:div w:id="1356299700">
      <w:bodyDiv w:val="1"/>
      <w:marLeft w:val="0"/>
      <w:marRight w:val="0"/>
      <w:marTop w:val="0"/>
      <w:marBottom w:val="0"/>
      <w:divBdr>
        <w:top w:val="none" w:sz="0" w:space="0" w:color="auto"/>
        <w:left w:val="none" w:sz="0" w:space="0" w:color="auto"/>
        <w:bottom w:val="none" w:sz="0" w:space="0" w:color="auto"/>
        <w:right w:val="none" w:sz="0" w:space="0" w:color="auto"/>
      </w:divBdr>
    </w:div>
    <w:div w:id="1356926321">
      <w:bodyDiv w:val="1"/>
      <w:marLeft w:val="0"/>
      <w:marRight w:val="0"/>
      <w:marTop w:val="0"/>
      <w:marBottom w:val="0"/>
      <w:divBdr>
        <w:top w:val="none" w:sz="0" w:space="0" w:color="auto"/>
        <w:left w:val="none" w:sz="0" w:space="0" w:color="auto"/>
        <w:bottom w:val="none" w:sz="0" w:space="0" w:color="auto"/>
        <w:right w:val="none" w:sz="0" w:space="0" w:color="auto"/>
      </w:divBdr>
    </w:div>
    <w:div w:id="1359350595">
      <w:bodyDiv w:val="1"/>
      <w:marLeft w:val="0"/>
      <w:marRight w:val="0"/>
      <w:marTop w:val="0"/>
      <w:marBottom w:val="0"/>
      <w:divBdr>
        <w:top w:val="none" w:sz="0" w:space="0" w:color="auto"/>
        <w:left w:val="none" w:sz="0" w:space="0" w:color="auto"/>
        <w:bottom w:val="none" w:sz="0" w:space="0" w:color="auto"/>
        <w:right w:val="none" w:sz="0" w:space="0" w:color="auto"/>
      </w:divBdr>
    </w:div>
    <w:div w:id="1362172020">
      <w:bodyDiv w:val="1"/>
      <w:marLeft w:val="0"/>
      <w:marRight w:val="0"/>
      <w:marTop w:val="0"/>
      <w:marBottom w:val="0"/>
      <w:divBdr>
        <w:top w:val="none" w:sz="0" w:space="0" w:color="auto"/>
        <w:left w:val="none" w:sz="0" w:space="0" w:color="auto"/>
        <w:bottom w:val="none" w:sz="0" w:space="0" w:color="auto"/>
        <w:right w:val="none" w:sz="0" w:space="0" w:color="auto"/>
      </w:divBdr>
    </w:div>
    <w:div w:id="1363820519">
      <w:bodyDiv w:val="1"/>
      <w:marLeft w:val="0"/>
      <w:marRight w:val="0"/>
      <w:marTop w:val="0"/>
      <w:marBottom w:val="0"/>
      <w:divBdr>
        <w:top w:val="none" w:sz="0" w:space="0" w:color="auto"/>
        <w:left w:val="none" w:sz="0" w:space="0" w:color="auto"/>
        <w:bottom w:val="none" w:sz="0" w:space="0" w:color="auto"/>
        <w:right w:val="none" w:sz="0" w:space="0" w:color="auto"/>
      </w:divBdr>
    </w:div>
    <w:div w:id="1364087797">
      <w:bodyDiv w:val="1"/>
      <w:marLeft w:val="0"/>
      <w:marRight w:val="0"/>
      <w:marTop w:val="0"/>
      <w:marBottom w:val="0"/>
      <w:divBdr>
        <w:top w:val="none" w:sz="0" w:space="0" w:color="auto"/>
        <w:left w:val="none" w:sz="0" w:space="0" w:color="auto"/>
        <w:bottom w:val="none" w:sz="0" w:space="0" w:color="auto"/>
        <w:right w:val="none" w:sz="0" w:space="0" w:color="auto"/>
      </w:divBdr>
    </w:div>
    <w:div w:id="1364283364">
      <w:bodyDiv w:val="1"/>
      <w:marLeft w:val="0"/>
      <w:marRight w:val="0"/>
      <w:marTop w:val="0"/>
      <w:marBottom w:val="0"/>
      <w:divBdr>
        <w:top w:val="none" w:sz="0" w:space="0" w:color="auto"/>
        <w:left w:val="none" w:sz="0" w:space="0" w:color="auto"/>
        <w:bottom w:val="none" w:sz="0" w:space="0" w:color="auto"/>
        <w:right w:val="none" w:sz="0" w:space="0" w:color="auto"/>
      </w:divBdr>
    </w:div>
    <w:div w:id="1364819318">
      <w:bodyDiv w:val="1"/>
      <w:marLeft w:val="0"/>
      <w:marRight w:val="0"/>
      <w:marTop w:val="0"/>
      <w:marBottom w:val="0"/>
      <w:divBdr>
        <w:top w:val="none" w:sz="0" w:space="0" w:color="auto"/>
        <w:left w:val="none" w:sz="0" w:space="0" w:color="auto"/>
        <w:bottom w:val="none" w:sz="0" w:space="0" w:color="auto"/>
        <w:right w:val="none" w:sz="0" w:space="0" w:color="auto"/>
      </w:divBdr>
    </w:div>
    <w:div w:id="1365911622">
      <w:bodyDiv w:val="1"/>
      <w:marLeft w:val="0"/>
      <w:marRight w:val="0"/>
      <w:marTop w:val="0"/>
      <w:marBottom w:val="0"/>
      <w:divBdr>
        <w:top w:val="none" w:sz="0" w:space="0" w:color="auto"/>
        <w:left w:val="none" w:sz="0" w:space="0" w:color="auto"/>
        <w:bottom w:val="none" w:sz="0" w:space="0" w:color="auto"/>
        <w:right w:val="none" w:sz="0" w:space="0" w:color="auto"/>
      </w:divBdr>
    </w:div>
    <w:div w:id="1367372013">
      <w:bodyDiv w:val="1"/>
      <w:marLeft w:val="0"/>
      <w:marRight w:val="0"/>
      <w:marTop w:val="0"/>
      <w:marBottom w:val="0"/>
      <w:divBdr>
        <w:top w:val="none" w:sz="0" w:space="0" w:color="auto"/>
        <w:left w:val="none" w:sz="0" w:space="0" w:color="auto"/>
        <w:bottom w:val="none" w:sz="0" w:space="0" w:color="auto"/>
        <w:right w:val="none" w:sz="0" w:space="0" w:color="auto"/>
      </w:divBdr>
    </w:div>
    <w:div w:id="1368069876">
      <w:bodyDiv w:val="1"/>
      <w:marLeft w:val="0"/>
      <w:marRight w:val="0"/>
      <w:marTop w:val="0"/>
      <w:marBottom w:val="0"/>
      <w:divBdr>
        <w:top w:val="none" w:sz="0" w:space="0" w:color="auto"/>
        <w:left w:val="none" w:sz="0" w:space="0" w:color="auto"/>
        <w:bottom w:val="none" w:sz="0" w:space="0" w:color="auto"/>
        <w:right w:val="none" w:sz="0" w:space="0" w:color="auto"/>
      </w:divBdr>
    </w:div>
    <w:div w:id="1368137978">
      <w:bodyDiv w:val="1"/>
      <w:marLeft w:val="0"/>
      <w:marRight w:val="0"/>
      <w:marTop w:val="0"/>
      <w:marBottom w:val="0"/>
      <w:divBdr>
        <w:top w:val="none" w:sz="0" w:space="0" w:color="auto"/>
        <w:left w:val="none" w:sz="0" w:space="0" w:color="auto"/>
        <w:bottom w:val="none" w:sz="0" w:space="0" w:color="auto"/>
        <w:right w:val="none" w:sz="0" w:space="0" w:color="auto"/>
      </w:divBdr>
    </w:div>
    <w:div w:id="1368218888">
      <w:bodyDiv w:val="1"/>
      <w:marLeft w:val="0"/>
      <w:marRight w:val="0"/>
      <w:marTop w:val="0"/>
      <w:marBottom w:val="0"/>
      <w:divBdr>
        <w:top w:val="none" w:sz="0" w:space="0" w:color="auto"/>
        <w:left w:val="none" w:sz="0" w:space="0" w:color="auto"/>
        <w:bottom w:val="none" w:sz="0" w:space="0" w:color="auto"/>
        <w:right w:val="none" w:sz="0" w:space="0" w:color="auto"/>
      </w:divBdr>
    </w:div>
    <w:div w:id="1371807432">
      <w:bodyDiv w:val="1"/>
      <w:marLeft w:val="0"/>
      <w:marRight w:val="0"/>
      <w:marTop w:val="0"/>
      <w:marBottom w:val="0"/>
      <w:divBdr>
        <w:top w:val="none" w:sz="0" w:space="0" w:color="auto"/>
        <w:left w:val="none" w:sz="0" w:space="0" w:color="auto"/>
        <w:bottom w:val="none" w:sz="0" w:space="0" w:color="auto"/>
        <w:right w:val="none" w:sz="0" w:space="0" w:color="auto"/>
      </w:divBdr>
    </w:div>
    <w:div w:id="1372419790">
      <w:bodyDiv w:val="1"/>
      <w:marLeft w:val="0"/>
      <w:marRight w:val="0"/>
      <w:marTop w:val="0"/>
      <w:marBottom w:val="0"/>
      <w:divBdr>
        <w:top w:val="none" w:sz="0" w:space="0" w:color="auto"/>
        <w:left w:val="none" w:sz="0" w:space="0" w:color="auto"/>
        <w:bottom w:val="none" w:sz="0" w:space="0" w:color="auto"/>
        <w:right w:val="none" w:sz="0" w:space="0" w:color="auto"/>
      </w:divBdr>
    </w:div>
    <w:div w:id="1373001349">
      <w:bodyDiv w:val="1"/>
      <w:marLeft w:val="0"/>
      <w:marRight w:val="0"/>
      <w:marTop w:val="0"/>
      <w:marBottom w:val="0"/>
      <w:divBdr>
        <w:top w:val="none" w:sz="0" w:space="0" w:color="auto"/>
        <w:left w:val="none" w:sz="0" w:space="0" w:color="auto"/>
        <w:bottom w:val="none" w:sz="0" w:space="0" w:color="auto"/>
        <w:right w:val="none" w:sz="0" w:space="0" w:color="auto"/>
      </w:divBdr>
    </w:div>
    <w:div w:id="1376081061">
      <w:bodyDiv w:val="1"/>
      <w:marLeft w:val="0"/>
      <w:marRight w:val="0"/>
      <w:marTop w:val="0"/>
      <w:marBottom w:val="0"/>
      <w:divBdr>
        <w:top w:val="none" w:sz="0" w:space="0" w:color="auto"/>
        <w:left w:val="none" w:sz="0" w:space="0" w:color="auto"/>
        <w:bottom w:val="none" w:sz="0" w:space="0" w:color="auto"/>
        <w:right w:val="none" w:sz="0" w:space="0" w:color="auto"/>
      </w:divBdr>
    </w:div>
    <w:div w:id="1377966856">
      <w:bodyDiv w:val="1"/>
      <w:marLeft w:val="0"/>
      <w:marRight w:val="0"/>
      <w:marTop w:val="0"/>
      <w:marBottom w:val="0"/>
      <w:divBdr>
        <w:top w:val="none" w:sz="0" w:space="0" w:color="auto"/>
        <w:left w:val="none" w:sz="0" w:space="0" w:color="auto"/>
        <w:bottom w:val="none" w:sz="0" w:space="0" w:color="auto"/>
        <w:right w:val="none" w:sz="0" w:space="0" w:color="auto"/>
      </w:divBdr>
    </w:div>
    <w:div w:id="1382363096">
      <w:bodyDiv w:val="1"/>
      <w:marLeft w:val="0"/>
      <w:marRight w:val="0"/>
      <w:marTop w:val="0"/>
      <w:marBottom w:val="0"/>
      <w:divBdr>
        <w:top w:val="none" w:sz="0" w:space="0" w:color="auto"/>
        <w:left w:val="none" w:sz="0" w:space="0" w:color="auto"/>
        <w:bottom w:val="none" w:sz="0" w:space="0" w:color="auto"/>
        <w:right w:val="none" w:sz="0" w:space="0" w:color="auto"/>
      </w:divBdr>
    </w:div>
    <w:div w:id="1386223734">
      <w:bodyDiv w:val="1"/>
      <w:marLeft w:val="0"/>
      <w:marRight w:val="0"/>
      <w:marTop w:val="0"/>
      <w:marBottom w:val="0"/>
      <w:divBdr>
        <w:top w:val="none" w:sz="0" w:space="0" w:color="auto"/>
        <w:left w:val="none" w:sz="0" w:space="0" w:color="auto"/>
        <w:bottom w:val="none" w:sz="0" w:space="0" w:color="auto"/>
        <w:right w:val="none" w:sz="0" w:space="0" w:color="auto"/>
      </w:divBdr>
    </w:div>
    <w:div w:id="1388187787">
      <w:bodyDiv w:val="1"/>
      <w:marLeft w:val="0"/>
      <w:marRight w:val="0"/>
      <w:marTop w:val="0"/>
      <w:marBottom w:val="0"/>
      <w:divBdr>
        <w:top w:val="none" w:sz="0" w:space="0" w:color="auto"/>
        <w:left w:val="none" w:sz="0" w:space="0" w:color="auto"/>
        <w:bottom w:val="none" w:sz="0" w:space="0" w:color="auto"/>
        <w:right w:val="none" w:sz="0" w:space="0" w:color="auto"/>
      </w:divBdr>
    </w:div>
    <w:div w:id="1390421340">
      <w:bodyDiv w:val="1"/>
      <w:marLeft w:val="0"/>
      <w:marRight w:val="0"/>
      <w:marTop w:val="0"/>
      <w:marBottom w:val="0"/>
      <w:divBdr>
        <w:top w:val="none" w:sz="0" w:space="0" w:color="auto"/>
        <w:left w:val="none" w:sz="0" w:space="0" w:color="auto"/>
        <w:bottom w:val="none" w:sz="0" w:space="0" w:color="auto"/>
        <w:right w:val="none" w:sz="0" w:space="0" w:color="auto"/>
      </w:divBdr>
    </w:div>
    <w:div w:id="1390492271">
      <w:bodyDiv w:val="1"/>
      <w:marLeft w:val="0"/>
      <w:marRight w:val="0"/>
      <w:marTop w:val="0"/>
      <w:marBottom w:val="0"/>
      <w:divBdr>
        <w:top w:val="none" w:sz="0" w:space="0" w:color="auto"/>
        <w:left w:val="none" w:sz="0" w:space="0" w:color="auto"/>
        <w:bottom w:val="none" w:sz="0" w:space="0" w:color="auto"/>
        <w:right w:val="none" w:sz="0" w:space="0" w:color="auto"/>
      </w:divBdr>
    </w:div>
    <w:div w:id="1396589832">
      <w:bodyDiv w:val="1"/>
      <w:marLeft w:val="0"/>
      <w:marRight w:val="0"/>
      <w:marTop w:val="0"/>
      <w:marBottom w:val="0"/>
      <w:divBdr>
        <w:top w:val="none" w:sz="0" w:space="0" w:color="auto"/>
        <w:left w:val="none" w:sz="0" w:space="0" w:color="auto"/>
        <w:bottom w:val="none" w:sz="0" w:space="0" w:color="auto"/>
        <w:right w:val="none" w:sz="0" w:space="0" w:color="auto"/>
      </w:divBdr>
    </w:div>
    <w:div w:id="1397973229">
      <w:bodyDiv w:val="1"/>
      <w:marLeft w:val="0"/>
      <w:marRight w:val="0"/>
      <w:marTop w:val="0"/>
      <w:marBottom w:val="0"/>
      <w:divBdr>
        <w:top w:val="none" w:sz="0" w:space="0" w:color="auto"/>
        <w:left w:val="none" w:sz="0" w:space="0" w:color="auto"/>
        <w:bottom w:val="none" w:sz="0" w:space="0" w:color="auto"/>
        <w:right w:val="none" w:sz="0" w:space="0" w:color="auto"/>
      </w:divBdr>
    </w:div>
    <w:div w:id="1398015634">
      <w:bodyDiv w:val="1"/>
      <w:marLeft w:val="0"/>
      <w:marRight w:val="0"/>
      <w:marTop w:val="0"/>
      <w:marBottom w:val="0"/>
      <w:divBdr>
        <w:top w:val="none" w:sz="0" w:space="0" w:color="auto"/>
        <w:left w:val="none" w:sz="0" w:space="0" w:color="auto"/>
        <w:bottom w:val="none" w:sz="0" w:space="0" w:color="auto"/>
        <w:right w:val="none" w:sz="0" w:space="0" w:color="auto"/>
      </w:divBdr>
    </w:div>
    <w:div w:id="1401713320">
      <w:bodyDiv w:val="1"/>
      <w:marLeft w:val="0"/>
      <w:marRight w:val="0"/>
      <w:marTop w:val="0"/>
      <w:marBottom w:val="0"/>
      <w:divBdr>
        <w:top w:val="none" w:sz="0" w:space="0" w:color="auto"/>
        <w:left w:val="none" w:sz="0" w:space="0" w:color="auto"/>
        <w:bottom w:val="none" w:sz="0" w:space="0" w:color="auto"/>
        <w:right w:val="none" w:sz="0" w:space="0" w:color="auto"/>
      </w:divBdr>
    </w:div>
    <w:div w:id="1404835972">
      <w:bodyDiv w:val="1"/>
      <w:marLeft w:val="0"/>
      <w:marRight w:val="0"/>
      <w:marTop w:val="0"/>
      <w:marBottom w:val="0"/>
      <w:divBdr>
        <w:top w:val="none" w:sz="0" w:space="0" w:color="auto"/>
        <w:left w:val="none" w:sz="0" w:space="0" w:color="auto"/>
        <w:bottom w:val="none" w:sz="0" w:space="0" w:color="auto"/>
        <w:right w:val="none" w:sz="0" w:space="0" w:color="auto"/>
      </w:divBdr>
    </w:div>
    <w:div w:id="1404986351">
      <w:bodyDiv w:val="1"/>
      <w:marLeft w:val="0"/>
      <w:marRight w:val="0"/>
      <w:marTop w:val="0"/>
      <w:marBottom w:val="0"/>
      <w:divBdr>
        <w:top w:val="none" w:sz="0" w:space="0" w:color="auto"/>
        <w:left w:val="none" w:sz="0" w:space="0" w:color="auto"/>
        <w:bottom w:val="none" w:sz="0" w:space="0" w:color="auto"/>
        <w:right w:val="none" w:sz="0" w:space="0" w:color="auto"/>
      </w:divBdr>
    </w:div>
    <w:div w:id="1406955719">
      <w:bodyDiv w:val="1"/>
      <w:marLeft w:val="0"/>
      <w:marRight w:val="0"/>
      <w:marTop w:val="0"/>
      <w:marBottom w:val="0"/>
      <w:divBdr>
        <w:top w:val="none" w:sz="0" w:space="0" w:color="auto"/>
        <w:left w:val="none" w:sz="0" w:space="0" w:color="auto"/>
        <w:bottom w:val="none" w:sz="0" w:space="0" w:color="auto"/>
        <w:right w:val="none" w:sz="0" w:space="0" w:color="auto"/>
      </w:divBdr>
    </w:div>
    <w:div w:id="1410882178">
      <w:bodyDiv w:val="1"/>
      <w:marLeft w:val="0"/>
      <w:marRight w:val="0"/>
      <w:marTop w:val="0"/>
      <w:marBottom w:val="0"/>
      <w:divBdr>
        <w:top w:val="none" w:sz="0" w:space="0" w:color="auto"/>
        <w:left w:val="none" w:sz="0" w:space="0" w:color="auto"/>
        <w:bottom w:val="none" w:sz="0" w:space="0" w:color="auto"/>
        <w:right w:val="none" w:sz="0" w:space="0" w:color="auto"/>
      </w:divBdr>
    </w:div>
    <w:div w:id="1413157046">
      <w:bodyDiv w:val="1"/>
      <w:marLeft w:val="0"/>
      <w:marRight w:val="0"/>
      <w:marTop w:val="0"/>
      <w:marBottom w:val="0"/>
      <w:divBdr>
        <w:top w:val="none" w:sz="0" w:space="0" w:color="auto"/>
        <w:left w:val="none" w:sz="0" w:space="0" w:color="auto"/>
        <w:bottom w:val="none" w:sz="0" w:space="0" w:color="auto"/>
        <w:right w:val="none" w:sz="0" w:space="0" w:color="auto"/>
      </w:divBdr>
    </w:div>
    <w:div w:id="1418751875">
      <w:bodyDiv w:val="1"/>
      <w:marLeft w:val="0"/>
      <w:marRight w:val="0"/>
      <w:marTop w:val="0"/>
      <w:marBottom w:val="0"/>
      <w:divBdr>
        <w:top w:val="none" w:sz="0" w:space="0" w:color="auto"/>
        <w:left w:val="none" w:sz="0" w:space="0" w:color="auto"/>
        <w:bottom w:val="none" w:sz="0" w:space="0" w:color="auto"/>
        <w:right w:val="none" w:sz="0" w:space="0" w:color="auto"/>
      </w:divBdr>
    </w:div>
    <w:div w:id="1419978995">
      <w:bodyDiv w:val="1"/>
      <w:marLeft w:val="0"/>
      <w:marRight w:val="0"/>
      <w:marTop w:val="0"/>
      <w:marBottom w:val="0"/>
      <w:divBdr>
        <w:top w:val="none" w:sz="0" w:space="0" w:color="auto"/>
        <w:left w:val="none" w:sz="0" w:space="0" w:color="auto"/>
        <w:bottom w:val="none" w:sz="0" w:space="0" w:color="auto"/>
        <w:right w:val="none" w:sz="0" w:space="0" w:color="auto"/>
      </w:divBdr>
    </w:div>
    <w:div w:id="1421023863">
      <w:bodyDiv w:val="1"/>
      <w:marLeft w:val="0"/>
      <w:marRight w:val="0"/>
      <w:marTop w:val="0"/>
      <w:marBottom w:val="0"/>
      <w:divBdr>
        <w:top w:val="none" w:sz="0" w:space="0" w:color="auto"/>
        <w:left w:val="none" w:sz="0" w:space="0" w:color="auto"/>
        <w:bottom w:val="none" w:sz="0" w:space="0" w:color="auto"/>
        <w:right w:val="none" w:sz="0" w:space="0" w:color="auto"/>
      </w:divBdr>
    </w:div>
    <w:div w:id="1422023484">
      <w:bodyDiv w:val="1"/>
      <w:marLeft w:val="0"/>
      <w:marRight w:val="0"/>
      <w:marTop w:val="0"/>
      <w:marBottom w:val="0"/>
      <w:divBdr>
        <w:top w:val="none" w:sz="0" w:space="0" w:color="auto"/>
        <w:left w:val="none" w:sz="0" w:space="0" w:color="auto"/>
        <w:bottom w:val="none" w:sz="0" w:space="0" w:color="auto"/>
        <w:right w:val="none" w:sz="0" w:space="0" w:color="auto"/>
      </w:divBdr>
    </w:div>
    <w:div w:id="1423381616">
      <w:bodyDiv w:val="1"/>
      <w:marLeft w:val="0"/>
      <w:marRight w:val="0"/>
      <w:marTop w:val="0"/>
      <w:marBottom w:val="0"/>
      <w:divBdr>
        <w:top w:val="none" w:sz="0" w:space="0" w:color="auto"/>
        <w:left w:val="none" w:sz="0" w:space="0" w:color="auto"/>
        <w:bottom w:val="none" w:sz="0" w:space="0" w:color="auto"/>
        <w:right w:val="none" w:sz="0" w:space="0" w:color="auto"/>
      </w:divBdr>
    </w:div>
    <w:div w:id="1424229924">
      <w:bodyDiv w:val="1"/>
      <w:marLeft w:val="0"/>
      <w:marRight w:val="0"/>
      <w:marTop w:val="0"/>
      <w:marBottom w:val="0"/>
      <w:divBdr>
        <w:top w:val="none" w:sz="0" w:space="0" w:color="auto"/>
        <w:left w:val="none" w:sz="0" w:space="0" w:color="auto"/>
        <w:bottom w:val="none" w:sz="0" w:space="0" w:color="auto"/>
        <w:right w:val="none" w:sz="0" w:space="0" w:color="auto"/>
      </w:divBdr>
    </w:div>
    <w:div w:id="1424717168">
      <w:bodyDiv w:val="1"/>
      <w:marLeft w:val="0"/>
      <w:marRight w:val="0"/>
      <w:marTop w:val="0"/>
      <w:marBottom w:val="0"/>
      <w:divBdr>
        <w:top w:val="none" w:sz="0" w:space="0" w:color="auto"/>
        <w:left w:val="none" w:sz="0" w:space="0" w:color="auto"/>
        <w:bottom w:val="none" w:sz="0" w:space="0" w:color="auto"/>
        <w:right w:val="none" w:sz="0" w:space="0" w:color="auto"/>
      </w:divBdr>
    </w:div>
    <w:div w:id="1429278920">
      <w:bodyDiv w:val="1"/>
      <w:marLeft w:val="0"/>
      <w:marRight w:val="0"/>
      <w:marTop w:val="0"/>
      <w:marBottom w:val="0"/>
      <w:divBdr>
        <w:top w:val="none" w:sz="0" w:space="0" w:color="auto"/>
        <w:left w:val="none" w:sz="0" w:space="0" w:color="auto"/>
        <w:bottom w:val="none" w:sz="0" w:space="0" w:color="auto"/>
        <w:right w:val="none" w:sz="0" w:space="0" w:color="auto"/>
      </w:divBdr>
    </w:div>
    <w:div w:id="1430194563">
      <w:bodyDiv w:val="1"/>
      <w:marLeft w:val="0"/>
      <w:marRight w:val="0"/>
      <w:marTop w:val="0"/>
      <w:marBottom w:val="0"/>
      <w:divBdr>
        <w:top w:val="none" w:sz="0" w:space="0" w:color="auto"/>
        <w:left w:val="none" w:sz="0" w:space="0" w:color="auto"/>
        <w:bottom w:val="none" w:sz="0" w:space="0" w:color="auto"/>
        <w:right w:val="none" w:sz="0" w:space="0" w:color="auto"/>
      </w:divBdr>
    </w:div>
    <w:div w:id="1434353616">
      <w:bodyDiv w:val="1"/>
      <w:marLeft w:val="0"/>
      <w:marRight w:val="0"/>
      <w:marTop w:val="0"/>
      <w:marBottom w:val="0"/>
      <w:divBdr>
        <w:top w:val="none" w:sz="0" w:space="0" w:color="auto"/>
        <w:left w:val="none" w:sz="0" w:space="0" w:color="auto"/>
        <w:bottom w:val="none" w:sz="0" w:space="0" w:color="auto"/>
        <w:right w:val="none" w:sz="0" w:space="0" w:color="auto"/>
      </w:divBdr>
    </w:div>
    <w:div w:id="1435250982">
      <w:bodyDiv w:val="1"/>
      <w:marLeft w:val="0"/>
      <w:marRight w:val="0"/>
      <w:marTop w:val="0"/>
      <w:marBottom w:val="0"/>
      <w:divBdr>
        <w:top w:val="none" w:sz="0" w:space="0" w:color="auto"/>
        <w:left w:val="none" w:sz="0" w:space="0" w:color="auto"/>
        <w:bottom w:val="none" w:sz="0" w:space="0" w:color="auto"/>
        <w:right w:val="none" w:sz="0" w:space="0" w:color="auto"/>
      </w:divBdr>
    </w:div>
    <w:div w:id="1440375749">
      <w:bodyDiv w:val="1"/>
      <w:marLeft w:val="0"/>
      <w:marRight w:val="0"/>
      <w:marTop w:val="0"/>
      <w:marBottom w:val="0"/>
      <w:divBdr>
        <w:top w:val="none" w:sz="0" w:space="0" w:color="auto"/>
        <w:left w:val="none" w:sz="0" w:space="0" w:color="auto"/>
        <w:bottom w:val="none" w:sz="0" w:space="0" w:color="auto"/>
        <w:right w:val="none" w:sz="0" w:space="0" w:color="auto"/>
      </w:divBdr>
    </w:div>
    <w:div w:id="1442409670">
      <w:bodyDiv w:val="1"/>
      <w:marLeft w:val="0"/>
      <w:marRight w:val="0"/>
      <w:marTop w:val="0"/>
      <w:marBottom w:val="0"/>
      <w:divBdr>
        <w:top w:val="none" w:sz="0" w:space="0" w:color="auto"/>
        <w:left w:val="none" w:sz="0" w:space="0" w:color="auto"/>
        <w:bottom w:val="none" w:sz="0" w:space="0" w:color="auto"/>
        <w:right w:val="none" w:sz="0" w:space="0" w:color="auto"/>
      </w:divBdr>
    </w:div>
    <w:div w:id="1444032530">
      <w:bodyDiv w:val="1"/>
      <w:marLeft w:val="0"/>
      <w:marRight w:val="0"/>
      <w:marTop w:val="0"/>
      <w:marBottom w:val="0"/>
      <w:divBdr>
        <w:top w:val="none" w:sz="0" w:space="0" w:color="auto"/>
        <w:left w:val="none" w:sz="0" w:space="0" w:color="auto"/>
        <w:bottom w:val="none" w:sz="0" w:space="0" w:color="auto"/>
        <w:right w:val="none" w:sz="0" w:space="0" w:color="auto"/>
      </w:divBdr>
    </w:div>
    <w:div w:id="1444501048">
      <w:bodyDiv w:val="1"/>
      <w:marLeft w:val="0"/>
      <w:marRight w:val="0"/>
      <w:marTop w:val="0"/>
      <w:marBottom w:val="0"/>
      <w:divBdr>
        <w:top w:val="none" w:sz="0" w:space="0" w:color="auto"/>
        <w:left w:val="none" w:sz="0" w:space="0" w:color="auto"/>
        <w:bottom w:val="none" w:sz="0" w:space="0" w:color="auto"/>
        <w:right w:val="none" w:sz="0" w:space="0" w:color="auto"/>
      </w:divBdr>
    </w:div>
    <w:div w:id="1447583469">
      <w:bodyDiv w:val="1"/>
      <w:marLeft w:val="0"/>
      <w:marRight w:val="0"/>
      <w:marTop w:val="0"/>
      <w:marBottom w:val="0"/>
      <w:divBdr>
        <w:top w:val="none" w:sz="0" w:space="0" w:color="auto"/>
        <w:left w:val="none" w:sz="0" w:space="0" w:color="auto"/>
        <w:bottom w:val="none" w:sz="0" w:space="0" w:color="auto"/>
        <w:right w:val="none" w:sz="0" w:space="0" w:color="auto"/>
      </w:divBdr>
    </w:div>
    <w:div w:id="1450079305">
      <w:bodyDiv w:val="1"/>
      <w:marLeft w:val="0"/>
      <w:marRight w:val="0"/>
      <w:marTop w:val="0"/>
      <w:marBottom w:val="0"/>
      <w:divBdr>
        <w:top w:val="none" w:sz="0" w:space="0" w:color="auto"/>
        <w:left w:val="none" w:sz="0" w:space="0" w:color="auto"/>
        <w:bottom w:val="none" w:sz="0" w:space="0" w:color="auto"/>
        <w:right w:val="none" w:sz="0" w:space="0" w:color="auto"/>
      </w:divBdr>
    </w:div>
    <w:div w:id="1451437711">
      <w:bodyDiv w:val="1"/>
      <w:marLeft w:val="0"/>
      <w:marRight w:val="0"/>
      <w:marTop w:val="0"/>
      <w:marBottom w:val="0"/>
      <w:divBdr>
        <w:top w:val="none" w:sz="0" w:space="0" w:color="auto"/>
        <w:left w:val="none" w:sz="0" w:space="0" w:color="auto"/>
        <w:bottom w:val="none" w:sz="0" w:space="0" w:color="auto"/>
        <w:right w:val="none" w:sz="0" w:space="0" w:color="auto"/>
      </w:divBdr>
    </w:div>
    <w:div w:id="1452046167">
      <w:bodyDiv w:val="1"/>
      <w:marLeft w:val="0"/>
      <w:marRight w:val="0"/>
      <w:marTop w:val="0"/>
      <w:marBottom w:val="0"/>
      <w:divBdr>
        <w:top w:val="none" w:sz="0" w:space="0" w:color="auto"/>
        <w:left w:val="none" w:sz="0" w:space="0" w:color="auto"/>
        <w:bottom w:val="none" w:sz="0" w:space="0" w:color="auto"/>
        <w:right w:val="none" w:sz="0" w:space="0" w:color="auto"/>
      </w:divBdr>
    </w:div>
    <w:div w:id="1452243991">
      <w:bodyDiv w:val="1"/>
      <w:marLeft w:val="0"/>
      <w:marRight w:val="0"/>
      <w:marTop w:val="0"/>
      <w:marBottom w:val="0"/>
      <w:divBdr>
        <w:top w:val="none" w:sz="0" w:space="0" w:color="auto"/>
        <w:left w:val="none" w:sz="0" w:space="0" w:color="auto"/>
        <w:bottom w:val="none" w:sz="0" w:space="0" w:color="auto"/>
        <w:right w:val="none" w:sz="0" w:space="0" w:color="auto"/>
      </w:divBdr>
    </w:div>
    <w:div w:id="1453551092">
      <w:bodyDiv w:val="1"/>
      <w:marLeft w:val="0"/>
      <w:marRight w:val="0"/>
      <w:marTop w:val="0"/>
      <w:marBottom w:val="0"/>
      <w:divBdr>
        <w:top w:val="none" w:sz="0" w:space="0" w:color="auto"/>
        <w:left w:val="none" w:sz="0" w:space="0" w:color="auto"/>
        <w:bottom w:val="none" w:sz="0" w:space="0" w:color="auto"/>
        <w:right w:val="none" w:sz="0" w:space="0" w:color="auto"/>
      </w:divBdr>
    </w:div>
    <w:div w:id="1454520083">
      <w:bodyDiv w:val="1"/>
      <w:marLeft w:val="0"/>
      <w:marRight w:val="0"/>
      <w:marTop w:val="0"/>
      <w:marBottom w:val="0"/>
      <w:divBdr>
        <w:top w:val="none" w:sz="0" w:space="0" w:color="auto"/>
        <w:left w:val="none" w:sz="0" w:space="0" w:color="auto"/>
        <w:bottom w:val="none" w:sz="0" w:space="0" w:color="auto"/>
        <w:right w:val="none" w:sz="0" w:space="0" w:color="auto"/>
      </w:divBdr>
    </w:div>
    <w:div w:id="1455364439">
      <w:bodyDiv w:val="1"/>
      <w:marLeft w:val="0"/>
      <w:marRight w:val="0"/>
      <w:marTop w:val="0"/>
      <w:marBottom w:val="0"/>
      <w:divBdr>
        <w:top w:val="none" w:sz="0" w:space="0" w:color="auto"/>
        <w:left w:val="none" w:sz="0" w:space="0" w:color="auto"/>
        <w:bottom w:val="none" w:sz="0" w:space="0" w:color="auto"/>
        <w:right w:val="none" w:sz="0" w:space="0" w:color="auto"/>
      </w:divBdr>
    </w:div>
    <w:div w:id="1457337859">
      <w:bodyDiv w:val="1"/>
      <w:marLeft w:val="0"/>
      <w:marRight w:val="0"/>
      <w:marTop w:val="0"/>
      <w:marBottom w:val="0"/>
      <w:divBdr>
        <w:top w:val="none" w:sz="0" w:space="0" w:color="auto"/>
        <w:left w:val="none" w:sz="0" w:space="0" w:color="auto"/>
        <w:bottom w:val="none" w:sz="0" w:space="0" w:color="auto"/>
        <w:right w:val="none" w:sz="0" w:space="0" w:color="auto"/>
      </w:divBdr>
    </w:div>
    <w:div w:id="1464352572">
      <w:bodyDiv w:val="1"/>
      <w:marLeft w:val="0"/>
      <w:marRight w:val="0"/>
      <w:marTop w:val="0"/>
      <w:marBottom w:val="0"/>
      <w:divBdr>
        <w:top w:val="none" w:sz="0" w:space="0" w:color="auto"/>
        <w:left w:val="none" w:sz="0" w:space="0" w:color="auto"/>
        <w:bottom w:val="none" w:sz="0" w:space="0" w:color="auto"/>
        <w:right w:val="none" w:sz="0" w:space="0" w:color="auto"/>
      </w:divBdr>
    </w:div>
    <w:div w:id="1464957403">
      <w:bodyDiv w:val="1"/>
      <w:marLeft w:val="0"/>
      <w:marRight w:val="0"/>
      <w:marTop w:val="0"/>
      <w:marBottom w:val="0"/>
      <w:divBdr>
        <w:top w:val="none" w:sz="0" w:space="0" w:color="auto"/>
        <w:left w:val="none" w:sz="0" w:space="0" w:color="auto"/>
        <w:bottom w:val="none" w:sz="0" w:space="0" w:color="auto"/>
        <w:right w:val="none" w:sz="0" w:space="0" w:color="auto"/>
      </w:divBdr>
    </w:div>
    <w:div w:id="1466850645">
      <w:bodyDiv w:val="1"/>
      <w:marLeft w:val="0"/>
      <w:marRight w:val="0"/>
      <w:marTop w:val="0"/>
      <w:marBottom w:val="0"/>
      <w:divBdr>
        <w:top w:val="none" w:sz="0" w:space="0" w:color="auto"/>
        <w:left w:val="none" w:sz="0" w:space="0" w:color="auto"/>
        <w:bottom w:val="none" w:sz="0" w:space="0" w:color="auto"/>
        <w:right w:val="none" w:sz="0" w:space="0" w:color="auto"/>
      </w:divBdr>
    </w:div>
    <w:div w:id="1467353358">
      <w:bodyDiv w:val="1"/>
      <w:marLeft w:val="0"/>
      <w:marRight w:val="0"/>
      <w:marTop w:val="0"/>
      <w:marBottom w:val="0"/>
      <w:divBdr>
        <w:top w:val="none" w:sz="0" w:space="0" w:color="auto"/>
        <w:left w:val="none" w:sz="0" w:space="0" w:color="auto"/>
        <w:bottom w:val="none" w:sz="0" w:space="0" w:color="auto"/>
        <w:right w:val="none" w:sz="0" w:space="0" w:color="auto"/>
      </w:divBdr>
    </w:div>
    <w:div w:id="1467506110">
      <w:bodyDiv w:val="1"/>
      <w:marLeft w:val="0"/>
      <w:marRight w:val="0"/>
      <w:marTop w:val="0"/>
      <w:marBottom w:val="0"/>
      <w:divBdr>
        <w:top w:val="none" w:sz="0" w:space="0" w:color="auto"/>
        <w:left w:val="none" w:sz="0" w:space="0" w:color="auto"/>
        <w:bottom w:val="none" w:sz="0" w:space="0" w:color="auto"/>
        <w:right w:val="none" w:sz="0" w:space="0" w:color="auto"/>
      </w:divBdr>
    </w:div>
    <w:div w:id="1469317324">
      <w:bodyDiv w:val="1"/>
      <w:marLeft w:val="0"/>
      <w:marRight w:val="0"/>
      <w:marTop w:val="0"/>
      <w:marBottom w:val="0"/>
      <w:divBdr>
        <w:top w:val="none" w:sz="0" w:space="0" w:color="auto"/>
        <w:left w:val="none" w:sz="0" w:space="0" w:color="auto"/>
        <w:bottom w:val="none" w:sz="0" w:space="0" w:color="auto"/>
        <w:right w:val="none" w:sz="0" w:space="0" w:color="auto"/>
      </w:divBdr>
    </w:div>
    <w:div w:id="1471896976">
      <w:bodyDiv w:val="1"/>
      <w:marLeft w:val="0"/>
      <w:marRight w:val="0"/>
      <w:marTop w:val="0"/>
      <w:marBottom w:val="0"/>
      <w:divBdr>
        <w:top w:val="none" w:sz="0" w:space="0" w:color="auto"/>
        <w:left w:val="none" w:sz="0" w:space="0" w:color="auto"/>
        <w:bottom w:val="none" w:sz="0" w:space="0" w:color="auto"/>
        <w:right w:val="none" w:sz="0" w:space="0" w:color="auto"/>
      </w:divBdr>
    </w:div>
    <w:div w:id="1472946783">
      <w:bodyDiv w:val="1"/>
      <w:marLeft w:val="0"/>
      <w:marRight w:val="0"/>
      <w:marTop w:val="0"/>
      <w:marBottom w:val="0"/>
      <w:divBdr>
        <w:top w:val="none" w:sz="0" w:space="0" w:color="auto"/>
        <w:left w:val="none" w:sz="0" w:space="0" w:color="auto"/>
        <w:bottom w:val="none" w:sz="0" w:space="0" w:color="auto"/>
        <w:right w:val="none" w:sz="0" w:space="0" w:color="auto"/>
      </w:divBdr>
    </w:div>
    <w:div w:id="1473206458">
      <w:bodyDiv w:val="1"/>
      <w:marLeft w:val="0"/>
      <w:marRight w:val="0"/>
      <w:marTop w:val="0"/>
      <w:marBottom w:val="0"/>
      <w:divBdr>
        <w:top w:val="none" w:sz="0" w:space="0" w:color="auto"/>
        <w:left w:val="none" w:sz="0" w:space="0" w:color="auto"/>
        <w:bottom w:val="none" w:sz="0" w:space="0" w:color="auto"/>
        <w:right w:val="none" w:sz="0" w:space="0" w:color="auto"/>
      </w:divBdr>
    </w:div>
    <w:div w:id="1476680957">
      <w:bodyDiv w:val="1"/>
      <w:marLeft w:val="0"/>
      <w:marRight w:val="0"/>
      <w:marTop w:val="0"/>
      <w:marBottom w:val="0"/>
      <w:divBdr>
        <w:top w:val="none" w:sz="0" w:space="0" w:color="auto"/>
        <w:left w:val="none" w:sz="0" w:space="0" w:color="auto"/>
        <w:bottom w:val="none" w:sz="0" w:space="0" w:color="auto"/>
        <w:right w:val="none" w:sz="0" w:space="0" w:color="auto"/>
      </w:divBdr>
    </w:div>
    <w:div w:id="1476878128">
      <w:bodyDiv w:val="1"/>
      <w:marLeft w:val="0"/>
      <w:marRight w:val="0"/>
      <w:marTop w:val="0"/>
      <w:marBottom w:val="0"/>
      <w:divBdr>
        <w:top w:val="none" w:sz="0" w:space="0" w:color="auto"/>
        <w:left w:val="none" w:sz="0" w:space="0" w:color="auto"/>
        <w:bottom w:val="none" w:sz="0" w:space="0" w:color="auto"/>
        <w:right w:val="none" w:sz="0" w:space="0" w:color="auto"/>
      </w:divBdr>
    </w:div>
    <w:div w:id="1478565973">
      <w:bodyDiv w:val="1"/>
      <w:marLeft w:val="0"/>
      <w:marRight w:val="0"/>
      <w:marTop w:val="0"/>
      <w:marBottom w:val="0"/>
      <w:divBdr>
        <w:top w:val="none" w:sz="0" w:space="0" w:color="auto"/>
        <w:left w:val="none" w:sz="0" w:space="0" w:color="auto"/>
        <w:bottom w:val="none" w:sz="0" w:space="0" w:color="auto"/>
        <w:right w:val="none" w:sz="0" w:space="0" w:color="auto"/>
      </w:divBdr>
    </w:div>
    <w:div w:id="1479302852">
      <w:bodyDiv w:val="1"/>
      <w:marLeft w:val="0"/>
      <w:marRight w:val="0"/>
      <w:marTop w:val="0"/>
      <w:marBottom w:val="0"/>
      <w:divBdr>
        <w:top w:val="none" w:sz="0" w:space="0" w:color="auto"/>
        <w:left w:val="none" w:sz="0" w:space="0" w:color="auto"/>
        <w:bottom w:val="none" w:sz="0" w:space="0" w:color="auto"/>
        <w:right w:val="none" w:sz="0" w:space="0" w:color="auto"/>
      </w:divBdr>
    </w:div>
    <w:div w:id="1480532910">
      <w:bodyDiv w:val="1"/>
      <w:marLeft w:val="0"/>
      <w:marRight w:val="0"/>
      <w:marTop w:val="0"/>
      <w:marBottom w:val="0"/>
      <w:divBdr>
        <w:top w:val="none" w:sz="0" w:space="0" w:color="auto"/>
        <w:left w:val="none" w:sz="0" w:space="0" w:color="auto"/>
        <w:bottom w:val="none" w:sz="0" w:space="0" w:color="auto"/>
        <w:right w:val="none" w:sz="0" w:space="0" w:color="auto"/>
      </w:divBdr>
    </w:div>
    <w:div w:id="1482309167">
      <w:bodyDiv w:val="1"/>
      <w:marLeft w:val="0"/>
      <w:marRight w:val="0"/>
      <w:marTop w:val="0"/>
      <w:marBottom w:val="0"/>
      <w:divBdr>
        <w:top w:val="none" w:sz="0" w:space="0" w:color="auto"/>
        <w:left w:val="none" w:sz="0" w:space="0" w:color="auto"/>
        <w:bottom w:val="none" w:sz="0" w:space="0" w:color="auto"/>
        <w:right w:val="none" w:sz="0" w:space="0" w:color="auto"/>
      </w:divBdr>
    </w:div>
    <w:div w:id="1483228866">
      <w:bodyDiv w:val="1"/>
      <w:marLeft w:val="0"/>
      <w:marRight w:val="0"/>
      <w:marTop w:val="0"/>
      <w:marBottom w:val="0"/>
      <w:divBdr>
        <w:top w:val="none" w:sz="0" w:space="0" w:color="auto"/>
        <w:left w:val="none" w:sz="0" w:space="0" w:color="auto"/>
        <w:bottom w:val="none" w:sz="0" w:space="0" w:color="auto"/>
        <w:right w:val="none" w:sz="0" w:space="0" w:color="auto"/>
      </w:divBdr>
    </w:div>
    <w:div w:id="1485196068">
      <w:bodyDiv w:val="1"/>
      <w:marLeft w:val="0"/>
      <w:marRight w:val="0"/>
      <w:marTop w:val="0"/>
      <w:marBottom w:val="0"/>
      <w:divBdr>
        <w:top w:val="none" w:sz="0" w:space="0" w:color="auto"/>
        <w:left w:val="none" w:sz="0" w:space="0" w:color="auto"/>
        <w:bottom w:val="none" w:sz="0" w:space="0" w:color="auto"/>
        <w:right w:val="none" w:sz="0" w:space="0" w:color="auto"/>
      </w:divBdr>
    </w:div>
    <w:div w:id="1486051996">
      <w:bodyDiv w:val="1"/>
      <w:marLeft w:val="0"/>
      <w:marRight w:val="0"/>
      <w:marTop w:val="0"/>
      <w:marBottom w:val="0"/>
      <w:divBdr>
        <w:top w:val="none" w:sz="0" w:space="0" w:color="auto"/>
        <w:left w:val="none" w:sz="0" w:space="0" w:color="auto"/>
        <w:bottom w:val="none" w:sz="0" w:space="0" w:color="auto"/>
        <w:right w:val="none" w:sz="0" w:space="0" w:color="auto"/>
      </w:divBdr>
    </w:div>
    <w:div w:id="1486898556">
      <w:bodyDiv w:val="1"/>
      <w:marLeft w:val="0"/>
      <w:marRight w:val="0"/>
      <w:marTop w:val="0"/>
      <w:marBottom w:val="0"/>
      <w:divBdr>
        <w:top w:val="none" w:sz="0" w:space="0" w:color="auto"/>
        <w:left w:val="none" w:sz="0" w:space="0" w:color="auto"/>
        <w:bottom w:val="none" w:sz="0" w:space="0" w:color="auto"/>
        <w:right w:val="none" w:sz="0" w:space="0" w:color="auto"/>
      </w:divBdr>
    </w:div>
    <w:div w:id="1488935724">
      <w:bodyDiv w:val="1"/>
      <w:marLeft w:val="0"/>
      <w:marRight w:val="0"/>
      <w:marTop w:val="0"/>
      <w:marBottom w:val="0"/>
      <w:divBdr>
        <w:top w:val="none" w:sz="0" w:space="0" w:color="auto"/>
        <w:left w:val="none" w:sz="0" w:space="0" w:color="auto"/>
        <w:bottom w:val="none" w:sz="0" w:space="0" w:color="auto"/>
        <w:right w:val="none" w:sz="0" w:space="0" w:color="auto"/>
      </w:divBdr>
    </w:div>
    <w:div w:id="1490052187">
      <w:bodyDiv w:val="1"/>
      <w:marLeft w:val="0"/>
      <w:marRight w:val="0"/>
      <w:marTop w:val="0"/>
      <w:marBottom w:val="0"/>
      <w:divBdr>
        <w:top w:val="none" w:sz="0" w:space="0" w:color="auto"/>
        <w:left w:val="none" w:sz="0" w:space="0" w:color="auto"/>
        <w:bottom w:val="none" w:sz="0" w:space="0" w:color="auto"/>
        <w:right w:val="none" w:sz="0" w:space="0" w:color="auto"/>
      </w:divBdr>
    </w:div>
    <w:div w:id="1490171953">
      <w:bodyDiv w:val="1"/>
      <w:marLeft w:val="0"/>
      <w:marRight w:val="0"/>
      <w:marTop w:val="0"/>
      <w:marBottom w:val="0"/>
      <w:divBdr>
        <w:top w:val="none" w:sz="0" w:space="0" w:color="auto"/>
        <w:left w:val="none" w:sz="0" w:space="0" w:color="auto"/>
        <w:bottom w:val="none" w:sz="0" w:space="0" w:color="auto"/>
        <w:right w:val="none" w:sz="0" w:space="0" w:color="auto"/>
      </w:divBdr>
    </w:div>
    <w:div w:id="1490368939">
      <w:bodyDiv w:val="1"/>
      <w:marLeft w:val="0"/>
      <w:marRight w:val="0"/>
      <w:marTop w:val="0"/>
      <w:marBottom w:val="0"/>
      <w:divBdr>
        <w:top w:val="none" w:sz="0" w:space="0" w:color="auto"/>
        <w:left w:val="none" w:sz="0" w:space="0" w:color="auto"/>
        <w:bottom w:val="none" w:sz="0" w:space="0" w:color="auto"/>
        <w:right w:val="none" w:sz="0" w:space="0" w:color="auto"/>
      </w:divBdr>
    </w:div>
    <w:div w:id="1490826020">
      <w:bodyDiv w:val="1"/>
      <w:marLeft w:val="0"/>
      <w:marRight w:val="0"/>
      <w:marTop w:val="0"/>
      <w:marBottom w:val="0"/>
      <w:divBdr>
        <w:top w:val="none" w:sz="0" w:space="0" w:color="auto"/>
        <w:left w:val="none" w:sz="0" w:space="0" w:color="auto"/>
        <w:bottom w:val="none" w:sz="0" w:space="0" w:color="auto"/>
        <w:right w:val="none" w:sz="0" w:space="0" w:color="auto"/>
      </w:divBdr>
    </w:div>
    <w:div w:id="1495948650">
      <w:bodyDiv w:val="1"/>
      <w:marLeft w:val="0"/>
      <w:marRight w:val="0"/>
      <w:marTop w:val="0"/>
      <w:marBottom w:val="0"/>
      <w:divBdr>
        <w:top w:val="none" w:sz="0" w:space="0" w:color="auto"/>
        <w:left w:val="none" w:sz="0" w:space="0" w:color="auto"/>
        <w:bottom w:val="none" w:sz="0" w:space="0" w:color="auto"/>
        <w:right w:val="none" w:sz="0" w:space="0" w:color="auto"/>
      </w:divBdr>
    </w:div>
    <w:div w:id="1496606054">
      <w:bodyDiv w:val="1"/>
      <w:marLeft w:val="0"/>
      <w:marRight w:val="0"/>
      <w:marTop w:val="0"/>
      <w:marBottom w:val="0"/>
      <w:divBdr>
        <w:top w:val="none" w:sz="0" w:space="0" w:color="auto"/>
        <w:left w:val="none" w:sz="0" w:space="0" w:color="auto"/>
        <w:bottom w:val="none" w:sz="0" w:space="0" w:color="auto"/>
        <w:right w:val="none" w:sz="0" w:space="0" w:color="auto"/>
      </w:divBdr>
    </w:div>
    <w:div w:id="1497647322">
      <w:bodyDiv w:val="1"/>
      <w:marLeft w:val="0"/>
      <w:marRight w:val="0"/>
      <w:marTop w:val="0"/>
      <w:marBottom w:val="0"/>
      <w:divBdr>
        <w:top w:val="none" w:sz="0" w:space="0" w:color="auto"/>
        <w:left w:val="none" w:sz="0" w:space="0" w:color="auto"/>
        <w:bottom w:val="none" w:sz="0" w:space="0" w:color="auto"/>
        <w:right w:val="none" w:sz="0" w:space="0" w:color="auto"/>
      </w:divBdr>
    </w:div>
    <w:div w:id="1499148499">
      <w:bodyDiv w:val="1"/>
      <w:marLeft w:val="0"/>
      <w:marRight w:val="0"/>
      <w:marTop w:val="0"/>
      <w:marBottom w:val="0"/>
      <w:divBdr>
        <w:top w:val="none" w:sz="0" w:space="0" w:color="auto"/>
        <w:left w:val="none" w:sz="0" w:space="0" w:color="auto"/>
        <w:bottom w:val="none" w:sz="0" w:space="0" w:color="auto"/>
        <w:right w:val="none" w:sz="0" w:space="0" w:color="auto"/>
      </w:divBdr>
    </w:div>
    <w:div w:id="1499880507">
      <w:bodyDiv w:val="1"/>
      <w:marLeft w:val="0"/>
      <w:marRight w:val="0"/>
      <w:marTop w:val="0"/>
      <w:marBottom w:val="0"/>
      <w:divBdr>
        <w:top w:val="none" w:sz="0" w:space="0" w:color="auto"/>
        <w:left w:val="none" w:sz="0" w:space="0" w:color="auto"/>
        <w:bottom w:val="none" w:sz="0" w:space="0" w:color="auto"/>
        <w:right w:val="none" w:sz="0" w:space="0" w:color="auto"/>
      </w:divBdr>
    </w:div>
    <w:div w:id="1502575356">
      <w:bodyDiv w:val="1"/>
      <w:marLeft w:val="0"/>
      <w:marRight w:val="0"/>
      <w:marTop w:val="0"/>
      <w:marBottom w:val="0"/>
      <w:divBdr>
        <w:top w:val="none" w:sz="0" w:space="0" w:color="auto"/>
        <w:left w:val="none" w:sz="0" w:space="0" w:color="auto"/>
        <w:bottom w:val="none" w:sz="0" w:space="0" w:color="auto"/>
        <w:right w:val="none" w:sz="0" w:space="0" w:color="auto"/>
      </w:divBdr>
    </w:div>
    <w:div w:id="1503008040">
      <w:bodyDiv w:val="1"/>
      <w:marLeft w:val="0"/>
      <w:marRight w:val="0"/>
      <w:marTop w:val="0"/>
      <w:marBottom w:val="0"/>
      <w:divBdr>
        <w:top w:val="none" w:sz="0" w:space="0" w:color="auto"/>
        <w:left w:val="none" w:sz="0" w:space="0" w:color="auto"/>
        <w:bottom w:val="none" w:sz="0" w:space="0" w:color="auto"/>
        <w:right w:val="none" w:sz="0" w:space="0" w:color="auto"/>
      </w:divBdr>
    </w:div>
    <w:div w:id="1505514295">
      <w:bodyDiv w:val="1"/>
      <w:marLeft w:val="0"/>
      <w:marRight w:val="0"/>
      <w:marTop w:val="0"/>
      <w:marBottom w:val="0"/>
      <w:divBdr>
        <w:top w:val="none" w:sz="0" w:space="0" w:color="auto"/>
        <w:left w:val="none" w:sz="0" w:space="0" w:color="auto"/>
        <w:bottom w:val="none" w:sz="0" w:space="0" w:color="auto"/>
        <w:right w:val="none" w:sz="0" w:space="0" w:color="auto"/>
      </w:divBdr>
    </w:div>
    <w:div w:id="1505783635">
      <w:bodyDiv w:val="1"/>
      <w:marLeft w:val="0"/>
      <w:marRight w:val="0"/>
      <w:marTop w:val="0"/>
      <w:marBottom w:val="0"/>
      <w:divBdr>
        <w:top w:val="none" w:sz="0" w:space="0" w:color="auto"/>
        <w:left w:val="none" w:sz="0" w:space="0" w:color="auto"/>
        <w:bottom w:val="none" w:sz="0" w:space="0" w:color="auto"/>
        <w:right w:val="none" w:sz="0" w:space="0" w:color="auto"/>
      </w:divBdr>
    </w:div>
    <w:div w:id="1506433975">
      <w:bodyDiv w:val="1"/>
      <w:marLeft w:val="0"/>
      <w:marRight w:val="0"/>
      <w:marTop w:val="0"/>
      <w:marBottom w:val="0"/>
      <w:divBdr>
        <w:top w:val="none" w:sz="0" w:space="0" w:color="auto"/>
        <w:left w:val="none" w:sz="0" w:space="0" w:color="auto"/>
        <w:bottom w:val="none" w:sz="0" w:space="0" w:color="auto"/>
        <w:right w:val="none" w:sz="0" w:space="0" w:color="auto"/>
      </w:divBdr>
    </w:div>
    <w:div w:id="1506749510">
      <w:bodyDiv w:val="1"/>
      <w:marLeft w:val="0"/>
      <w:marRight w:val="0"/>
      <w:marTop w:val="0"/>
      <w:marBottom w:val="0"/>
      <w:divBdr>
        <w:top w:val="none" w:sz="0" w:space="0" w:color="auto"/>
        <w:left w:val="none" w:sz="0" w:space="0" w:color="auto"/>
        <w:bottom w:val="none" w:sz="0" w:space="0" w:color="auto"/>
        <w:right w:val="none" w:sz="0" w:space="0" w:color="auto"/>
      </w:divBdr>
    </w:div>
    <w:div w:id="1507819083">
      <w:bodyDiv w:val="1"/>
      <w:marLeft w:val="0"/>
      <w:marRight w:val="0"/>
      <w:marTop w:val="0"/>
      <w:marBottom w:val="0"/>
      <w:divBdr>
        <w:top w:val="none" w:sz="0" w:space="0" w:color="auto"/>
        <w:left w:val="none" w:sz="0" w:space="0" w:color="auto"/>
        <w:bottom w:val="none" w:sz="0" w:space="0" w:color="auto"/>
        <w:right w:val="none" w:sz="0" w:space="0" w:color="auto"/>
      </w:divBdr>
    </w:div>
    <w:div w:id="1513765622">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6190896">
      <w:bodyDiv w:val="1"/>
      <w:marLeft w:val="0"/>
      <w:marRight w:val="0"/>
      <w:marTop w:val="0"/>
      <w:marBottom w:val="0"/>
      <w:divBdr>
        <w:top w:val="none" w:sz="0" w:space="0" w:color="auto"/>
        <w:left w:val="none" w:sz="0" w:space="0" w:color="auto"/>
        <w:bottom w:val="none" w:sz="0" w:space="0" w:color="auto"/>
        <w:right w:val="none" w:sz="0" w:space="0" w:color="auto"/>
      </w:divBdr>
    </w:div>
    <w:div w:id="1519730648">
      <w:bodyDiv w:val="1"/>
      <w:marLeft w:val="0"/>
      <w:marRight w:val="0"/>
      <w:marTop w:val="0"/>
      <w:marBottom w:val="0"/>
      <w:divBdr>
        <w:top w:val="none" w:sz="0" w:space="0" w:color="auto"/>
        <w:left w:val="none" w:sz="0" w:space="0" w:color="auto"/>
        <w:bottom w:val="none" w:sz="0" w:space="0" w:color="auto"/>
        <w:right w:val="none" w:sz="0" w:space="0" w:color="auto"/>
      </w:divBdr>
    </w:div>
    <w:div w:id="1520899310">
      <w:bodyDiv w:val="1"/>
      <w:marLeft w:val="0"/>
      <w:marRight w:val="0"/>
      <w:marTop w:val="0"/>
      <w:marBottom w:val="0"/>
      <w:divBdr>
        <w:top w:val="none" w:sz="0" w:space="0" w:color="auto"/>
        <w:left w:val="none" w:sz="0" w:space="0" w:color="auto"/>
        <w:bottom w:val="none" w:sz="0" w:space="0" w:color="auto"/>
        <w:right w:val="none" w:sz="0" w:space="0" w:color="auto"/>
      </w:divBdr>
    </w:div>
    <w:div w:id="1521354414">
      <w:bodyDiv w:val="1"/>
      <w:marLeft w:val="0"/>
      <w:marRight w:val="0"/>
      <w:marTop w:val="0"/>
      <w:marBottom w:val="0"/>
      <w:divBdr>
        <w:top w:val="none" w:sz="0" w:space="0" w:color="auto"/>
        <w:left w:val="none" w:sz="0" w:space="0" w:color="auto"/>
        <w:bottom w:val="none" w:sz="0" w:space="0" w:color="auto"/>
        <w:right w:val="none" w:sz="0" w:space="0" w:color="auto"/>
      </w:divBdr>
    </w:div>
    <w:div w:id="1521385391">
      <w:bodyDiv w:val="1"/>
      <w:marLeft w:val="0"/>
      <w:marRight w:val="0"/>
      <w:marTop w:val="0"/>
      <w:marBottom w:val="0"/>
      <w:divBdr>
        <w:top w:val="none" w:sz="0" w:space="0" w:color="auto"/>
        <w:left w:val="none" w:sz="0" w:space="0" w:color="auto"/>
        <w:bottom w:val="none" w:sz="0" w:space="0" w:color="auto"/>
        <w:right w:val="none" w:sz="0" w:space="0" w:color="auto"/>
      </w:divBdr>
    </w:div>
    <w:div w:id="1522166722">
      <w:bodyDiv w:val="1"/>
      <w:marLeft w:val="0"/>
      <w:marRight w:val="0"/>
      <w:marTop w:val="0"/>
      <w:marBottom w:val="0"/>
      <w:divBdr>
        <w:top w:val="none" w:sz="0" w:space="0" w:color="auto"/>
        <w:left w:val="none" w:sz="0" w:space="0" w:color="auto"/>
        <w:bottom w:val="none" w:sz="0" w:space="0" w:color="auto"/>
        <w:right w:val="none" w:sz="0" w:space="0" w:color="auto"/>
      </w:divBdr>
    </w:div>
    <w:div w:id="1526751029">
      <w:bodyDiv w:val="1"/>
      <w:marLeft w:val="0"/>
      <w:marRight w:val="0"/>
      <w:marTop w:val="0"/>
      <w:marBottom w:val="0"/>
      <w:divBdr>
        <w:top w:val="none" w:sz="0" w:space="0" w:color="auto"/>
        <w:left w:val="none" w:sz="0" w:space="0" w:color="auto"/>
        <w:bottom w:val="none" w:sz="0" w:space="0" w:color="auto"/>
        <w:right w:val="none" w:sz="0" w:space="0" w:color="auto"/>
      </w:divBdr>
    </w:div>
    <w:div w:id="1527400719">
      <w:bodyDiv w:val="1"/>
      <w:marLeft w:val="0"/>
      <w:marRight w:val="0"/>
      <w:marTop w:val="0"/>
      <w:marBottom w:val="0"/>
      <w:divBdr>
        <w:top w:val="none" w:sz="0" w:space="0" w:color="auto"/>
        <w:left w:val="none" w:sz="0" w:space="0" w:color="auto"/>
        <w:bottom w:val="none" w:sz="0" w:space="0" w:color="auto"/>
        <w:right w:val="none" w:sz="0" w:space="0" w:color="auto"/>
      </w:divBdr>
    </w:div>
    <w:div w:id="1528566031">
      <w:bodyDiv w:val="1"/>
      <w:marLeft w:val="0"/>
      <w:marRight w:val="0"/>
      <w:marTop w:val="0"/>
      <w:marBottom w:val="0"/>
      <w:divBdr>
        <w:top w:val="none" w:sz="0" w:space="0" w:color="auto"/>
        <w:left w:val="none" w:sz="0" w:space="0" w:color="auto"/>
        <w:bottom w:val="none" w:sz="0" w:space="0" w:color="auto"/>
        <w:right w:val="none" w:sz="0" w:space="0" w:color="auto"/>
      </w:divBdr>
    </w:div>
    <w:div w:id="1532111693">
      <w:bodyDiv w:val="1"/>
      <w:marLeft w:val="0"/>
      <w:marRight w:val="0"/>
      <w:marTop w:val="0"/>
      <w:marBottom w:val="0"/>
      <w:divBdr>
        <w:top w:val="none" w:sz="0" w:space="0" w:color="auto"/>
        <w:left w:val="none" w:sz="0" w:space="0" w:color="auto"/>
        <w:bottom w:val="none" w:sz="0" w:space="0" w:color="auto"/>
        <w:right w:val="none" w:sz="0" w:space="0" w:color="auto"/>
      </w:divBdr>
    </w:div>
    <w:div w:id="1533345923">
      <w:bodyDiv w:val="1"/>
      <w:marLeft w:val="0"/>
      <w:marRight w:val="0"/>
      <w:marTop w:val="0"/>
      <w:marBottom w:val="0"/>
      <w:divBdr>
        <w:top w:val="none" w:sz="0" w:space="0" w:color="auto"/>
        <w:left w:val="none" w:sz="0" w:space="0" w:color="auto"/>
        <w:bottom w:val="none" w:sz="0" w:space="0" w:color="auto"/>
        <w:right w:val="none" w:sz="0" w:space="0" w:color="auto"/>
      </w:divBdr>
    </w:div>
    <w:div w:id="1536504446">
      <w:bodyDiv w:val="1"/>
      <w:marLeft w:val="0"/>
      <w:marRight w:val="0"/>
      <w:marTop w:val="0"/>
      <w:marBottom w:val="0"/>
      <w:divBdr>
        <w:top w:val="none" w:sz="0" w:space="0" w:color="auto"/>
        <w:left w:val="none" w:sz="0" w:space="0" w:color="auto"/>
        <w:bottom w:val="none" w:sz="0" w:space="0" w:color="auto"/>
        <w:right w:val="none" w:sz="0" w:space="0" w:color="auto"/>
      </w:divBdr>
    </w:div>
    <w:div w:id="1536581264">
      <w:bodyDiv w:val="1"/>
      <w:marLeft w:val="0"/>
      <w:marRight w:val="0"/>
      <w:marTop w:val="0"/>
      <w:marBottom w:val="0"/>
      <w:divBdr>
        <w:top w:val="none" w:sz="0" w:space="0" w:color="auto"/>
        <w:left w:val="none" w:sz="0" w:space="0" w:color="auto"/>
        <w:bottom w:val="none" w:sz="0" w:space="0" w:color="auto"/>
        <w:right w:val="none" w:sz="0" w:space="0" w:color="auto"/>
      </w:divBdr>
    </w:div>
    <w:div w:id="1537422690">
      <w:bodyDiv w:val="1"/>
      <w:marLeft w:val="0"/>
      <w:marRight w:val="0"/>
      <w:marTop w:val="0"/>
      <w:marBottom w:val="0"/>
      <w:divBdr>
        <w:top w:val="none" w:sz="0" w:space="0" w:color="auto"/>
        <w:left w:val="none" w:sz="0" w:space="0" w:color="auto"/>
        <w:bottom w:val="none" w:sz="0" w:space="0" w:color="auto"/>
        <w:right w:val="none" w:sz="0" w:space="0" w:color="auto"/>
      </w:divBdr>
    </w:div>
    <w:div w:id="1538617327">
      <w:bodyDiv w:val="1"/>
      <w:marLeft w:val="0"/>
      <w:marRight w:val="0"/>
      <w:marTop w:val="0"/>
      <w:marBottom w:val="0"/>
      <w:divBdr>
        <w:top w:val="none" w:sz="0" w:space="0" w:color="auto"/>
        <w:left w:val="none" w:sz="0" w:space="0" w:color="auto"/>
        <w:bottom w:val="none" w:sz="0" w:space="0" w:color="auto"/>
        <w:right w:val="none" w:sz="0" w:space="0" w:color="auto"/>
      </w:divBdr>
    </w:div>
    <w:div w:id="1538855459">
      <w:bodyDiv w:val="1"/>
      <w:marLeft w:val="0"/>
      <w:marRight w:val="0"/>
      <w:marTop w:val="0"/>
      <w:marBottom w:val="0"/>
      <w:divBdr>
        <w:top w:val="none" w:sz="0" w:space="0" w:color="auto"/>
        <w:left w:val="none" w:sz="0" w:space="0" w:color="auto"/>
        <w:bottom w:val="none" w:sz="0" w:space="0" w:color="auto"/>
        <w:right w:val="none" w:sz="0" w:space="0" w:color="auto"/>
      </w:divBdr>
    </w:div>
    <w:div w:id="1542324864">
      <w:bodyDiv w:val="1"/>
      <w:marLeft w:val="0"/>
      <w:marRight w:val="0"/>
      <w:marTop w:val="0"/>
      <w:marBottom w:val="0"/>
      <w:divBdr>
        <w:top w:val="none" w:sz="0" w:space="0" w:color="auto"/>
        <w:left w:val="none" w:sz="0" w:space="0" w:color="auto"/>
        <w:bottom w:val="none" w:sz="0" w:space="0" w:color="auto"/>
        <w:right w:val="none" w:sz="0" w:space="0" w:color="auto"/>
      </w:divBdr>
    </w:div>
    <w:div w:id="1549493371">
      <w:bodyDiv w:val="1"/>
      <w:marLeft w:val="0"/>
      <w:marRight w:val="0"/>
      <w:marTop w:val="0"/>
      <w:marBottom w:val="0"/>
      <w:divBdr>
        <w:top w:val="none" w:sz="0" w:space="0" w:color="auto"/>
        <w:left w:val="none" w:sz="0" w:space="0" w:color="auto"/>
        <w:bottom w:val="none" w:sz="0" w:space="0" w:color="auto"/>
        <w:right w:val="none" w:sz="0" w:space="0" w:color="auto"/>
      </w:divBdr>
    </w:div>
    <w:div w:id="1550410461">
      <w:bodyDiv w:val="1"/>
      <w:marLeft w:val="0"/>
      <w:marRight w:val="0"/>
      <w:marTop w:val="0"/>
      <w:marBottom w:val="0"/>
      <w:divBdr>
        <w:top w:val="none" w:sz="0" w:space="0" w:color="auto"/>
        <w:left w:val="none" w:sz="0" w:space="0" w:color="auto"/>
        <w:bottom w:val="none" w:sz="0" w:space="0" w:color="auto"/>
        <w:right w:val="none" w:sz="0" w:space="0" w:color="auto"/>
      </w:divBdr>
    </w:div>
    <w:div w:id="1555890316">
      <w:bodyDiv w:val="1"/>
      <w:marLeft w:val="0"/>
      <w:marRight w:val="0"/>
      <w:marTop w:val="0"/>
      <w:marBottom w:val="0"/>
      <w:divBdr>
        <w:top w:val="none" w:sz="0" w:space="0" w:color="auto"/>
        <w:left w:val="none" w:sz="0" w:space="0" w:color="auto"/>
        <w:bottom w:val="none" w:sz="0" w:space="0" w:color="auto"/>
        <w:right w:val="none" w:sz="0" w:space="0" w:color="auto"/>
      </w:divBdr>
    </w:div>
    <w:div w:id="1561208381">
      <w:bodyDiv w:val="1"/>
      <w:marLeft w:val="0"/>
      <w:marRight w:val="0"/>
      <w:marTop w:val="0"/>
      <w:marBottom w:val="0"/>
      <w:divBdr>
        <w:top w:val="none" w:sz="0" w:space="0" w:color="auto"/>
        <w:left w:val="none" w:sz="0" w:space="0" w:color="auto"/>
        <w:bottom w:val="none" w:sz="0" w:space="0" w:color="auto"/>
        <w:right w:val="none" w:sz="0" w:space="0" w:color="auto"/>
      </w:divBdr>
    </w:div>
    <w:div w:id="1562906706">
      <w:bodyDiv w:val="1"/>
      <w:marLeft w:val="0"/>
      <w:marRight w:val="0"/>
      <w:marTop w:val="0"/>
      <w:marBottom w:val="0"/>
      <w:divBdr>
        <w:top w:val="none" w:sz="0" w:space="0" w:color="auto"/>
        <w:left w:val="none" w:sz="0" w:space="0" w:color="auto"/>
        <w:bottom w:val="none" w:sz="0" w:space="0" w:color="auto"/>
        <w:right w:val="none" w:sz="0" w:space="0" w:color="auto"/>
      </w:divBdr>
    </w:div>
    <w:div w:id="1567564895">
      <w:bodyDiv w:val="1"/>
      <w:marLeft w:val="0"/>
      <w:marRight w:val="0"/>
      <w:marTop w:val="0"/>
      <w:marBottom w:val="0"/>
      <w:divBdr>
        <w:top w:val="none" w:sz="0" w:space="0" w:color="auto"/>
        <w:left w:val="none" w:sz="0" w:space="0" w:color="auto"/>
        <w:bottom w:val="none" w:sz="0" w:space="0" w:color="auto"/>
        <w:right w:val="none" w:sz="0" w:space="0" w:color="auto"/>
      </w:divBdr>
    </w:div>
    <w:div w:id="1568151843">
      <w:bodyDiv w:val="1"/>
      <w:marLeft w:val="0"/>
      <w:marRight w:val="0"/>
      <w:marTop w:val="0"/>
      <w:marBottom w:val="0"/>
      <w:divBdr>
        <w:top w:val="none" w:sz="0" w:space="0" w:color="auto"/>
        <w:left w:val="none" w:sz="0" w:space="0" w:color="auto"/>
        <w:bottom w:val="none" w:sz="0" w:space="0" w:color="auto"/>
        <w:right w:val="none" w:sz="0" w:space="0" w:color="auto"/>
      </w:divBdr>
    </w:div>
    <w:div w:id="1571191561">
      <w:bodyDiv w:val="1"/>
      <w:marLeft w:val="0"/>
      <w:marRight w:val="0"/>
      <w:marTop w:val="0"/>
      <w:marBottom w:val="0"/>
      <w:divBdr>
        <w:top w:val="none" w:sz="0" w:space="0" w:color="auto"/>
        <w:left w:val="none" w:sz="0" w:space="0" w:color="auto"/>
        <w:bottom w:val="none" w:sz="0" w:space="0" w:color="auto"/>
        <w:right w:val="none" w:sz="0" w:space="0" w:color="auto"/>
      </w:divBdr>
    </w:div>
    <w:div w:id="1571842728">
      <w:bodyDiv w:val="1"/>
      <w:marLeft w:val="0"/>
      <w:marRight w:val="0"/>
      <w:marTop w:val="0"/>
      <w:marBottom w:val="0"/>
      <w:divBdr>
        <w:top w:val="none" w:sz="0" w:space="0" w:color="auto"/>
        <w:left w:val="none" w:sz="0" w:space="0" w:color="auto"/>
        <w:bottom w:val="none" w:sz="0" w:space="0" w:color="auto"/>
        <w:right w:val="none" w:sz="0" w:space="0" w:color="auto"/>
      </w:divBdr>
    </w:div>
    <w:div w:id="1572931770">
      <w:bodyDiv w:val="1"/>
      <w:marLeft w:val="0"/>
      <w:marRight w:val="0"/>
      <w:marTop w:val="0"/>
      <w:marBottom w:val="0"/>
      <w:divBdr>
        <w:top w:val="none" w:sz="0" w:space="0" w:color="auto"/>
        <w:left w:val="none" w:sz="0" w:space="0" w:color="auto"/>
        <w:bottom w:val="none" w:sz="0" w:space="0" w:color="auto"/>
        <w:right w:val="none" w:sz="0" w:space="0" w:color="auto"/>
      </w:divBdr>
    </w:div>
    <w:div w:id="1575167977">
      <w:bodyDiv w:val="1"/>
      <w:marLeft w:val="0"/>
      <w:marRight w:val="0"/>
      <w:marTop w:val="0"/>
      <w:marBottom w:val="0"/>
      <w:divBdr>
        <w:top w:val="none" w:sz="0" w:space="0" w:color="auto"/>
        <w:left w:val="none" w:sz="0" w:space="0" w:color="auto"/>
        <w:bottom w:val="none" w:sz="0" w:space="0" w:color="auto"/>
        <w:right w:val="none" w:sz="0" w:space="0" w:color="auto"/>
      </w:divBdr>
    </w:div>
    <w:div w:id="1575429173">
      <w:bodyDiv w:val="1"/>
      <w:marLeft w:val="0"/>
      <w:marRight w:val="0"/>
      <w:marTop w:val="0"/>
      <w:marBottom w:val="0"/>
      <w:divBdr>
        <w:top w:val="none" w:sz="0" w:space="0" w:color="auto"/>
        <w:left w:val="none" w:sz="0" w:space="0" w:color="auto"/>
        <w:bottom w:val="none" w:sz="0" w:space="0" w:color="auto"/>
        <w:right w:val="none" w:sz="0" w:space="0" w:color="auto"/>
      </w:divBdr>
    </w:div>
    <w:div w:id="1577592087">
      <w:bodyDiv w:val="1"/>
      <w:marLeft w:val="0"/>
      <w:marRight w:val="0"/>
      <w:marTop w:val="0"/>
      <w:marBottom w:val="0"/>
      <w:divBdr>
        <w:top w:val="none" w:sz="0" w:space="0" w:color="auto"/>
        <w:left w:val="none" w:sz="0" w:space="0" w:color="auto"/>
        <w:bottom w:val="none" w:sz="0" w:space="0" w:color="auto"/>
        <w:right w:val="none" w:sz="0" w:space="0" w:color="auto"/>
      </w:divBdr>
    </w:div>
    <w:div w:id="1578442707">
      <w:bodyDiv w:val="1"/>
      <w:marLeft w:val="0"/>
      <w:marRight w:val="0"/>
      <w:marTop w:val="0"/>
      <w:marBottom w:val="0"/>
      <w:divBdr>
        <w:top w:val="none" w:sz="0" w:space="0" w:color="auto"/>
        <w:left w:val="none" w:sz="0" w:space="0" w:color="auto"/>
        <w:bottom w:val="none" w:sz="0" w:space="0" w:color="auto"/>
        <w:right w:val="none" w:sz="0" w:space="0" w:color="auto"/>
      </w:divBdr>
    </w:div>
    <w:div w:id="1581862605">
      <w:bodyDiv w:val="1"/>
      <w:marLeft w:val="0"/>
      <w:marRight w:val="0"/>
      <w:marTop w:val="0"/>
      <w:marBottom w:val="0"/>
      <w:divBdr>
        <w:top w:val="none" w:sz="0" w:space="0" w:color="auto"/>
        <w:left w:val="none" w:sz="0" w:space="0" w:color="auto"/>
        <w:bottom w:val="none" w:sz="0" w:space="0" w:color="auto"/>
        <w:right w:val="none" w:sz="0" w:space="0" w:color="auto"/>
      </w:divBdr>
    </w:div>
    <w:div w:id="1582376002">
      <w:bodyDiv w:val="1"/>
      <w:marLeft w:val="0"/>
      <w:marRight w:val="0"/>
      <w:marTop w:val="0"/>
      <w:marBottom w:val="0"/>
      <w:divBdr>
        <w:top w:val="none" w:sz="0" w:space="0" w:color="auto"/>
        <w:left w:val="none" w:sz="0" w:space="0" w:color="auto"/>
        <w:bottom w:val="none" w:sz="0" w:space="0" w:color="auto"/>
        <w:right w:val="none" w:sz="0" w:space="0" w:color="auto"/>
      </w:divBdr>
    </w:div>
    <w:div w:id="1584795080">
      <w:bodyDiv w:val="1"/>
      <w:marLeft w:val="0"/>
      <w:marRight w:val="0"/>
      <w:marTop w:val="0"/>
      <w:marBottom w:val="0"/>
      <w:divBdr>
        <w:top w:val="none" w:sz="0" w:space="0" w:color="auto"/>
        <w:left w:val="none" w:sz="0" w:space="0" w:color="auto"/>
        <w:bottom w:val="none" w:sz="0" w:space="0" w:color="auto"/>
        <w:right w:val="none" w:sz="0" w:space="0" w:color="auto"/>
      </w:divBdr>
    </w:div>
    <w:div w:id="1586454376">
      <w:bodyDiv w:val="1"/>
      <w:marLeft w:val="0"/>
      <w:marRight w:val="0"/>
      <w:marTop w:val="0"/>
      <w:marBottom w:val="0"/>
      <w:divBdr>
        <w:top w:val="none" w:sz="0" w:space="0" w:color="auto"/>
        <w:left w:val="none" w:sz="0" w:space="0" w:color="auto"/>
        <w:bottom w:val="none" w:sz="0" w:space="0" w:color="auto"/>
        <w:right w:val="none" w:sz="0" w:space="0" w:color="auto"/>
      </w:divBdr>
    </w:div>
    <w:div w:id="1587227293">
      <w:bodyDiv w:val="1"/>
      <w:marLeft w:val="0"/>
      <w:marRight w:val="0"/>
      <w:marTop w:val="0"/>
      <w:marBottom w:val="0"/>
      <w:divBdr>
        <w:top w:val="none" w:sz="0" w:space="0" w:color="auto"/>
        <w:left w:val="none" w:sz="0" w:space="0" w:color="auto"/>
        <w:bottom w:val="none" w:sz="0" w:space="0" w:color="auto"/>
        <w:right w:val="none" w:sz="0" w:space="0" w:color="auto"/>
      </w:divBdr>
    </w:div>
    <w:div w:id="1588999410">
      <w:bodyDiv w:val="1"/>
      <w:marLeft w:val="0"/>
      <w:marRight w:val="0"/>
      <w:marTop w:val="0"/>
      <w:marBottom w:val="0"/>
      <w:divBdr>
        <w:top w:val="none" w:sz="0" w:space="0" w:color="auto"/>
        <w:left w:val="none" w:sz="0" w:space="0" w:color="auto"/>
        <w:bottom w:val="none" w:sz="0" w:space="0" w:color="auto"/>
        <w:right w:val="none" w:sz="0" w:space="0" w:color="auto"/>
      </w:divBdr>
    </w:div>
    <w:div w:id="1591086962">
      <w:bodyDiv w:val="1"/>
      <w:marLeft w:val="0"/>
      <w:marRight w:val="0"/>
      <w:marTop w:val="0"/>
      <w:marBottom w:val="0"/>
      <w:divBdr>
        <w:top w:val="none" w:sz="0" w:space="0" w:color="auto"/>
        <w:left w:val="none" w:sz="0" w:space="0" w:color="auto"/>
        <w:bottom w:val="none" w:sz="0" w:space="0" w:color="auto"/>
        <w:right w:val="none" w:sz="0" w:space="0" w:color="auto"/>
      </w:divBdr>
    </w:div>
    <w:div w:id="1592159407">
      <w:bodyDiv w:val="1"/>
      <w:marLeft w:val="0"/>
      <w:marRight w:val="0"/>
      <w:marTop w:val="0"/>
      <w:marBottom w:val="0"/>
      <w:divBdr>
        <w:top w:val="none" w:sz="0" w:space="0" w:color="auto"/>
        <w:left w:val="none" w:sz="0" w:space="0" w:color="auto"/>
        <w:bottom w:val="none" w:sz="0" w:space="0" w:color="auto"/>
        <w:right w:val="none" w:sz="0" w:space="0" w:color="auto"/>
      </w:divBdr>
    </w:div>
    <w:div w:id="1592541235">
      <w:bodyDiv w:val="1"/>
      <w:marLeft w:val="0"/>
      <w:marRight w:val="0"/>
      <w:marTop w:val="0"/>
      <w:marBottom w:val="0"/>
      <w:divBdr>
        <w:top w:val="none" w:sz="0" w:space="0" w:color="auto"/>
        <w:left w:val="none" w:sz="0" w:space="0" w:color="auto"/>
        <w:bottom w:val="none" w:sz="0" w:space="0" w:color="auto"/>
        <w:right w:val="none" w:sz="0" w:space="0" w:color="auto"/>
      </w:divBdr>
    </w:div>
    <w:div w:id="1593857148">
      <w:bodyDiv w:val="1"/>
      <w:marLeft w:val="0"/>
      <w:marRight w:val="0"/>
      <w:marTop w:val="0"/>
      <w:marBottom w:val="0"/>
      <w:divBdr>
        <w:top w:val="none" w:sz="0" w:space="0" w:color="auto"/>
        <w:left w:val="none" w:sz="0" w:space="0" w:color="auto"/>
        <w:bottom w:val="none" w:sz="0" w:space="0" w:color="auto"/>
        <w:right w:val="none" w:sz="0" w:space="0" w:color="auto"/>
      </w:divBdr>
    </w:div>
    <w:div w:id="1594586993">
      <w:bodyDiv w:val="1"/>
      <w:marLeft w:val="0"/>
      <w:marRight w:val="0"/>
      <w:marTop w:val="0"/>
      <w:marBottom w:val="0"/>
      <w:divBdr>
        <w:top w:val="none" w:sz="0" w:space="0" w:color="auto"/>
        <w:left w:val="none" w:sz="0" w:space="0" w:color="auto"/>
        <w:bottom w:val="none" w:sz="0" w:space="0" w:color="auto"/>
        <w:right w:val="none" w:sz="0" w:space="0" w:color="auto"/>
      </w:divBdr>
    </w:div>
    <w:div w:id="1595553288">
      <w:bodyDiv w:val="1"/>
      <w:marLeft w:val="0"/>
      <w:marRight w:val="0"/>
      <w:marTop w:val="0"/>
      <w:marBottom w:val="0"/>
      <w:divBdr>
        <w:top w:val="none" w:sz="0" w:space="0" w:color="auto"/>
        <w:left w:val="none" w:sz="0" w:space="0" w:color="auto"/>
        <w:bottom w:val="none" w:sz="0" w:space="0" w:color="auto"/>
        <w:right w:val="none" w:sz="0" w:space="0" w:color="auto"/>
      </w:divBdr>
    </w:div>
    <w:div w:id="1600866370">
      <w:bodyDiv w:val="1"/>
      <w:marLeft w:val="0"/>
      <w:marRight w:val="0"/>
      <w:marTop w:val="0"/>
      <w:marBottom w:val="0"/>
      <w:divBdr>
        <w:top w:val="none" w:sz="0" w:space="0" w:color="auto"/>
        <w:left w:val="none" w:sz="0" w:space="0" w:color="auto"/>
        <w:bottom w:val="none" w:sz="0" w:space="0" w:color="auto"/>
        <w:right w:val="none" w:sz="0" w:space="0" w:color="auto"/>
      </w:divBdr>
    </w:div>
    <w:div w:id="1604994721">
      <w:bodyDiv w:val="1"/>
      <w:marLeft w:val="0"/>
      <w:marRight w:val="0"/>
      <w:marTop w:val="0"/>
      <w:marBottom w:val="0"/>
      <w:divBdr>
        <w:top w:val="none" w:sz="0" w:space="0" w:color="auto"/>
        <w:left w:val="none" w:sz="0" w:space="0" w:color="auto"/>
        <w:bottom w:val="none" w:sz="0" w:space="0" w:color="auto"/>
        <w:right w:val="none" w:sz="0" w:space="0" w:color="auto"/>
      </w:divBdr>
    </w:div>
    <w:div w:id="1610158804">
      <w:bodyDiv w:val="1"/>
      <w:marLeft w:val="0"/>
      <w:marRight w:val="0"/>
      <w:marTop w:val="0"/>
      <w:marBottom w:val="0"/>
      <w:divBdr>
        <w:top w:val="none" w:sz="0" w:space="0" w:color="auto"/>
        <w:left w:val="none" w:sz="0" w:space="0" w:color="auto"/>
        <w:bottom w:val="none" w:sz="0" w:space="0" w:color="auto"/>
        <w:right w:val="none" w:sz="0" w:space="0" w:color="auto"/>
      </w:divBdr>
    </w:div>
    <w:div w:id="1611819393">
      <w:bodyDiv w:val="1"/>
      <w:marLeft w:val="0"/>
      <w:marRight w:val="0"/>
      <w:marTop w:val="0"/>
      <w:marBottom w:val="0"/>
      <w:divBdr>
        <w:top w:val="none" w:sz="0" w:space="0" w:color="auto"/>
        <w:left w:val="none" w:sz="0" w:space="0" w:color="auto"/>
        <w:bottom w:val="none" w:sz="0" w:space="0" w:color="auto"/>
        <w:right w:val="none" w:sz="0" w:space="0" w:color="auto"/>
      </w:divBdr>
    </w:div>
    <w:div w:id="1613974068">
      <w:bodyDiv w:val="1"/>
      <w:marLeft w:val="0"/>
      <w:marRight w:val="0"/>
      <w:marTop w:val="0"/>
      <w:marBottom w:val="0"/>
      <w:divBdr>
        <w:top w:val="none" w:sz="0" w:space="0" w:color="auto"/>
        <w:left w:val="none" w:sz="0" w:space="0" w:color="auto"/>
        <w:bottom w:val="none" w:sz="0" w:space="0" w:color="auto"/>
        <w:right w:val="none" w:sz="0" w:space="0" w:color="auto"/>
      </w:divBdr>
    </w:div>
    <w:div w:id="1615289870">
      <w:bodyDiv w:val="1"/>
      <w:marLeft w:val="0"/>
      <w:marRight w:val="0"/>
      <w:marTop w:val="0"/>
      <w:marBottom w:val="0"/>
      <w:divBdr>
        <w:top w:val="none" w:sz="0" w:space="0" w:color="auto"/>
        <w:left w:val="none" w:sz="0" w:space="0" w:color="auto"/>
        <w:bottom w:val="none" w:sz="0" w:space="0" w:color="auto"/>
        <w:right w:val="none" w:sz="0" w:space="0" w:color="auto"/>
      </w:divBdr>
    </w:div>
    <w:div w:id="1615748307">
      <w:bodyDiv w:val="1"/>
      <w:marLeft w:val="0"/>
      <w:marRight w:val="0"/>
      <w:marTop w:val="0"/>
      <w:marBottom w:val="0"/>
      <w:divBdr>
        <w:top w:val="none" w:sz="0" w:space="0" w:color="auto"/>
        <w:left w:val="none" w:sz="0" w:space="0" w:color="auto"/>
        <w:bottom w:val="none" w:sz="0" w:space="0" w:color="auto"/>
        <w:right w:val="none" w:sz="0" w:space="0" w:color="auto"/>
      </w:divBdr>
    </w:div>
    <w:div w:id="1616523327">
      <w:bodyDiv w:val="1"/>
      <w:marLeft w:val="0"/>
      <w:marRight w:val="0"/>
      <w:marTop w:val="0"/>
      <w:marBottom w:val="0"/>
      <w:divBdr>
        <w:top w:val="none" w:sz="0" w:space="0" w:color="auto"/>
        <w:left w:val="none" w:sz="0" w:space="0" w:color="auto"/>
        <w:bottom w:val="none" w:sz="0" w:space="0" w:color="auto"/>
        <w:right w:val="none" w:sz="0" w:space="0" w:color="auto"/>
      </w:divBdr>
    </w:div>
    <w:div w:id="1616789203">
      <w:bodyDiv w:val="1"/>
      <w:marLeft w:val="0"/>
      <w:marRight w:val="0"/>
      <w:marTop w:val="0"/>
      <w:marBottom w:val="0"/>
      <w:divBdr>
        <w:top w:val="none" w:sz="0" w:space="0" w:color="auto"/>
        <w:left w:val="none" w:sz="0" w:space="0" w:color="auto"/>
        <w:bottom w:val="none" w:sz="0" w:space="0" w:color="auto"/>
        <w:right w:val="none" w:sz="0" w:space="0" w:color="auto"/>
      </w:divBdr>
    </w:div>
    <w:div w:id="1617176768">
      <w:bodyDiv w:val="1"/>
      <w:marLeft w:val="0"/>
      <w:marRight w:val="0"/>
      <w:marTop w:val="0"/>
      <w:marBottom w:val="0"/>
      <w:divBdr>
        <w:top w:val="none" w:sz="0" w:space="0" w:color="auto"/>
        <w:left w:val="none" w:sz="0" w:space="0" w:color="auto"/>
        <w:bottom w:val="none" w:sz="0" w:space="0" w:color="auto"/>
        <w:right w:val="none" w:sz="0" w:space="0" w:color="auto"/>
      </w:divBdr>
    </w:div>
    <w:div w:id="1618217017">
      <w:bodyDiv w:val="1"/>
      <w:marLeft w:val="0"/>
      <w:marRight w:val="0"/>
      <w:marTop w:val="0"/>
      <w:marBottom w:val="0"/>
      <w:divBdr>
        <w:top w:val="none" w:sz="0" w:space="0" w:color="auto"/>
        <w:left w:val="none" w:sz="0" w:space="0" w:color="auto"/>
        <w:bottom w:val="none" w:sz="0" w:space="0" w:color="auto"/>
        <w:right w:val="none" w:sz="0" w:space="0" w:color="auto"/>
      </w:divBdr>
    </w:div>
    <w:div w:id="1619945658">
      <w:bodyDiv w:val="1"/>
      <w:marLeft w:val="0"/>
      <w:marRight w:val="0"/>
      <w:marTop w:val="0"/>
      <w:marBottom w:val="0"/>
      <w:divBdr>
        <w:top w:val="none" w:sz="0" w:space="0" w:color="auto"/>
        <w:left w:val="none" w:sz="0" w:space="0" w:color="auto"/>
        <w:bottom w:val="none" w:sz="0" w:space="0" w:color="auto"/>
        <w:right w:val="none" w:sz="0" w:space="0" w:color="auto"/>
      </w:divBdr>
    </w:div>
    <w:div w:id="1620530841">
      <w:bodyDiv w:val="1"/>
      <w:marLeft w:val="0"/>
      <w:marRight w:val="0"/>
      <w:marTop w:val="0"/>
      <w:marBottom w:val="0"/>
      <w:divBdr>
        <w:top w:val="none" w:sz="0" w:space="0" w:color="auto"/>
        <w:left w:val="none" w:sz="0" w:space="0" w:color="auto"/>
        <w:bottom w:val="none" w:sz="0" w:space="0" w:color="auto"/>
        <w:right w:val="none" w:sz="0" w:space="0" w:color="auto"/>
      </w:divBdr>
    </w:div>
    <w:div w:id="1621915251">
      <w:bodyDiv w:val="1"/>
      <w:marLeft w:val="0"/>
      <w:marRight w:val="0"/>
      <w:marTop w:val="0"/>
      <w:marBottom w:val="0"/>
      <w:divBdr>
        <w:top w:val="none" w:sz="0" w:space="0" w:color="auto"/>
        <w:left w:val="none" w:sz="0" w:space="0" w:color="auto"/>
        <w:bottom w:val="none" w:sz="0" w:space="0" w:color="auto"/>
        <w:right w:val="none" w:sz="0" w:space="0" w:color="auto"/>
      </w:divBdr>
    </w:div>
    <w:div w:id="1622571967">
      <w:bodyDiv w:val="1"/>
      <w:marLeft w:val="0"/>
      <w:marRight w:val="0"/>
      <w:marTop w:val="0"/>
      <w:marBottom w:val="0"/>
      <w:divBdr>
        <w:top w:val="none" w:sz="0" w:space="0" w:color="auto"/>
        <w:left w:val="none" w:sz="0" w:space="0" w:color="auto"/>
        <w:bottom w:val="none" w:sz="0" w:space="0" w:color="auto"/>
        <w:right w:val="none" w:sz="0" w:space="0" w:color="auto"/>
      </w:divBdr>
    </w:div>
    <w:div w:id="1624649909">
      <w:bodyDiv w:val="1"/>
      <w:marLeft w:val="0"/>
      <w:marRight w:val="0"/>
      <w:marTop w:val="0"/>
      <w:marBottom w:val="0"/>
      <w:divBdr>
        <w:top w:val="none" w:sz="0" w:space="0" w:color="auto"/>
        <w:left w:val="none" w:sz="0" w:space="0" w:color="auto"/>
        <w:bottom w:val="none" w:sz="0" w:space="0" w:color="auto"/>
        <w:right w:val="none" w:sz="0" w:space="0" w:color="auto"/>
      </w:divBdr>
    </w:div>
    <w:div w:id="1626110813">
      <w:bodyDiv w:val="1"/>
      <w:marLeft w:val="0"/>
      <w:marRight w:val="0"/>
      <w:marTop w:val="0"/>
      <w:marBottom w:val="0"/>
      <w:divBdr>
        <w:top w:val="none" w:sz="0" w:space="0" w:color="auto"/>
        <w:left w:val="none" w:sz="0" w:space="0" w:color="auto"/>
        <w:bottom w:val="none" w:sz="0" w:space="0" w:color="auto"/>
        <w:right w:val="none" w:sz="0" w:space="0" w:color="auto"/>
      </w:divBdr>
    </w:div>
    <w:div w:id="1626620187">
      <w:bodyDiv w:val="1"/>
      <w:marLeft w:val="0"/>
      <w:marRight w:val="0"/>
      <w:marTop w:val="0"/>
      <w:marBottom w:val="0"/>
      <w:divBdr>
        <w:top w:val="none" w:sz="0" w:space="0" w:color="auto"/>
        <w:left w:val="none" w:sz="0" w:space="0" w:color="auto"/>
        <w:bottom w:val="none" w:sz="0" w:space="0" w:color="auto"/>
        <w:right w:val="none" w:sz="0" w:space="0" w:color="auto"/>
      </w:divBdr>
    </w:div>
    <w:div w:id="1629430739">
      <w:bodyDiv w:val="1"/>
      <w:marLeft w:val="0"/>
      <w:marRight w:val="0"/>
      <w:marTop w:val="0"/>
      <w:marBottom w:val="0"/>
      <w:divBdr>
        <w:top w:val="none" w:sz="0" w:space="0" w:color="auto"/>
        <w:left w:val="none" w:sz="0" w:space="0" w:color="auto"/>
        <w:bottom w:val="none" w:sz="0" w:space="0" w:color="auto"/>
        <w:right w:val="none" w:sz="0" w:space="0" w:color="auto"/>
      </w:divBdr>
    </w:div>
    <w:div w:id="1630547461">
      <w:bodyDiv w:val="1"/>
      <w:marLeft w:val="0"/>
      <w:marRight w:val="0"/>
      <w:marTop w:val="0"/>
      <w:marBottom w:val="0"/>
      <w:divBdr>
        <w:top w:val="none" w:sz="0" w:space="0" w:color="auto"/>
        <w:left w:val="none" w:sz="0" w:space="0" w:color="auto"/>
        <w:bottom w:val="none" w:sz="0" w:space="0" w:color="auto"/>
        <w:right w:val="none" w:sz="0" w:space="0" w:color="auto"/>
      </w:divBdr>
    </w:div>
    <w:div w:id="1635065351">
      <w:bodyDiv w:val="1"/>
      <w:marLeft w:val="0"/>
      <w:marRight w:val="0"/>
      <w:marTop w:val="0"/>
      <w:marBottom w:val="0"/>
      <w:divBdr>
        <w:top w:val="none" w:sz="0" w:space="0" w:color="auto"/>
        <w:left w:val="none" w:sz="0" w:space="0" w:color="auto"/>
        <w:bottom w:val="none" w:sz="0" w:space="0" w:color="auto"/>
        <w:right w:val="none" w:sz="0" w:space="0" w:color="auto"/>
      </w:divBdr>
    </w:div>
    <w:div w:id="1638875016">
      <w:bodyDiv w:val="1"/>
      <w:marLeft w:val="0"/>
      <w:marRight w:val="0"/>
      <w:marTop w:val="0"/>
      <w:marBottom w:val="0"/>
      <w:divBdr>
        <w:top w:val="none" w:sz="0" w:space="0" w:color="auto"/>
        <w:left w:val="none" w:sz="0" w:space="0" w:color="auto"/>
        <w:bottom w:val="none" w:sz="0" w:space="0" w:color="auto"/>
        <w:right w:val="none" w:sz="0" w:space="0" w:color="auto"/>
      </w:divBdr>
    </w:div>
    <w:div w:id="1639873608">
      <w:bodyDiv w:val="1"/>
      <w:marLeft w:val="0"/>
      <w:marRight w:val="0"/>
      <w:marTop w:val="0"/>
      <w:marBottom w:val="0"/>
      <w:divBdr>
        <w:top w:val="none" w:sz="0" w:space="0" w:color="auto"/>
        <w:left w:val="none" w:sz="0" w:space="0" w:color="auto"/>
        <w:bottom w:val="none" w:sz="0" w:space="0" w:color="auto"/>
        <w:right w:val="none" w:sz="0" w:space="0" w:color="auto"/>
      </w:divBdr>
    </w:div>
    <w:div w:id="1642155608">
      <w:bodyDiv w:val="1"/>
      <w:marLeft w:val="0"/>
      <w:marRight w:val="0"/>
      <w:marTop w:val="0"/>
      <w:marBottom w:val="0"/>
      <w:divBdr>
        <w:top w:val="none" w:sz="0" w:space="0" w:color="auto"/>
        <w:left w:val="none" w:sz="0" w:space="0" w:color="auto"/>
        <w:bottom w:val="none" w:sz="0" w:space="0" w:color="auto"/>
        <w:right w:val="none" w:sz="0" w:space="0" w:color="auto"/>
      </w:divBdr>
    </w:div>
    <w:div w:id="1642927877">
      <w:bodyDiv w:val="1"/>
      <w:marLeft w:val="0"/>
      <w:marRight w:val="0"/>
      <w:marTop w:val="0"/>
      <w:marBottom w:val="0"/>
      <w:divBdr>
        <w:top w:val="none" w:sz="0" w:space="0" w:color="auto"/>
        <w:left w:val="none" w:sz="0" w:space="0" w:color="auto"/>
        <w:bottom w:val="none" w:sz="0" w:space="0" w:color="auto"/>
        <w:right w:val="none" w:sz="0" w:space="0" w:color="auto"/>
      </w:divBdr>
    </w:div>
    <w:div w:id="1643071170">
      <w:bodyDiv w:val="1"/>
      <w:marLeft w:val="0"/>
      <w:marRight w:val="0"/>
      <w:marTop w:val="0"/>
      <w:marBottom w:val="0"/>
      <w:divBdr>
        <w:top w:val="none" w:sz="0" w:space="0" w:color="auto"/>
        <w:left w:val="none" w:sz="0" w:space="0" w:color="auto"/>
        <w:bottom w:val="none" w:sz="0" w:space="0" w:color="auto"/>
        <w:right w:val="none" w:sz="0" w:space="0" w:color="auto"/>
      </w:divBdr>
    </w:div>
    <w:div w:id="1645046410">
      <w:bodyDiv w:val="1"/>
      <w:marLeft w:val="0"/>
      <w:marRight w:val="0"/>
      <w:marTop w:val="0"/>
      <w:marBottom w:val="0"/>
      <w:divBdr>
        <w:top w:val="none" w:sz="0" w:space="0" w:color="auto"/>
        <w:left w:val="none" w:sz="0" w:space="0" w:color="auto"/>
        <w:bottom w:val="none" w:sz="0" w:space="0" w:color="auto"/>
        <w:right w:val="none" w:sz="0" w:space="0" w:color="auto"/>
      </w:divBdr>
    </w:div>
    <w:div w:id="1646154225">
      <w:bodyDiv w:val="1"/>
      <w:marLeft w:val="0"/>
      <w:marRight w:val="0"/>
      <w:marTop w:val="0"/>
      <w:marBottom w:val="0"/>
      <w:divBdr>
        <w:top w:val="none" w:sz="0" w:space="0" w:color="auto"/>
        <w:left w:val="none" w:sz="0" w:space="0" w:color="auto"/>
        <w:bottom w:val="none" w:sz="0" w:space="0" w:color="auto"/>
        <w:right w:val="none" w:sz="0" w:space="0" w:color="auto"/>
      </w:divBdr>
    </w:div>
    <w:div w:id="1648392271">
      <w:bodyDiv w:val="1"/>
      <w:marLeft w:val="0"/>
      <w:marRight w:val="0"/>
      <w:marTop w:val="0"/>
      <w:marBottom w:val="0"/>
      <w:divBdr>
        <w:top w:val="none" w:sz="0" w:space="0" w:color="auto"/>
        <w:left w:val="none" w:sz="0" w:space="0" w:color="auto"/>
        <w:bottom w:val="none" w:sz="0" w:space="0" w:color="auto"/>
        <w:right w:val="none" w:sz="0" w:space="0" w:color="auto"/>
      </w:divBdr>
    </w:div>
    <w:div w:id="1651401088">
      <w:bodyDiv w:val="1"/>
      <w:marLeft w:val="0"/>
      <w:marRight w:val="0"/>
      <w:marTop w:val="0"/>
      <w:marBottom w:val="0"/>
      <w:divBdr>
        <w:top w:val="none" w:sz="0" w:space="0" w:color="auto"/>
        <w:left w:val="none" w:sz="0" w:space="0" w:color="auto"/>
        <w:bottom w:val="none" w:sz="0" w:space="0" w:color="auto"/>
        <w:right w:val="none" w:sz="0" w:space="0" w:color="auto"/>
      </w:divBdr>
    </w:div>
    <w:div w:id="1656645866">
      <w:bodyDiv w:val="1"/>
      <w:marLeft w:val="0"/>
      <w:marRight w:val="0"/>
      <w:marTop w:val="0"/>
      <w:marBottom w:val="0"/>
      <w:divBdr>
        <w:top w:val="none" w:sz="0" w:space="0" w:color="auto"/>
        <w:left w:val="none" w:sz="0" w:space="0" w:color="auto"/>
        <w:bottom w:val="none" w:sz="0" w:space="0" w:color="auto"/>
        <w:right w:val="none" w:sz="0" w:space="0" w:color="auto"/>
      </w:divBdr>
    </w:div>
    <w:div w:id="1657224210">
      <w:bodyDiv w:val="1"/>
      <w:marLeft w:val="0"/>
      <w:marRight w:val="0"/>
      <w:marTop w:val="0"/>
      <w:marBottom w:val="0"/>
      <w:divBdr>
        <w:top w:val="none" w:sz="0" w:space="0" w:color="auto"/>
        <w:left w:val="none" w:sz="0" w:space="0" w:color="auto"/>
        <w:bottom w:val="none" w:sz="0" w:space="0" w:color="auto"/>
        <w:right w:val="none" w:sz="0" w:space="0" w:color="auto"/>
      </w:divBdr>
    </w:div>
    <w:div w:id="1657496669">
      <w:bodyDiv w:val="1"/>
      <w:marLeft w:val="0"/>
      <w:marRight w:val="0"/>
      <w:marTop w:val="0"/>
      <w:marBottom w:val="0"/>
      <w:divBdr>
        <w:top w:val="none" w:sz="0" w:space="0" w:color="auto"/>
        <w:left w:val="none" w:sz="0" w:space="0" w:color="auto"/>
        <w:bottom w:val="none" w:sz="0" w:space="0" w:color="auto"/>
        <w:right w:val="none" w:sz="0" w:space="0" w:color="auto"/>
      </w:divBdr>
    </w:div>
    <w:div w:id="1657951187">
      <w:bodyDiv w:val="1"/>
      <w:marLeft w:val="0"/>
      <w:marRight w:val="0"/>
      <w:marTop w:val="0"/>
      <w:marBottom w:val="0"/>
      <w:divBdr>
        <w:top w:val="none" w:sz="0" w:space="0" w:color="auto"/>
        <w:left w:val="none" w:sz="0" w:space="0" w:color="auto"/>
        <w:bottom w:val="none" w:sz="0" w:space="0" w:color="auto"/>
        <w:right w:val="none" w:sz="0" w:space="0" w:color="auto"/>
      </w:divBdr>
    </w:div>
    <w:div w:id="1658456650">
      <w:bodyDiv w:val="1"/>
      <w:marLeft w:val="0"/>
      <w:marRight w:val="0"/>
      <w:marTop w:val="0"/>
      <w:marBottom w:val="0"/>
      <w:divBdr>
        <w:top w:val="none" w:sz="0" w:space="0" w:color="auto"/>
        <w:left w:val="none" w:sz="0" w:space="0" w:color="auto"/>
        <w:bottom w:val="none" w:sz="0" w:space="0" w:color="auto"/>
        <w:right w:val="none" w:sz="0" w:space="0" w:color="auto"/>
      </w:divBdr>
    </w:div>
    <w:div w:id="1658802906">
      <w:bodyDiv w:val="1"/>
      <w:marLeft w:val="0"/>
      <w:marRight w:val="0"/>
      <w:marTop w:val="0"/>
      <w:marBottom w:val="0"/>
      <w:divBdr>
        <w:top w:val="none" w:sz="0" w:space="0" w:color="auto"/>
        <w:left w:val="none" w:sz="0" w:space="0" w:color="auto"/>
        <w:bottom w:val="none" w:sz="0" w:space="0" w:color="auto"/>
        <w:right w:val="none" w:sz="0" w:space="0" w:color="auto"/>
      </w:divBdr>
    </w:div>
    <w:div w:id="1660227322">
      <w:bodyDiv w:val="1"/>
      <w:marLeft w:val="0"/>
      <w:marRight w:val="0"/>
      <w:marTop w:val="0"/>
      <w:marBottom w:val="0"/>
      <w:divBdr>
        <w:top w:val="none" w:sz="0" w:space="0" w:color="auto"/>
        <w:left w:val="none" w:sz="0" w:space="0" w:color="auto"/>
        <w:bottom w:val="none" w:sz="0" w:space="0" w:color="auto"/>
        <w:right w:val="none" w:sz="0" w:space="0" w:color="auto"/>
      </w:divBdr>
    </w:div>
    <w:div w:id="1662154350">
      <w:bodyDiv w:val="1"/>
      <w:marLeft w:val="0"/>
      <w:marRight w:val="0"/>
      <w:marTop w:val="0"/>
      <w:marBottom w:val="0"/>
      <w:divBdr>
        <w:top w:val="none" w:sz="0" w:space="0" w:color="auto"/>
        <w:left w:val="none" w:sz="0" w:space="0" w:color="auto"/>
        <w:bottom w:val="none" w:sz="0" w:space="0" w:color="auto"/>
        <w:right w:val="none" w:sz="0" w:space="0" w:color="auto"/>
      </w:divBdr>
    </w:div>
    <w:div w:id="1665039035">
      <w:bodyDiv w:val="1"/>
      <w:marLeft w:val="0"/>
      <w:marRight w:val="0"/>
      <w:marTop w:val="0"/>
      <w:marBottom w:val="0"/>
      <w:divBdr>
        <w:top w:val="none" w:sz="0" w:space="0" w:color="auto"/>
        <w:left w:val="none" w:sz="0" w:space="0" w:color="auto"/>
        <w:bottom w:val="none" w:sz="0" w:space="0" w:color="auto"/>
        <w:right w:val="none" w:sz="0" w:space="0" w:color="auto"/>
      </w:divBdr>
    </w:div>
    <w:div w:id="1665933553">
      <w:bodyDiv w:val="1"/>
      <w:marLeft w:val="0"/>
      <w:marRight w:val="0"/>
      <w:marTop w:val="0"/>
      <w:marBottom w:val="0"/>
      <w:divBdr>
        <w:top w:val="none" w:sz="0" w:space="0" w:color="auto"/>
        <w:left w:val="none" w:sz="0" w:space="0" w:color="auto"/>
        <w:bottom w:val="none" w:sz="0" w:space="0" w:color="auto"/>
        <w:right w:val="none" w:sz="0" w:space="0" w:color="auto"/>
      </w:divBdr>
    </w:div>
    <w:div w:id="1666519278">
      <w:bodyDiv w:val="1"/>
      <w:marLeft w:val="0"/>
      <w:marRight w:val="0"/>
      <w:marTop w:val="0"/>
      <w:marBottom w:val="0"/>
      <w:divBdr>
        <w:top w:val="none" w:sz="0" w:space="0" w:color="auto"/>
        <w:left w:val="none" w:sz="0" w:space="0" w:color="auto"/>
        <w:bottom w:val="none" w:sz="0" w:space="0" w:color="auto"/>
        <w:right w:val="none" w:sz="0" w:space="0" w:color="auto"/>
      </w:divBdr>
    </w:div>
    <w:div w:id="1666978240">
      <w:bodyDiv w:val="1"/>
      <w:marLeft w:val="0"/>
      <w:marRight w:val="0"/>
      <w:marTop w:val="0"/>
      <w:marBottom w:val="0"/>
      <w:divBdr>
        <w:top w:val="none" w:sz="0" w:space="0" w:color="auto"/>
        <w:left w:val="none" w:sz="0" w:space="0" w:color="auto"/>
        <w:bottom w:val="none" w:sz="0" w:space="0" w:color="auto"/>
        <w:right w:val="none" w:sz="0" w:space="0" w:color="auto"/>
      </w:divBdr>
    </w:div>
    <w:div w:id="1667440590">
      <w:bodyDiv w:val="1"/>
      <w:marLeft w:val="0"/>
      <w:marRight w:val="0"/>
      <w:marTop w:val="0"/>
      <w:marBottom w:val="0"/>
      <w:divBdr>
        <w:top w:val="none" w:sz="0" w:space="0" w:color="auto"/>
        <w:left w:val="none" w:sz="0" w:space="0" w:color="auto"/>
        <w:bottom w:val="none" w:sz="0" w:space="0" w:color="auto"/>
        <w:right w:val="none" w:sz="0" w:space="0" w:color="auto"/>
      </w:divBdr>
    </w:div>
    <w:div w:id="1668289503">
      <w:bodyDiv w:val="1"/>
      <w:marLeft w:val="0"/>
      <w:marRight w:val="0"/>
      <w:marTop w:val="0"/>
      <w:marBottom w:val="0"/>
      <w:divBdr>
        <w:top w:val="none" w:sz="0" w:space="0" w:color="auto"/>
        <w:left w:val="none" w:sz="0" w:space="0" w:color="auto"/>
        <w:bottom w:val="none" w:sz="0" w:space="0" w:color="auto"/>
        <w:right w:val="none" w:sz="0" w:space="0" w:color="auto"/>
      </w:divBdr>
    </w:div>
    <w:div w:id="1668630516">
      <w:bodyDiv w:val="1"/>
      <w:marLeft w:val="0"/>
      <w:marRight w:val="0"/>
      <w:marTop w:val="0"/>
      <w:marBottom w:val="0"/>
      <w:divBdr>
        <w:top w:val="none" w:sz="0" w:space="0" w:color="auto"/>
        <w:left w:val="none" w:sz="0" w:space="0" w:color="auto"/>
        <w:bottom w:val="none" w:sz="0" w:space="0" w:color="auto"/>
        <w:right w:val="none" w:sz="0" w:space="0" w:color="auto"/>
      </w:divBdr>
    </w:div>
    <w:div w:id="1669866558">
      <w:bodyDiv w:val="1"/>
      <w:marLeft w:val="0"/>
      <w:marRight w:val="0"/>
      <w:marTop w:val="0"/>
      <w:marBottom w:val="0"/>
      <w:divBdr>
        <w:top w:val="none" w:sz="0" w:space="0" w:color="auto"/>
        <w:left w:val="none" w:sz="0" w:space="0" w:color="auto"/>
        <w:bottom w:val="none" w:sz="0" w:space="0" w:color="auto"/>
        <w:right w:val="none" w:sz="0" w:space="0" w:color="auto"/>
      </w:divBdr>
    </w:div>
    <w:div w:id="1670865746">
      <w:bodyDiv w:val="1"/>
      <w:marLeft w:val="0"/>
      <w:marRight w:val="0"/>
      <w:marTop w:val="0"/>
      <w:marBottom w:val="0"/>
      <w:divBdr>
        <w:top w:val="none" w:sz="0" w:space="0" w:color="auto"/>
        <w:left w:val="none" w:sz="0" w:space="0" w:color="auto"/>
        <w:bottom w:val="none" w:sz="0" w:space="0" w:color="auto"/>
        <w:right w:val="none" w:sz="0" w:space="0" w:color="auto"/>
      </w:divBdr>
    </w:div>
    <w:div w:id="1672026803">
      <w:bodyDiv w:val="1"/>
      <w:marLeft w:val="0"/>
      <w:marRight w:val="0"/>
      <w:marTop w:val="0"/>
      <w:marBottom w:val="0"/>
      <w:divBdr>
        <w:top w:val="none" w:sz="0" w:space="0" w:color="auto"/>
        <w:left w:val="none" w:sz="0" w:space="0" w:color="auto"/>
        <w:bottom w:val="none" w:sz="0" w:space="0" w:color="auto"/>
        <w:right w:val="none" w:sz="0" w:space="0" w:color="auto"/>
      </w:divBdr>
    </w:div>
    <w:div w:id="1673214630">
      <w:bodyDiv w:val="1"/>
      <w:marLeft w:val="0"/>
      <w:marRight w:val="0"/>
      <w:marTop w:val="0"/>
      <w:marBottom w:val="0"/>
      <w:divBdr>
        <w:top w:val="none" w:sz="0" w:space="0" w:color="auto"/>
        <w:left w:val="none" w:sz="0" w:space="0" w:color="auto"/>
        <w:bottom w:val="none" w:sz="0" w:space="0" w:color="auto"/>
        <w:right w:val="none" w:sz="0" w:space="0" w:color="auto"/>
      </w:divBdr>
    </w:div>
    <w:div w:id="1673409207">
      <w:bodyDiv w:val="1"/>
      <w:marLeft w:val="0"/>
      <w:marRight w:val="0"/>
      <w:marTop w:val="0"/>
      <w:marBottom w:val="0"/>
      <w:divBdr>
        <w:top w:val="none" w:sz="0" w:space="0" w:color="auto"/>
        <w:left w:val="none" w:sz="0" w:space="0" w:color="auto"/>
        <w:bottom w:val="none" w:sz="0" w:space="0" w:color="auto"/>
        <w:right w:val="none" w:sz="0" w:space="0" w:color="auto"/>
      </w:divBdr>
    </w:div>
    <w:div w:id="1675500144">
      <w:bodyDiv w:val="1"/>
      <w:marLeft w:val="0"/>
      <w:marRight w:val="0"/>
      <w:marTop w:val="0"/>
      <w:marBottom w:val="0"/>
      <w:divBdr>
        <w:top w:val="none" w:sz="0" w:space="0" w:color="auto"/>
        <w:left w:val="none" w:sz="0" w:space="0" w:color="auto"/>
        <w:bottom w:val="none" w:sz="0" w:space="0" w:color="auto"/>
        <w:right w:val="none" w:sz="0" w:space="0" w:color="auto"/>
      </w:divBdr>
    </w:div>
    <w:div w:id="1678800698">
      <w:bodyDiv w:val="1"/>
      <w:marLeft w:val="0"/>
      <w:marRight w:val="0"/>
      <w:marTop w:val="0"/>
      <w:marBottom w:val="0"/>
      <w:divBdr>
        <w:top w:val="none" w:sz="0" w:space="0" w:color="auto"/>
        <w:left w:val="none" w:sz="0" w:space="0" w:color="auto"/>
        <w:bottom w:val="none" w:sz="0" w:space="0" w:color="auto"/>
        <w:right w:val="none" w:sz="0" w:space="0" w:color="auto"/>
      </w:divBdr>
    </w:div>
    <w:div w:id="1679044001">
      <w:bodyDiv w:val="1"/>
      <w:marLeft w:val="0"/>
      <w:marRight w:val="0"/>
      <w:marTop w:val="0"/>
      <w:marBottom w:val="0"/>
      <w:divBdr>
        <w:top w:val="none" w:sz="0" w:space="0" w:color="auto"/>
        <w:left w:val="none" w:sz="0" w:space="0" w:color="auto"/>
        <w:bottom w:val="none" w:sz="0" w:space="0" w:color="auto"/>
        <w:right w:val="none" w:sz="0" w:space="0" w:color="auto"/>
      </w:divBdr>
    </w:div>
    <w:div w:id="1681203628">
      <w:bodyDiv w:val="1"/>
      <w:marLeft w:val="0"/>
      <w:marRight w:val="0"/>
      <w:marTop w:val="0"/>
      <w:marBottom w:val="0"/>
      <w:divBdr>
        <w:top w:val="none" w:sz="0" w:space="0" w:color="auto"/>
        <w:left w:val="none" w:sz="0" w:space="0" w:color="auto"/>
        <w:bottom w:val="none" w:sz="0" w:space="0" w:color="auto"/>
        <w:right w:val="none" w:sz="0" w:space="0" w:color="auto"/>
      </w:divBdr>
    </w:div>
    <w:div w:id="1681463509">
      <w:bodyDiv w:val="1"/>
      <w:marLeft w:val="0"/>
      <w:marRight w:val="0"/>
      <w:marTop w:val="0"/>
      <w:marBottom w:val="0"/>
      <w:divBdr>
        <w:top w:val="none" w:sz="0" w:space="0" w:color="auto"/>
        <w:left w:val="none" w:sz="0" w:space="0" w:color="auto"/>
        <w:bottom w:val="none" w:sz="0" w:space="0" w:color="auto"/>
        <w:right w:val="none" w:sz="0" w:space="0" w:color="auto"/>
      </w:divBdr>
    </w:div>
    <w:div w:id="1681543072">
      <w:bodyDiv w:val="1"/>
      <w:marLeft w:val="0"/>
      <w:marRight w:val="0"/>
      <w:marTop w:val="0"/>
      <w:marBottom w:val="0"/>
      <w:divBdr>
        <w:top w:val="none" w:sz="0" w:space="0" w:color="auto"/>
        <w:left w:val="none" w:sz="0" w:space="0" w:color="auto"/>
        <w:bottom w:val="none" w:sz="0" w:space="0" w:color="auto"/>
        <w:right w:val="none" w:sz="0" w:space="0" w:color="auto"/>
      </w:divBdr>
    </w:div>
    <w:div w:id="1683164582">
      <w:bodyDiv w:val="1"/>
      <w:marLeft w:val="0"/>
      <w:marRight w:val="0"/>
      <w:marTop w:val="0"/>
      <w:marBottom w:val="0"/>
      <w:divBdr>
        <w:top w:val="none" w:sz="0" w:space="0" w:color="auto"/>
        <w:left w:val="none" w:sz="0" w:space="0" w:color="auto"/>
        <w:bottom w:val="none" w:sz="0" w:space="0" w:color="auto"/>
        <w:right w:val="none" w:sz="0" w:space="0" w:color="auto"/>
      </w:divBdr>
    </w:div>
    <w:div w:id="1683580820">
      <w:bodyDiv w:val="1"/>
      <w:marLeft w:val="0"/>
      <w:marRight w:val="0"/>
      <w:marTop w:val="0"/>
      <w:marBottom w:val="0"/>
      <w:divBdr>
        <w:top w:val="none" w:sz="0" w:space="0" w:color="auto"/>
        <w:left w:val="none" w:sz="0" w:space="0" w:color="auto"/>
        <w:bottom w:val="none" w:sz="0" w:space="0" w:color="auto"/>
        <w:right w:val="none" w:sz="0" w:space="0" w:color="auto"/>
      </w:divBdr>
    </w:div>
    <w:div w:id="1683776999">
      <w:bodyDiv w:val="1"/>
      <w:marLeft w:val="0"/>
      <w:marRight w:val="0"/>
      <w:marTop w:val="0"/>
      <w:marBottom w:val="0"/>
      <w:divBdr>
        <w:top w:val="none" w:sz="0" w:space="0" w:color="auto"/>
        <w:left w:val="none" w:sz="0" w:space="0" w:color="auto"/>
        <w:bottom w:val="none" w:sz="0" w:space="0" w:color="auto"/>
        <w:right w:val="none" w:sz="0" w:space="0" w:color="auto"/>
      </w:divBdr>
    </w:div>
    <w:div w:id="1685814933">
      <w:bodyDiv w:val="1"/>
      <w:marLeft w:val="0"/>
      <w:marRight w:val="0"/>
      <w:marTop w:val="0"/>
      <w:marBottom w:val="0"/>
      <w:divBdr>
        <w:top w:val="none" w:sz="0" w:space="0" w:color="auto"/>
        <w:left w:val="none" w:sz="0" w:space="0" w:color="auto"/>
        <w:bottom w:val="none" w:sz="0" w:space="0" w:color="auto"/>
        <w:right w:val="none" w:sz="0" w:space="0" w:color="auto"/>
      </w:divBdr>
    </w:div>
    <w:div w:id="1686011581">
      <w:bodyDiv w:val="1"/>
      <w:marLeft w:val="0"/>
      <w:marRight w:val="0"/>
      <w:marTop w:val="0"/>
      <w:marBottom w:val="0"/>
      <w:divBdr>
        <w:top w:val="none" w:sz="0" w:space="0" w:color="auto"/>
        <w:left w:val="none" w:sz="0" w:space="0" w:color="auto"/>
        <w:bottom w:val="none" w:sz="0" w:space="0" w:color="auto"/>
        <w:right w:val="none" w:sz="0" w:space="0" w:color="auto"/>
      </w:divBdr>
    </w:div>
    <w:div w:id="1687556001">
      <w:bodyDiv w:val="1"/>
      <w:marLeft w:val="0"/>
      <w:marRight w:val="0"/>
      <w:marTop w:val="0"/>
      <w:marBottom w:val="0"/>
      <w:divBdr>
        <w:top w:val="none" w:sz="0" w:space="0" w:color="auto"/>
        <w:left w:val="none" w:sz="0" w:space="0" w:color="auto"/>
        <w:bottom w:val="none" w:sz="0" w:space="0" w:color="auto"/>
        <w:right w:val="none" w:sz="0" w:space="0" w:color="auto"/>
      </w:divBdr>
    </w:div>
    <w:div w:id="1689406444">
      <w:bodyDiv w:val="1"/>
      <w:marLeft w:val="0"/>
      <w:marRight w:val="0"/>
      <w:marTop w:val="0"/>
      <w:marBottom w:val="0"/>
      <w:divBdr>
        <w:top w:val="none" w:sz="0" w:space="0" w:color="auto"/>
        <w:left w:val="none" w:sz="0" w:space="0" w:color="auto"/>
        <w:bottom w:val="none" w:sz="0" w:space="0" w:color="auto"/>
        <w:right w:val="none" w:sz="0" w:space="0" w:color="auto"/>
      </w:divBdr>
    </w:div>
    <w:div w:id="1689677793">
      <w:bodyDiv w:val="1"/>
      <w:marLeft w:val="0"/>
      <w:marRight w:val="0"/>
      <w:marTop w:val="0"/>
      <w:marBottom w:val="0"/>
      <w:divBdr>
        <w:top w:val="none" w:sz="0" w:space="0" w:color="auto"/>
        <w:left w:val="none" w:sz="0" w:space="0" w:color="auto"/>
        <w:bottom w:val="none" w:sz="0" w:space="0" w:color="auto"/>
        <w:right w:val="none" w:sz="0" w:space="0" w:color="auto"/>
      </w:divBdr>
    </w:div>
    <w:div w:id="1692565340">
      <w:bodyDiv w:val="1"/>
      <w:marLeft w:val="0"/>
      <w:marRight w:val="0"/>
      <w:marTop w:val="0"/>
      <w:marBottom w:val="0"/>
      <w:divBdr>
        <w:top w:val="none" w:sz="0" w:space="0" w:color="auto"/>
        <w:left w:val="none" w:sz="0" w:space="0" w:color="auto"/>
        <w:bottom w:val="none" w:sz="0" w:space="0" w:color="auto"/>
        <w:right w:val="none" w:sz="0" w:space="0" w:color="auto"/>
      </w:divBdr>
    </w:div>
    <w:div w:id="1694266831">
      <w:bodyDiv w:val="1"/>
      <w:marLeft w:val="0"/>
      <w:marRight w:val="0"/>
      <w:marTop w:val="0"/>
      <w:marBottom w:val="0"/>
      <w:divBdr>
        <w:top w:val="none" w:sz="0" w:space="0" w:color="auto"/>
        <w:left w:val="none" w:sz="0" w:space="0" w:color="auto"/>
        <w:bottom w:val="none" w:sz="0" w:space="0" w:color="auto"/>
        <w:right w:val="none" w:sz="0" w:space="0" w:color="auto"/>
      </w:divBdr>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699043452">
      <w:bodyDiv w:val="1"/>
      <w:marLeft w:val="0"/>
      <w:marRight w:val="0"/>
      <w:marTop w:val="0"/>
      <w:marBottom w:val="0"/>
      <w:divBdr>
        <w:top w:val="none" w:sz="0" w:space="0" w:color="auto"/>
        <w:left w:val="none" w:sz="0" w:space="0" w:color="auto"/>
        <w:bottom w:val="none" w:sz="0" w:space="0" w:color="auto"/>
        <w:right w:val="none" w:sz="0" w:space="0" w:color="auto"/>
      </w:divBdr>
    </w:div>
    <w:div w:id="1699353633">
      <w:bodyDiv w:val="1"/>
      <w:marLeft w:val="0"/>
      <w:marRight w:val="0"/>
      <w:marTop w:val="0"/>
      <w:marBottom w:val="0"/>
      <w:divBdr>
        <w:top w:val="none" w:sz="0" w:space="0" w:color="auto"/>
        <w:left w:val="none" w:sz="0" w:space="0" w:color="auto"/>
        <w:bottom w:val="none" w:sz="0" w:space="0" w:color="auto"/>
        <w:right w:val="none" w:sz="0" w:space="0" w:color="auto"/>
      </w:divBdr>
    </w:div>
    <w:div w:id="1700817735">
      <w:bodyDiv w:val="1"/>
      <w:marLeft w:val="0"/>
      <w:marRight w:val="0"/>
      <w:marTop w:val="0"/>
      <w:marBottom w:val="0"/>
      <w:divBdr>
        <w:top w:val="none" w:sz="0" w:space="0" w:color="auto"/>
        <w:left w:val="none" w:sz="0" w:space="0" w:color="auto"/>
        <w:bottom w:val="none" w:sz="0" w:space="0" w:color="auto"/>
        <w:right w:val="none" w:sz="0" w:space="0" w:color="auto"/>
      </w:divBdr>
    </w:div>
    <w:div w:id="1701588265">
      <w:bodyDiv w:val="1"/>
      <w:marLeft w:val="0"/>
      <w:marRight w:val="0"/>
      <w:marTop w:val="0"/>
      <w:marBottom w:val="0"/>
      <w:divBdr>
        <w:top w:val="none" w:sz="0" w:space="0" w:color="auto"/>
        <w:left w:val="none" w:sz="0" w:space="0" w:color="auto"/>
        <w:bottom w:val="none" w:sz="0" w:space="0" w:color="auto"/>
        <w:right w:val="none" w:sz="0" w:space="0" w:color="auto"/>
      </w:divBdr>
    </w:div>
    <w:div w:id="1702625410">
      <w:bodyDiv w:val="1"/>
      <w:marLeft w:val="0"/>
      <w:marRight w:val="0"/>
      <w:marTop w:val="0"/>
      <w:marBottom w:val="0"/>
      <w:divBdr>
        <w:top w:val="none" w:sz="0" w:space="0" w:color="auto"/>
        <w:left w:val="none" w:sz="0" w:space="0" w:color="auto"/>
        <w:bottom w:val="none" w:sz="0" w:space="0" w:color="auto"/>
        <w:right w:val="none" w:sz="0" w:space="0" w:color="auto"/>
      </w:divBdr>
    </w:div>
    <w:div w:id="1702629401">
      <w:bodyDiv w:val="1"/>
      <w:marLeft w:val="0"/>
      <w:marRight w:val="0"/>
      <w:marTop w:val="0"/>
      <w:marBottom w:val="0"/>
      <w:divBdr>
        <w:top w:val="none" w:sz="0" w:space="0" w:color="auto"/>
        <w:left w:val="none" w:sz="0" w:space="0" w:color="auto"/>
        <w:bottom w:val="none" w:sz="0" w:space="0" w:color="auto"/>
        <w:right w:val="none" w:sz="0" w:space="0" w:color="auto"/>
      </w:divBdr>
    </w:div>
    <w:div w:id="1704361201">
      <w:bodyDiv w:val="1"/>
      <w:marLeft w:val="0"/>
      <w:marRight w:val="0"/>
      <w:marTop w:val="0"/>
      <w:marBottom w:val="0"/>
      <w:divBdr>
        <w:top w:val="none" w:sz="0" w:space="0" w:color="auto"/>
        <w:left w:val="none" w:sz="0" w:space="0" w:color="auto"/>
        <w:bottom w:val="none" w:sz="0" w:space="0" w:color="auto"/>
        <w:right w:val="none" w:sz="0" w:space="0" w:color="auto"/>
      </w:divBdr>
    </w:div>
    <w:div w:id="1705594667">
      <w:bodyDiv w:val="1"/>
      <w:marLeft w:val="0"/>
      <w:marRight w:val="0"/>
      <w:marTop w:val="0"/>
      <w:marBottom w:val="0"/>
      <w:divBdr>
        <w:top w:val="none" w:sz="0" w:space="0" w:color="auto"/>
        <w:left w:val="none" w:sz="0" w:space="0" w:color="auto"/>
        <w:bottom w:val="none" w:sz="0" w:space="0" w:color="auto"/>
        <w:right w:val="none" w:sz="0" w:space="0" w:color="auto"/>
      </w:divBdr>
    </w:div>
    <w:div w:id="1707556154">
      <w:bodyDiv w:val="1"/>
      <w:marLeft w:val="0"/>
      <w:marRight w:val="0"/>
      <w:marTop w:val="0"/>
      <w:marBottom w:val="0"/>
      <w:divBdr>
        <w:top w:val="none" w:sz="0" w:space="0" w:color="auto"/>
        <w:left w:val="none" w:sz="0" w:space="0" w:color="auto"/>
        <w:bottom w:val="none" w:sz="0" w:space="0" w:color="auto"/>
        <w:right w:val="none" w:sz="0" w:space="0" w:color="auto"/>
      </w:divBdr>
    </w:div>
    <w:div w:id="1707831053">
      <w:bodyDiv w:val="1"/>
      <w:marLeft w:val="0"/>
      <w:marRight w:val="0"/>
      <w:marTop w:val="0"/>
      <w:marBottom w:val="0"/>
      <w:divBdr>
        <w:top w:val="none" w:sz="0" w:space="0" w:color="auto"/>
        <w:left w:val="none" w:sz="0" w:space="0" w:color="auto"/>
        <w:bottom w:val="none" w:sz="0" w:space="0" w:color="auto"/>
        <w:right w:val="none" w:sz="0" w:space="0" w:color="auto"/>
      </w:divBdr>
    </w:div>
    <w:div w:id="1711614453">
      <w:bodyDiv w:val="1"/>
      <w:marLeft w:val="0"/>
      <w:marRight w:val="0"/>
      <w:marTop w:val="0"/>
      <w:marBottom w:val="0"/>
      <w:divBdr>
        <w:top w:val="none" w:sz="0" w:space="0" w:color="auto"/>
        <w:left w:val="none" w:sz="0" w:space="0" w:color="auto"/>
        <w:bottom w:val="none" w:sz="0" w:space="0" w:color="auto"/>
        <w:right w:val="none" w:sz="0" w:space="0" w:color="auto"/>
      </w:divBdr>
    </w:div>
    <w:div w:id="1713112245">
      <w:bodyDiv w:val="1"/>
      <w:marLeft w:val="0"/>
      <w:marRight w:val="0"/>
      <w:marTop w:val="0"/>
      <w:marBottom w:val="0"/>
      <w:divBdr>
        <w:top w:val="none" w:sz="0" w:space="0" w:color="auto"/>
        <w:left w:val="none" w:sz="0" w:space="0" w:color="auto"/>
        <w:bottom w:val="none" w:sz="0" w:space="0" w:color="auto"/>
        <w:right w:val="none" w:sz="0" w:space="0" w:color="auto"/>
      </w:divBdr>
    </w:div>
    <w:div w:id="1714229519">
      <w:bodyDiv w:val="1"/>
      <w:marLeft w:val="0"/>
      <w:marRight w:val="0"/>
      <w:marTop w:val="0"/>
      <w:marBottom w:val="0"/>
      <w:divBdr>
        <w:top w:val="none" w:sz="0" w:space="0" w:color="auto"/>
        <w:left w:val="none" w:sz="0" w:space="0" w:color="auto"/>
        <w:bottom w:val="none" w:sz="0" w:space="0" w:color="auto"/>
        <w:right w:val="none" w:sz="0" w:space="0" w:color="auto"/>
      </w:divBdr>
    </w:div>
    <w:div w:id="1717468909">
      <w:bodyDiv w:val="1"/>
      <w:marLeft w:val="0"/>
      <w:marRight w:val="0"/>
      <w:marTop w:val="0"/>
      <w:marBottom w:val="0"/>
      <w:divBdr>
        <w:top w:val="none" w:sz="0" w:space="0" w:color="auto"/>
        <w:left w:val="none" w:sz="0" w:space="0" w:color="auto"/>
        <w:bottom w:val="none" w:sz="0" w:space="0" w:color="auto"/>
        <w:right w:val="none" w:sz="0" w:space="0" w:color="auto"/>
      </w:divBdr>
    </w:div>
    <w:div w:id="1719670086">
      <w:bodyDiv w:val="1"/>
      <w:marLeft w:val="0"/>
      <w:marRight w:val="0"/>
      <w:marTop w:val="0"/>
      <w:marBottom w:val="0"/>
      <w:divBdr>
        <w:top w:val="none" w:sz="0" w:space="0" w:color="auto"/>
        <w:left w:val="none" w:sz="0" w:space="0" w:color="auto"/>
        <w:bottom w:val="none" w:sz="0" w:space="0" w:color="auto"/>
        <w:right w:val="none" w:sz="0" w:space="0" w:color="auto"/>
      </w:divBdr>
    </w:div>
    <w:div w:id="1721052581">
      <w:bodyDiv w:val="1"/>
      <w:marLeft w:val="0"/>
      <w:marRight w:val="0"/>
      <w:marTop w:val="0"/>
      <w:marBottom w:val="0"/>
      <w:divBdr>
        <w:top w:val="none" w:sz="0" w:space="0" w:color="auto"/>
        <w:left w:val="none" w:sz="0" w:space="0" w:color="auto"/>
        <w:bottom w:val="none" w:sz="0" w:space="0" w:color="auto"/>
        <w:right w:val="none" w:sz="0" w:space="0" w:color="auto"/>
      </w:divBdr>
    </w:div>
    <w:div w:id="1721056992">
      <w:bodyDiv w:val="1"/>
      <w:marLeft w:val="0"/>
      <w:marRight w:val="0"/>
      <w:marTop w:val="0"/>
      <w:marBottom w:val="0"/>
      <w:divBdr>
        <w:top w:val="none" w:sz="0" w:space="0" w:color="auto"/>
        <w:left w:val="none" w:sz="0" w:space="0" w:color="auto"/>
        <w:bottom w:val="none" w:sz="0" w:space="0" w:color="auto"/>
        <w:right w:val="none" w:sz="0" w:space="0" w:color="auto"/>
      </w:divBdr>
    </w:div>
    <w:div w:id="1722048094">
      <w:bodyDiv w:val="1"/>
      <w:marLeft w:val="0"/>
      <w:marRight w:val="0"/>
      <w:marTop w:val="0"/>
      <w:marBottom w:val="0"/>
      <w:divBdr>
        <w:top w:val="none" w:sz="0" w:space="0" w:color="auto"/>
        <w:left w:val="none" w:sz="0" w:space="0" w:color="auto"/>
        <w:bottom w:val="none" w:sz="0" w:space="0" w:color="auto"/>
        <w:right w:val="none" w:sz="0" w:space="0" w:color="auto"/>
      </w:divBdr>
    </w:div>
    <w:div w:id="1722896352">
      <w:bodyDiv w:val="1"/>
      <w:marLeft w:val="0"/>
      <w:marRight w:val="0"/>
      <w:marTop w:val="0"/>
      <w:marBottom w:val="0"/>
      <w:divBdr>
        <w:top w:val="none" w:sz="0" w:space="0" w:color="auto"/>
        <w:left w:val="none" w:sz="0" w:space="0" w:color="auto"/>
        <w:bottom w:val="none" w:sz="0" w:space="0" w:color="auto"/>
        <w:right w:val="none" w:sz="0" w:space="0" w:color="auto"/>
      </w:divBdr>
    </w:div>
    <w:div w:id="1727289749">
      <w:bodyDiv w:val="1"/>
      <w:marLeft w:val="0"/>
      <w:marRight w:val="0"/>
      <w:marTop w:val="0"/>
      <w:marBottom w:val="0"/>
      <w:divBdr>
        <w:top w:val="none" w:sz="0" w:space="0" w:color="auto"/>
        <w:left w:val="none" w:sz="0" w:space="0" w:color="auto"/>
        <w:bottom w:val="none" w:sz="0" w:space="0" w:color="auto"/>
        <w:right w:val="none" w:sz="0" w:space="0" w:color="auto"/>
      </w:divBdr>
    </w:div>
    <w:div w:id="1727679264">
      <w:bodyDiv w:val="1"/>
      <w:marLeft w:val="0"/>
      <w:marRight w:val="0"/>
      <w:marTop w:val="0"/>
      <w:marBottom w:val="0"/>
      <w:divBdr>
        <w:top w:val="none" w:sz="0" w:space="0" w:color="auto"/>
        <w:left w:val="none" w:sz="0" w:space="0" w:color="auto"/>
        <w:bottom w:val="none" w:sz="0" w:space="0" w:color="auto"/>
        <w:right w:val="none" w:sz="0" w:space="0" w:color="auto"/>
      </w:divBdr>
    </w:div>
    <w:div w:id="1727952330">
      <w:bodyDiv w:val="1"/>
      <w:marLeft w:val="0"/>
      <w:marRight w:val="0"/>
      <w:marTop w:val="0"/>
      <w:marBottom w:val="0"/>
      <w:divBdr>
        <w:top w:val="none" w:sz="0" w:space="0" w:color="auto"/>
        <w:left w:val="none" w:sz="0" w:space="0" w:color="auto"/>
        <w:bottom w:val="none" w:sz="0" w:space="0" w:color="auto"/>
        <w:right w:val="none" w:sz="0" w:space="0" w:color="auto"/>
      </w:divBdr>
    </w:div>
    <w:div w:id="1729381802">
      <w:bodyDiv w:val="1"/>
      <w:marLeft w:val="0"/>
      <w:marRight w:val="0"/>
      <w:marTop w:val="0"/>
      <w:marBottom w:val="0"/>
      <w:divBdr>
        <w:top w:val="none" w:sz="0" w:space="0" w:color="auto"/>
        <w:left w:val="none" w:sz="0" w:space="0" w:color="auto"/>
        <w:bottom w:val="none" w:sz="0" w:space="0" w:color="auto"/>
        <w:right w:val="none" w:sz="0" w:space="0" w:color="auto"/>
      </w:divBdr>
    </w:div>
    <w:div w:id="1732189865">
      <w:bodyDiv w:val="1"/>
      <w:marLeft w:val="0"/>
      <w:marRight w:val="0"/>
      <w:marTop w:val="0"/>
      <w:marBottom w:val="0"/>
      <w:divBdr>
        <w:top w:val="none" w:sz="0" w:space="0" w:color="auto"/>
        <w:left w:val="none" w:sz="0" w:space="0" w:color="auto"/>
        <w:bottom w:val="none" w:sz="0" w:space="0" w:color="auto"/>
        <w:right w:val="none" w:sz="0" w:space="0" w:color="auto"/>
      </w:divBdr>
    </w:div>
    <w:div w:id="1735614967">
      <w:bodyDiv w:val="1"/>
      <w:marLeft w:val="0"/>
      <w:marRight w:val="0"/>
      <w:marTop w:val="0"/>
      <w:marBottom w:val="0"/>
      <w:divBdr>
        <w:top w:val="none" w:sz="0" w:space="0" w:color="auto"/>
        <w:left w:val="none" w:sz="0" w:space="0" w:color="auto"/>
        <w:bottom w:val="none" w:sz="0" w:space="0" w:color="auto"/>
        <w:right w:val="none" w:sz="0" w:space="0" w:color="auto"/>
      </w:divBdr>
    </w:div>
    <w:div w:id="1735615581">
      <w:bodyDiv w:val="1"/>
      <w:marLeft w:val="0"/>
      <w:marRight w:val="0"/>
      <w:marTop w:val="0"/>
      <w:marBottom w:val="0"/>
      <w:divBdr>
        <w:top w:val="none" w:sz="0" w:space="0" w:color="auto"/>
        <w:left w:val="none" w:sz="0" w:space="0" w:color="auto"/>
        <w:bottom w:val="none" w:sz="0" w:space="0" w:color="auto"/>
        <w:right w:val="none" w:sz="0" w:space="0" w:color="auto"/>
      </w:divBdr>
    </w:div>
    <w:div w:id="1738892778">
      <w:bodyDiv w:val="1"/>
      <w:marLeft w:val="0"/>
      <w:marRight w:val="0"/>
      <w:marTop w:val="0"/>
      <w:marBottom w:val="0"/>
      <w:divBdr>
        <w:top w:val="none" w:sz="0" w:space="0" w:color="auto"/>
        <w:left w:val="none" w:sz="0" w:space="0" w:color="auto"/>
        <w:bottom w:val="none" w:sz="0" w:space="0" w:color="auto"/>
        <w:right w:val="none" w:sz="0" w:space="0" w:color="auto"/>
      </w:divBdr>
    </w:div>
    <w:div w:id="1741631358">
      <w:bodyDiv w:val="1"/>
      <w:marLeft w:val="0"/>
      <w:marRight w:val="0"/>
      <w:marTop w:val="0"/>
      <w:marBottom w:val="0"/>
      <w:divBdr>
        <w:top w:val="none" w:sz="0" w:space="0" w:color="auto"/>
        <w:left w:val="none" w:sz="0" w:space="0" w:color="auto"/>
        <w:bottom w:val="none" w:sz="0" w:space="0" w:color="auto"/>
        <w:right w:val="none" w:sz="0" w:space="0" w:color="auto"/>
      </w:divBdr>
    </w:div>
    <w:div w:id="1743215972">
      <w:bodyDiv w:val="1"/>
      <w:marLeft w:val="0"/>
      <w:marRight w:val="0"/>
      <w:marTop w:val="0"/>
      <w:marBottom w:val="0"/>
      <w:divBdr>
        <w:top w:val="none" w:sz="0" w:space="0" w:color="auto"/>
        <w:left w:val="none" w:sz="0" w:space="0" w:color="auto"/>
        <w:bottom w:val="none" w:sz="0" w:space="0" w:color="auto"/>
        <w:right w:val="none" w:sz="0" w:space="0" w:color="auto"/>
      </w:divBdr>
    </w:div>
    <w:div w:id="1744832680">
      <w:bodyDiv w:val="1"/>
      <w:marLeft w:val="0"/>
      <w:marRight w:val="0"/>
      <w:marTop w:val="0"/>
      <w:marBottom w:val="0"/>
      <w:divBdr>
        <w:top w:val="none" w:sz="0" w:space="0" w:color="auto"/>
        <w:left w:val="none" w:sz="0" w:space="0" w:color="auto"/>
        <w:bottom w:val="none" w:sz="0" w:space="0" w:color="auto"/>
        <w:right w:val="none" w:sz="0" w:space="0" w:color="auto"/>
      </w:divBdr>
    </w:div>
    <w:div w:id="1744981999">
      <w:bodyDiv w:val="1"/>
      <w:marLeft w:val="0"/>
      <w:marRight w:val="0"/>
      <w:marTop w:val="0"/>
      <w:marBottom w:val="0"/>
      <w:divBdr>
        <w:top w:val="none" w:sz="0" w:space="0" w:color="auto"/>
        <w:left w:val="none" w:sz="0" w:space="0" w:color="auto"/>
        <w:bottom w:val="none" w:sz="0" w:space="0" w:color="auto"/>
        <w:right w:val="none" w:sz="0" w:space="0" w:color="auto"/>
      </w:divBdr>
    </w:div>
    <w:div w:id="1747679119">
      <w:bodyDiv w:val="1"/>
      <w:marLeft w:val="0"/>
      <w:marRight w:val="0"/>
      <w:marTop w:val="0"/>
      <w:marBottom w:val="0"/>
      <w:divBdr>
        <w:top w:val="none" w:sz="0" w:space="0" w:color="auto"/>
        <w:left w:val="none" w:sz="0" w:space="0" w:color="auto"/>
        <w:bottom w:val="none" w:sz="0" w:space="0" w:color="auto"/>
        <w:right w:val="none" w:sz="0" w:space="0" w:color="auto"/>
      </w:divBdr>
    </w:div>
    <w:div w:id="1750494113">
      <w:bodyDiv w:val="1"/>
      <w:marLeft w:val="0"/>
      <w:marRight w:val="0"/>
      <w:marTop w:val="0"/>
      <w:marBottom w:val="0"/>
      <w:divBdr>
        <w:top w:val="none" w:sz="0" w:space="0" w:color="auto"/>
        <w:left w:val="none" w:sz="0" w:space="0" w:color="auto"/>
        <w:bottom w:val="none" w:sz="0" w:space="0" w:color="auto"/>
        <w:right w:val="none" w:sz="0" w:space="0" w:color="auto"/>
      </w:divBdr>
    </w:div>
    <w:div w:id="1753313164">
      <w:bodyDiv w:val="1"/>
      <w:marLeft w:val="0"/>
      <w:marRight w:val="0"/>
      <w:marTop w:val="0"/>
      <w:marBottom w:val="0"/>
      <w:divBdr>
        <w:top w:val="none" w:sz="0" w:space="0" w:color="auto"/>
        <w:left w:val="none" w:sz="0" w:space="0" w:color="auto"/>
        <w:bottom w:val="none" w:sz="0" w:space="0" w:color="auto"/>
        <w:right w:val="none" w:sz="0" w:space="0" w:color="auto"/>
      </w:divBdr>
    </w:div>
    <w:div w:id="1755978386">
      <w:bodyDiv w:val="1"/>
      <w:marLeft w:val="0"/>
      <w:marRight w:val="0"/>
      <w:marTop w:val="0"/>
      <w:marBottom w:val="0"/>
      <w:divBdr>
        <w:top w:val="none" w:sz="0" w:space="0" w:color="auto"/>
        <w:left w:val="none" w:sz="0" w:space="0" w:color="auto"/>
        <w:bottom w:val="none" w:sz="0" w:space="0" w:color="auto"/>
        <w:right w:val="none" w:sz="0" w:space="0" w:color="auto"/>
      </w:divBdr>
    </w:div>
    <w:div w:id="1758822376">
      <w:bodyDiv w:val="1"/>
      <w:marLeft w:val="0"/>
      <w:marRight w:val="0"/>
      <w:marTop w:val="0"/>
      <w:marBottom w:val="0"/>
      <w:divBdr>
        <w:top w:val="none" w:sz="0" w:space="0" w:color="auto"/>
        <w:left w:val="none" w:sz="0" w:space="0" w:color="auto"/>
        <w:bottom w:val="none" w:sz="0" w:space="0" w:color="auto"/>
        <w:right w:val="none" w:sz="0" w:space="0" w:color="auto"/>
      </w:divBdr>
    </w:div>
    <w:div w:id="1759667982">
      <w:bodyDiv w:val="1"/>
      <w:marLeft w:val="0"/>
      <w:marRight w:val="0"/>
      <w:marTop w:val="0"/>
      <w:marBottom w:val="0"/>
      <w:divBdr>
        <w:top w:val="none" w:sz="0" w:space="0" w:color="auto"/>
        <w:left w:val="none" w:sz="0" w:space="0" w:color="auto"/>
        <w:bottom w:val="none" w:sz="0" w:space="0" w:color="auto"/>
        <w:right w:val="none" w:sz="0" w:space="0" w:color="auto"/>
      </w:divBdr>
    </w:div>
    <w:div w:id="1760297883">
      <w:bodyDiv w:val="1"/>
      <w:marLeft w:val="0"/>
      <w:marRight w:val="0"/>
      <w:marTop w:val="0"/>
      <w:marBottom w:val="0"/>
      <w:divBdr>
        <w:top w:val="none" w:sz="0" w:space="0" w:color="auto"/>
        <w:left w:val="none" w:sz="0" w:space="0" w:color="auto"/>
        <w:bottom w:val="none" w:sz="0" w:space="0" w:color="auto"/>
        <w:right w:val="none" w:sz="0" w:space="0" w:color="auto"/>
      </w:divBdr>
    </w:div>
    <w:div w:id="1760784658">
      <w:bodyDiv w:val="1"/>
      <w:marLeft w:val="0"/>
      <w:marRight w:val="0"/>
      <w:marTop w:val="0"/>
      <w:marBottom w:val="0"/>
      <w:divBdr>
        <w:top w:val="none" w:sz="0" w:space="0" w:color="auto"/>
        <w:left w:val="none" w:sz="0" w:space="0" w:color="auto"/>
        <w:bottom w:val="none" w:sz="0" w:space="0" w:color="auto"/>
        <w:right w:val="none" w:sz="0" w:space="0" w:color="auto"/>
      </w:divBdr>
    </w:div>
    <w:div w:id="1761371327">
      <w:bodyDiv w:val="1"/>
      <w:marLeft w:val="0"/>
      <w:marRight w:val="0"/>
      <w:marTop w:val="0"/>
      <w:marBottom w:val="0"/>
      <w:divBdr>
        <w:top w:val="none" w:sz="0" w:space="0" w:color="auto"/>
        <w:left w:val="none" w:sz="0" w:space="0" w:color="auto"/>
        <w:bottom w:val="none" w:sz="0" w:space="0" w:color="auto"/>
        <w:right w:val="none" w:sz="0" w:space="0" w:color="auto"/>
      </w:divBdr>
    </w:div>
    <w:div w:id="1763258276">
      <w:bodyDiv w:val="1"/>
      <w:marLeft w:val="0"/>
      <w:marRight w:val="0"/>
      <w:marTop w:val="0"/>
      <w:marBottom w:val="0"/>
      <w:divBdr>
        <w:top w:val="none" w:sz="0" w:space="0" w:color="auto"/>
        <w:left w:val="none" w:sz="0" w:space="0" w:color="auto"/>
        <w:bottom w:val="none" w:sz="0" w:space="0" w:color="auto"/>
        <w:right w:val="none" w:sz="0" w:space="0" w:color="auto"/>
      </w:divBdr>
    </w:div>
    <w:div w:id="1764255799">
      <w:bodyDiv w:val="1"/>
      <w:marLeft w:val="0"/>
      <w:marRight w:val="0"/>
      <w:marTop w:val="0"/>
      <w:marBottom w:val="0"/>
      <w:divBdr>
        <w:top w:val="none" w:sz="0" w:space="0" w:color="auto"/>
        <w:left w:val="none" w:sz="0" w:space="0" w:color="auto"/>
        <w:bottom w:val="none" w:sz="0" w:space="0" w:color="auto"/>
        <w:right w:val="none" w:sz="0" w:space="0" w:color="auto"/>
      </w:divBdr>
    </w:div>
    <w:div w:id="1764373359">
      <w:bodyDiv w:val="1"/>
      <w:marLeft w:val="0"/>
      <w:marRight w:val="0"/>
      <w:marTop w:val="0"/>
      <w:marBottom w:val="0"/>
      <w:divBdr>
        <w:top w:val="none" w:sz="0" w:space="0" w:color="auto"/>
        <w:left w:val="none" w:sz="0" w:space="0" w:color="auto"/>
        <w:bottom w:val="none" w:sz="0" w:space="0" w:color="auto"/>
        <w:right w:val="none" w:sz="0" w:space="0" w:color="auto"/>
      </w:divBdr>
    </w:div>
    <w:div w:id="1764915015">
      <w:bodyDiv w:val="1"/>
      <w:marLeft w:val="0"/>
      <w:marRight w:val="0"/>
      <w:marTop w:val="0"/>
      <w:marBottom w:val="0"/>
      <w:divBdr>
        <w:top w:val="none" w:sz="0" w:space="0" w:color="auto"/>
        <w:left w:val="none" w:sz="0" w:space="0" w:color="auto"/>
        <w:bottom w:val="none" w:sz="0" w:space="0" w:color="auto"/>
        <w:right w:val="none" w:sz="0" w:space="0" w:color="auto"/>
      </w:divBdr>
    </w:div>
    <w:div w:id="1766533443">
      <w:bodyDiv w:val="1"/>
      <w:marLeft w:val="0"/>
      <w:marRight w:val="0"/>
      <w:marTop w:val="0"/>
      <w:marBottom w:val="0"/>
      <w:divBdr>
        <w:top w:val="none" w:sz="0" w:space="0" w:color="auto"/>
        <w:left w:val="none" w:sz="0" w:space="0" w:color="auto"/>
        <w:bottom w:val="none" w:sz="0" w:space="0" w:color="auto"/>
        <w:right w:val="none" w:sz="0" w:space="0" w:color="auto"/>
      </w:divBdr>
    </w:div>
    <w:div w:id="1766733087">
      <w:bodyDiv w:val="1"/>
      <w:marLeft w:val="0"/>
      <w:marRight w:val="0"/>
      <w:marTop w:val="0"/>
      <w:marBottom w:val="0"/>
      <w:divBdr>
        <w:top w:val="none" w:sz="0" w:space="0" w:color="auto"/>
        <w:left w:val="none" w:sz="0" w:space="0" w:color="auto"/>
        <w:bottom w:val="none" w:sz="0" w:space="0" w:color="auto"/>
        <w:right w:val="none" w:sz="0" w:space="0" w:color="auto"/>
      </w:divBdr>
    </w:div>
    <w:div w:id="1769078806">
      <w:bodyDiv w:val="1"/>
      <w:marLeft w:val="0"/>
      <w:marRight w:val="0"/>
      <w:marTop w:val="0"/>
      <w:marBottom w:val="0"/>
      <w:divBdr>
        <w:top w:val="none" w:sz="0" w:space="0" w:color="auto"/>
        <w:left w:val="none" w:sz="0" w:space="0" w:color="auto"/>
        <w:bottom w:val="none" w:sz="0" w:space="0" w:color="auto"/>
        <w:right w:val="none" w:sz="0" w:space="0" w:color="auto"/>
      </w:divBdr>
    </w:div>
    <w:div w:id="1769423405">
      <w:bodyDiv w:val="1"/>
      <w:marLeft w:val="0"/>
      <w:marRight w:val="0"/>
      <w:marTop w:val="0"/>
      <w:marBottom w:val="0"/>
      <w:divBdr>
        <w:top w:val="none" w:sz="0" w:space="0" w:color="auto"/>
        <w:left w:val="none" w:sz="0" w:space="0" w:color="auto"/>
        <w:bottom w:val="none" w:sz="0" w:space="0" w:color="auto"/>
        <w:right w:val="none" w:sz="0" w:space="0" w:color="auto"/>
      </w:divBdr>
    </w:div>
    <w:div w:id="1770855116">
      <w:bodyDiv w:val="1"/>
      <w:marLeft w:val="0"/>
      <w:marRight w:val="0"/>
      <w:marTop w:val="0"/>
      <w:marBottom w:val="0"/>
      <w:divBdr>
        <w:top w:val="none" w:sz="0" w:space="0" w:color="auto"/>
        <w:left w:val="none" w:sz="0" w:space="0" w:color="auto"/>
        <w:bottom w:val="none" w:sz="0" w:space="0" w:color="auto"/>
        <w:right w:val="none" w:sz="0" w:space="0" w:color="auto"/>
      </w:divBdr>
    </w:div>
    <w:div w:id="1772048677">
      <w:bodyDiv w:val="1"/>
      <w:marLeft w:val="0"/>
      <w:marRight w:val="0"/>
      <w:marTop w:val="0"/>
      <w:marBottom w:val="0"/>
      <w:divBdr>
        <w:top w:val="none" w:sz="0" w:space="0" w:color="auto"/>
        <w:left w:val="none" w:sz="0" w:space="0" w:color="auto"/>
        <w:bottom w:val="none" w:sz="0" w:space="0" w:color="auto"/>
        <w:right w:val="none" w:sz="0" w:space="0" w:color="auto"/>
      </w:divBdr>
    </w:div>
    <w:div w:id="1772815421">
      <w:bodyDiv w:val="1"/>
      <w:marLeft w:val="0"/>
      <w:marRight w:val="0"/>
      <w:marTop w:val="0"/>
      <w:marBottom w:val="0"/>
      <w:divBdr>
        <w:top w:val="none" w:sz="0" w:space="0" w:color="auto"/>
        <w:left w:val="none" w:sz="0" w:space="0" w:color="auto"/>
        <w:bottom w:val="none" w:sz="0" w:space="0" w:color="auto"/>
        <w:right w:val="none" w:sz="0" w:space="0" w:color="auto"/>
      </w:divBdr>
    </w:div>
    <w:div w:id="1772969980">
      <w:bodyDiv w:val="1"/>
      <w:marLeft w:val="0"/>
      <w:marRight w:val="0"/>
      <w:marTop w:val="0"/>
      <w:marBottom w:val="0"/>
      <w:divBdr>
        <w:top w:val="none" w:sz="0" w:space="0" w:color="auto"/>
        <w:left w:val="none" w:sz="0" w:space="0" w:color="auto"/>
        <w:bottom w:val="none" w:sz="0" w:space="0" w:color="auto"/>
        <w:right w:val="none" w:sz="0" w:space="0" w:color="auto"/>
      </w:divBdr>
    </w:div>
    <w:div w:id="1776827171">
      <w:bodyDiv w:val="1"/>
      <w:marLeft w:val="0"/>
      <w:marRight w:val="0"/>
      <w:marTop w:val="0"/>
      <w:marBottom w:val="0"/>
      <w:divBdr>
        <w:top w:val="none" w:sz="0" w:space="0" w:color="auto"/>
        <w:left w:val="none" w:sz="0" w:space="0" w:color="auto"/>
        <w:bottom w:val="none" w:sz="0" w:space="0" w:color="auto"/>
        <w:right w:val="none" w:sz="0" w:space="0" w:color="auto"/>
      </w:divBdr>
    </w:div>
    <w:div w:id="1779716830">
      <w:bodyDiv w:val="1"/>
      <w:marLeft w:val="0"/>
      <w:marRight w:val="0"/>
      <w:marTop w:val="0"/>
      <w:marBottom w:val="0"/>
      <w:divBdr>
        <w:top w:val="none" w:sz="0" w:space="0" w:color="auto"/>
        <w:left w:val="none" w:sz="0" w:space="0" w:color="auto"/>
        <w:bottom w:val="none" w:sz="0" w:space="0" w:color="auto"/>
        <w:right w:val="none" w:sz="0" w:space="0" w:color="auto"/>
      </w:divBdr>
    </w:div>
    <w:div w:id="1781680930">
      <w:bodyDiv w:val="1"/>
      <w:marLeft w:val="0"/>
      <w:marRight w:val="0"/>
      <w:marTop w:val="0"/>
      <w:marBottom w:val="0"/>
      <w:divBdr>
        <w:top w:val="none" w:sz="0" w:space="0" w:color="auto"/>
        <w:left w:val="none" w:sz="0" w:space="0" w:color="auto"/>
        <w:bottom w:val="none" w:sz="0" w:space="0" w:color="auto"/>
        <w:right w:val="none" w:sz="0" w:space="0" w:color="auto"/>
      </w:divBdr>
    </w:div>
    <w:div w:id="1782261438">
      <w:bodyDiv w:val="1"/>
      <w:marLeft w:val="0"/>
      <w:marRight w:val="0"/>
      <w:marTop w:val="0"/>
      <w:marBottom w:val="0"/>
      <w:divBdr>
        <w:top w:val="none" w:sz="0" w:space="0" w:color="auto"/>
        <w:left w:val="none" w:sz="0" w:space="0" w:color="auto"/>
        <w:bottom w:val="none" w:sz="0" w:space="0" w:color="auto"/>
        <w:right w:val="none" w:sz="0" w:space="0" w:color="auto"/>
      </w:divBdr>
    </w:div>
    <w:div w:id="1784424969">
      <w:bodyDiv w:val="1"/>
      <w:marLeft w:val="0"/>
      <w:marRight w:val="0"/>
      <w:marTop w:val="0"/>
      <w:marBottom w:val="0"/>
      <w:divBdr>
        <w:top w:val="none" w:sz="0" w:space="0" w:color="auto"/>
        <w:left w:val="none" w:sz="0" w:space="0" w:color="auto"/>
        <w:bottom w:val="none" w:sz="0" w:space="0" w:color="auto"/>
        <w:right w:val="none" w:sz="0" w:space="0" w:color="auto"/>
      </w:divBdr>
    </w:div>
    <w:div w:id="1785690716">
      <w:bodyDiv w:val="1"/>
      <w:marLeft w:val="0"/>
      <w:marRight w:val="0"/>
      <w:marTop w:val="0"/>
      <w:marBottom w:val="0"/>
      <w:divBdr>
        <w:top w:val="none" w:sz="0" w:space="0" w:color="auto"/>
        <w:left w:val="none" w:sz="0" w:space="0" w:color="auto"/>
        <w:bottom w:val="none" w:sz="0" w:space="0" w:color="auto"/>
        <w:right w:val="none" w:sz="0" w:space="0" w:color="auto"/>
      </w:divBdr>
    </w:div>
    <w:div w:id="1787894743">
      <w:bodyDiv w:val="1"/>
      <w:marLeft w:val="0"/>
      <w:marRight w:val="0"/>
      <w:marTop w:val="0"/>
      <w:marBottom w:val="0"/>
      <w:divBdr>
        <w:top w:val="none" w:sz="0" w:space="0" w:color="auto"/>
        <w:left w:val="none" w:sz="0" w:space="0" w:color="auto"/>
        <w:bottom w:val="none" w:sz="0" w:space="0" w:color="auto"/>
        <w:right w:val="none" w:sz="0" w:space="0" w:color="auto"/>
      </w:divBdr>
    </w:div>
    <w:div w:id="1790201254">
      <w:bodyDiv w:val="1"/>
      <w:marLeft w:val="0"/>
      <w:marRight w:val="0"/>
      <w:marTop w:val="0"/>
      <w:marBottom w:val="0"/>
      <w:divBdr>
        <w:top w:val="none" w:sz="0" w:space="0" w:color="auto"/>
        <w:left w:val="none" w:sz="0" w:space="0" w:color="auto"/>
        <w:bottom w:val="none" w:sz="0" w:space="0" w:color="auto"/>
        <w:right w:val="none" w:sz="0" w:space="0" w:color="auto"/>
      </w:divBdr>
    </w:div>
    <w:div w:id="1793013918">
      <w:bodyDiv w:val="1"/>
      <w:marLeft w:val="0"/>
      <w:marRight w:val="0"/>
      <w:marTop w:val="0"/>
      <w:marBottom w:val="0"/>
      <w:divBdr>
        <w:top w:val="none" w:sz="0" w:space="0" w:color="auto"/>
        <w:left w:val="none" w:sz="0" w:space="0" w:color="auto"/>
        <w:bottom w:val="none" w:sz="0" w:space="0" w:color="auto"/>
        <w:right w:val="none" w:sz="0" w:space="0" w:color="auto"/>
      </w:divBdr>
    </w:div>
    <w:div w:id="1794670379">
      <w:bodyDiv w:val="1"/>
      <w:marLeft w:val="0"/>
      <w:marRight w:val="0"/>
      <w:marTop w:val="0"/>
      <w:marBottom w:val="0"/>
      <w:divBdr>
        <w:top w:val="none" w:sz="0" w:space="0" w:color="auto"/>
        <w:left w:val="none" w:sz="0" w:space="0" w:color="auto"/>
        <w:bottom w:val="none" w:sz="0" w:space="0" w:color="auto"/>
        <w:right w:val="none" w:sz="0" w:space="0" w:color="auto"/>
      </w:divBdr>
    </w:div>
    <w:div w:id="1797214529">
      <w:bodyDiv w:val="1"/>
      <w:marLeft w:val="0"/>
      <w:marRight w:val="0"/>
      <w:marTop w:val="0"/>
      <w:marBottom w:val="0"/>
      <w:divBdr>
        <w:top w:val="none" w:sz="0" w:space="0" w:color="auto"/>
        <w:left w:val="none" w:sz="0" w:space="0" w:color="auto"/>
        <w:bottom w:val="none" w:sz="0" w:space="0" w:color="auto"/>
        <w:right w:val="none" w:sz="0" w:space="0" w:color="auto"/>
      </w:divBdr>
    </w:div>
    <w:div w:id="1797945510">
      <w:bodyDiv w:val="1"/>
      <w:marLeft w:val="0"/>
      <w:marRight w:val="0"/>
      <w:marTop w:val="0"/>
      <w:marBottom w:val="0"/>
      <w:divBdr>
        <w:top w:val="none" w:sz="0" w:space="0" w:color="auto"/>
        <w:left w:val="none" w:sz="0" w:space="0" w:color="auto"/>
        <w:bottom w:val="none" w:sz="0" w:space="0" w:color="auto"/>
        <w:right w:val="none" w:sz="0" w:space="0" w:color="auto"/>
      </w:divBdr>
    </w:div>
    <w:div w:id="1798908716">
      <w:bodyDiv w:val="1"/>
      <w:marLeft w:val="0"/>
      <w:marRight w:val="0"/>
      <w:marTop w:val="0"/>
      <w:marBottom w:val="0"/>
      <w:divBdr>
        <w:top w:val="none" w:sz="0" w:space="0" w:color="auto"/>
        <w:left w:val="none" w:sz="0" w:space="0" w:color="auto"/>
        <w:bottom w:val="none" w:sz="0" w:space="0" w:color="auto"/>
        <w:right w:val="none" w:sz="0" w:space="0" w:color="auto"/>
      </w:divBdr>
    </w:div>
    <w:div w:id="1799713460">
      <w:bodyDiv w:val="1"/>
      <w:marLeft w:val="0"/>
      <w:marRight w:val="0"/>
      <w:marTop w:val="0"/>
      <w:marBottom w:val="0"/>
      <w:divBdr>
        <w:top w:val="none" w:sz="0" w:space="0" w:color="auto"/>
        <w:left w:val="none" w:sz="0" w:space="0" w:color="auto"/>
        <w:bottom w:val="none" w:sz="0" w:space="0" w:color="auto"/>
        <w:right w:val="none" w:sz="0" w:space="0" w:color="auto"/>
      </w:divBdr>
    </w:div>
    <w:div w:id="1800100429">
      <w:bodyDiv w:val="1"/>
      <w:marLeft w:val="0"/>
      <w:marRight w:val="0"/>
      <w:marTop w:val="0"/>
      <w:marBottom w:val="0"/>
      <w:divBdr>
        <w:top w:val="none" w:sz="0" w:space="0" w:color="auto"/>
        <w:left w:val="none" w:sz="0" w:space="0" w:color="auto"/>
        <w:bottom w:val="none" w:sz="0" w:space="0" w:color="auto"/>
        <w:right w:val="none" w:sz="0" w:space="0" w:color="auto"/>
      </w:divBdr>
    </w:div>
    <w:div w:id="1800488094">
      <w:bodyDiv w:val="1"/>
      <w:marLeft w:val="0"/>
      <w:marRight w:val="0"/>
      <w:marTop w:val="0"/>
      <w:marBottom w:val="0"/>
      <w:divBdr>
        <w:top w:val="none" w:sz="0" w:space="0" w:color="auto"/>
        <w:left w:val="none" w:sz="0" w:space="0" w:color="auto"/>
        <w:bottom w:val="none" w:sz="0" w:space="0" w:color="auto"/>
        <w:right w:val="none" w:sz="0" w:space="0" w:color="auto"/>
      </w:divBdr>
    </w:div>
    <w:div w:id="1803380018">
      <w:bodyDiv w:val="1"/>
      <w:marLeft w:val="0"/>
      <w:marRight w:val="0"/>
      <w:marTop w:val="0"/>
      <w:marBottom w:val="0"/>
      <w:divBdr>
        <w:top w:val="none" w:sz="0" w:space="0" w:color="auto"/>
        <w:left w:val="none" w:sz="0" w:space="0" w:color="auto"/>
        <w:bottom w:val="none" w:sz="0" w:space="0" w:color="auto"/>
        <w:right w:val="none" w:sz="0" w:space="0" w:color="auto"/>
      </w:divBdr>
    </w:div>
    <w:div w:id="1806115601">
      <w:bodyDiv w:val="1"/>
      <w:marLeft w:val="0"/>
      <w:marRight w:val="0"/>
      <w:marTop w:val="0"/>
      <w:marBottom w:val="0"/>
      <w:divBdr>
        <w:top w:val="none" w:sz="0" w:space="0" w:color="auto"/>
        <w:left w:val="none" w:sz="0" w:space="0" w:color="auto"/>
        <w:bottom w:val="none" w:sz="0" w:space="0" w:color="auto"/>
        <w:right w:val="none" w:sz="0" w:space="0" w:color="auto"/>
      </w:divBdr>
    </w:div>
    <w:div w:id="1808281765">
      <w:bodyDiv w:val="1"/>
      <w:marLeft w:val="0"/>
      <w:marRight w:val="0"/>
      <w:marTop w:val="0"/>
      <w:marBottom w:val="0"/>
      <w:divBdr>
        <w:top w:val="none" w:sz="0" w:space="0" w:color="auto"/>
        <w:left w:val="none" w:sz="0" w:space="0" w:color="auto"/>
        <w:bottom w:val="none" w:sz="0" w:space="0" w:color="auto"/>
        <w:right w:val="none" w:sz="0" w:space="0" w:color="auto"/>
      </w:divBdr>
    </w:div>
    <w:div w:id="1810054131">
      <w:bodyDiv w:val="1"/>
      <w:marLeft w:val="0"/>
      <w:marRight w:val="0"/>
      <w:marTop w:val="0"/>
      <w:marBottom w:val="0"/>
      <w:divBdr>
        <w:top w:val="none" w:sz="0" w:space="0" w:color="auto"/>
        <w:left w:val="none" w:sz="0" w:space="0" w:color="auto"/>
        <w:bottom w:val="none" w:sz="0" w:space="0" w:color="auto"/>
        <w:right w:val="none" w:sz="0" w:space="0" w:color="auto"/>
      </w:divBdr>
    </w:div>
    <w:div w:id="1811903273">
      <w:bodyDiv w:val="1"/>
      <w:marLeft w:val="0"/>
      <w:marRight w:val="0"/>
      <w:marTop w:val="0"/>
      <w:marBottom w:val="0"/>
      <w:divBdr>
        <w:top w:val="none" w:sz="0" w:space="0" w:color="auto"/>
        <w:left w:val="none" w:sz="0" w:space="0" w:color="auto"/>
        <w:bottom w:val="none" w:sz="0" w:space="0" w:color="auto"/>
        <w:right w:val="none" w:sz="0" w:space="0" w:color="auto"/>
      </w:divBdr>
    </w:div>
    <w:div w:id="1812943666">
      <w:bodyDiv w:val="1"/>
      <w:marLeft w:val="0"/>
      <w:marRight w:val="0"/>
      <w:marTop w:val="0"/>
      <w:marBottom w:val="0"/>
      <w:divBdr>
        <w:top w:val="none" w:sz="0" w:space="0" w:color="auto"/>
        <w:left w:val="none" w:sz="0" w:space="0" w:color="auto"/>
        <w:bottom w:val="none" w:sz="0" w:space="0" w:color="auto"/>
        <w:right w:val="none" w:sz="0" w:space="0" w:color="auto"/>
      </w:divBdr>
    </w:div>
    <w:div w:id="1813059089">
      <w:bodyDiv w:val="1"/>
      <w:marLeft w:val="0"/>
      <w:marRight w:val="0"/>
      <w:marTop w:val="0"/>
      <w:marBottom w:val="0"/>
      <w:divBdr>
        <w:top w:val="none" w:sz="0" w:space="0" w:color="auto"/>
        <w:left w:val="none" w:sz="0" w:space="0" w:color="auto"/>
        <w:bottom w:val="none" w:sz="0" w:space="0" w:color="auto"/>
        <w:right w:val="none" w:sz="0" w:space="0" w:color="auto"/>
      </w:divBdr>
    </w:div>
    <w:div w:id="1815221495">
      <w:bodyDiv w:val="1"/>
      <w:marLeft w:val="0"/>
      <w:marRight w:val="0"/>
      <w:marTop w:val="0"/>
      <w:marBottom w:val="0"/>
      <w:divBdr>
        <w:top w:val="none" w:sz="0" w:space="0" w:color="auto"/>
        <w:left w:val="none" w:sz="0" w:space="0" w:color="auto"/>
        <w:bottom w:val="none" w:sz="0" w:space="0" w:color="auto"/>
        <w:right w:val="none" w:sz="0" w:space="0" w:color="auto"/>
      </w:divBdr>
    </w:div>
    <w:div w:id="1815944835">
      <w:bodyDiv w:val="1"/>
      <w:marLeft w:val="0"/>
      <w:marRight w:val="0"/>
      <w:marTop w:val="0"/>
      <w:marBottom w:val="0"/>
      <w:divBdr>
        <w:top w:val="none" w:sz="0" w:space="0" w:color="auto"/>
        <w:left w:val="none" w:sz="0" w:space="0" w:color="auto"/>
        <w:bottom w:val="none" w:sz="0" w:space="0" w:color="auto"/>
        <w:right w:val="none" w:sz="0" w:space="0" w:color="auto"/>
      </w:divBdr>
    </w:div>
    <w:div w:id="1815946816">
      <w:bodyDiv w:val="1"/>
      <w:marLeft w:val="0"/>
      <w:marRight w:val="0"/>
      <w:marTop w:val="0"/>
      <w:marBottom w:val="0"/>
      <w:divBdr>
        <w:top w:val="none" w:sz="0" w:space="0" w:color="auto"/>
        <w:left w:val="none" w:sz="0" w:space="0" w:color="auto"/>
        <w:bottom w:val="none" w:sz="0" w:space="0" w:color="auto"/>
        <w:right w:val="none" w:sz="0" w:space="0" w:color="auto"/>
      </w:divBdr>
    </w:div>
    <w:div w:id="1817256526">
      <w:bodyDiv w:val="1"/>
      <w:marLeft w:val="0"/>
      <w:marRight w:val="0"/>
      <w:marTop w:val="0"/>
      <w:marBottom w:val="0"/>
      <w:divBdr>
        <w:top w:val="none" w:sz="0" w:space="0" w:color="auto"/>
        <w:left w:val="none" w:sz="0" w:space="0" w:color="auto"/>
        <w:bottom w:val="none" w:sz="0" w:space="0" w:color="auto"/>
        <w:right w:val="none" w:sz="0" w:space="0" w:color="auto"/>
      </w:divBdr>
    </w:div>
    <w:div w:id="1817912471">
      <w:bodyDiv w:val="1"/>
      <w:marLeft w:val="0"/>
      <w:marRight w:val="0"/>
      <w:marTop w:val="0"/>
      <w:marBottom w:val="0"/>
      <w:divBdr>
        <w:top w:val="none" w:sz="0" w:space="0" w:color="auto"/>
        <w:left w:val="none" w:sz="0" w:space="0" w:color="auto"/>
        <w:bottom w:val="none" w:sz="0" w:space="0" w:color="auto"/>
        <w:right w:val="none" w:sz="0" w:space="0" w:color="auto"/>
      </w:divBdr>
    </w:div>
    <w:div w:id="1819374430">
      <w:bodyDiv w:val="1"/>
      <w:marLeft w:val="0"/>
      <w:marRight w:val="0"/>
      <w:marTop w:val="0"/>
      <w:marBottom w:val="0"/>
      <w:divBdr>
        <w:top w:val="none" w:sz="0" w:space="0" w:color="auto"/>
        <w:left w:val="none" w:sz="0" w:space="0" w:color="auto"/>
        <w:bottom w:val="none" w:sz="0" w:space="0" w:color="auto"/>
        <w:right w:val="none" w:sz="0" w:space="0" w:color="auto"/>
      </w:divBdr>
    </w:div>
    <w:div w:id="1820073475">
      <w:bodyDiv w:val="1"/>
      <w:marLeft w:val="0"/>
      <w:marRight w:val="0"/>
      <w:marTop w:val="0"/>
      <w:marBottom w:val="0"/>
      <w:divBdr>
        <w:top w:val="none" w:sz="0" w:space="0" w:color="auto"/>
        <w:left w:val="none" w:sz="0" w:space="0" w:color="auto"/>
        <w:bottom w:val="none" w:sz="0" w:space="0" w:color="auto"/>
        <w:right w:val="none" w:sz="0" w:space="0" w:color="auto"/>
      </w:divBdr>
    </w:div>
    <w:div w:id="1820461272">
      <w:bodyDiv w:val="1"/>
      <w:marLeft w:val="0"/>
      <w:marRight w:val="0"/>
      <w:marTop w:val="0"/>
      <w:marBottom w:val="0"/>
      <w:divBdr>
        <w:top w:val="none" w:sz="0" w:space="0" w:color="auto"/>
        <w:left w:val="none" w:sz="0" w:space="0" w:color="auto"/>
        <w:bottom w:val="none" w:sz="0" w:space="0" w:color="auto"/>
        <w:right w:val="none" w:sz="0" w:space="0" w:color="auto"/>
      </w:divBdr>
    </w:div>
    <w:div w:id="1824615490">
      <w:bodyDiv w:val="1"/>
      <w:marLeft w:val="0"/>
      <w:marRight w:val="0"/>
      <w:marTop w:val="0"/>
      <w:marBottom w:val="0"/>
      <w:divBdr>
        <w:top w:val="none" w:sz="0" w:space="0" w:color="auto"/>
        <w:left w:val="none" w:sz="0" w:space="0" w:color="auto"/>
        <w:bottom w:val="none" w:sz="0" w:space="0" w:color="auto"/>
        <w:right w:val="none" w:sz="0" w:space="0" w:color="auto"/>
      </w:divBdr>
    </w:div>
    <w:div w:id="1826236422">
      <w:bodyDiv w:val="1"/>
      <w:marLeft w:val="0"/>
      <w:marRight w:val="0"/>
      <w:marTop w:val="0"/>
      <w:marBottom w:val="0"/>
      <w:divBdr>
        <w:top w:val="none" w:sz="0" w:space="0" w:color="auto"/>
        <w:left w:val="none" w:sz="0" w:space="0" w:color="auto"/>
        <w:bottom w:val="none" w:sz="0" w:space="0" w:color="auto"/>
        <w:right w:val="none" w:sz="0" w:space="0" w:color="auto"/>
      </w:divBdr>
    </w:div>
    <w:div w:id="1826388936">
      <w:bodyDiv w:val="1"/>
      <w:marLeft w:val="0"/>
      <w:marRight w:val="0"/>
      <w:marTop w:val="0"/>
      <w:marBottom w:val="0"/>
      <w:divBdr>
        <w:top w:val="none" w:sz="0" w:space="0" w:color="auto"/>
        <w:left w:val="none" w:sz="0" w:space="0" w:color="auto"/>
        <w:bottom w:val="none" w:sz="0" w:space="0" w:color="auto"/>
        <w:right w:val="none" w:sz="0" w:space="0" w:color="auto"/>
      </w:divBdr>
    </w:div>
    <w:div w:id="1827740269">
      <w:bodyDiv w:val="1"/>
      <w:marLeft w:val="0"/>
      <w:marRight w:val="0"/>
      <w:marTop w:val="0"/>
      <w:marBottom w:val="0"/>
      <w:divBdr>
        <w:top w:val="none" w:sz="0" w:space="0" w:color="auto"/>
        <w:left w:val="none" w:sz="0" w:space="0" w:color="auto"/>
        <w:bottom w:val="none" w:sz="0" w:space="0" w:color="auto"/>
        <w:right w:val="none" w:sz="0" w:space="0" w:color="auto"/>
      </w:divBdr>
    </w:div>
    <w:div w:id="1827940006">
      <w:bodyDiv w:val="1"/>
      <w:marLeft w:val="0"/>
      <w:marRight w:val="0"/>
      <w:marTop w:val="0"/>
      <w:marBottom w:val="0"/>
      <w:divBdr>
        <w:top w:val="none" w:sz="0" w:space="0" w:color="auto"/>
        <w:left w:val="none" w:sz="0" w:space="0" w:color="auto"/>
        <w:bottom w:val="none" w:sz="0" w:space="0" w:color="auto"/>
        <w:right w:val="none" w:sz="0" w:space="0" w:color="auto"/>
      </w:divBdr>
    </w:div>
    <w:div w:id="1828591137">
      <w:bodyDiv w:val="1"/>
      <w:marLeft w:val="0"/>
      <w:marRight w:val="0"/>
      <w:marTop w:val="0"/>
      <w:marBottom w:val="0"/>
      <w:divBdr>
        <w:top w:val="none" w:sz="0" w:space="0" w:color="auto"/>
        <w:left w:val="none" w:sz="0" w:space="0" w:color="auto"/>
        <w:bottom w:val="none" w:sz="0" w:space="0" w:color="auto"/>
        <w:right w:val="none" w:sz="0" w:space="0" w:color="auto"/>
      </w:divBdr>
    </w:div>
    <w:div w:id="1828787209">
      <w:bodyDiv w:val="1"/>
      <w:marLeft w:val="0"/>
      <w:marRight w:val="0"/>
      <w:marTop w:val="0"/>
      <w:marBottom w:val="0"/>
      <w:divBdr>
        <w:top w:val="none" w:sz="0" w:space="0" w:color="auto"/>
        <w:left w:val="none" w:sz="0" w:space="0" w:color="auto"/>
        <w:bottom w:val="none" w:sz="0" w:space="0" w:color="auto"/>
        <w:right w:val="none" w:sz="0" w:space="0" w:color="auto"/>
      </w:divBdr>
    </w:div>
    <w:div w:id="1832599838">
      <w:bodyDiv w:val="1"/>
      <w:marLeft w:val="0"/>
      <w:marRight w:val="0"/>
      <w:marTop w:val="0"/>
      <w:marBottom w:val="0"/>
      <w:divBdr>
        <w:top w:val="none" w:sz="0" w:space="0" w:color="auto"/>
        <w:left w:val="none" w:sz="0" w:space="0" w:color="auto"/>
        <w:bottom w:val="none" w:sz="0" w:space="0" w:color="auto"/>
        <w:right w:val="none" w:sz="0" w:space="0" w:color="auto"/>
      </w:divBdr>
    </w:div>
    <w:div w:id="1834834788">
      <w:bodyDiv w:val="1"/>
      <w:marLeft w:val="0"/>
      <w:marRight w:val="0"/>
      <w:marTop w:val="0"/>
      <w:marBottom w:val="0"/>
      <w:divBdr>
        <w:top w:val="none" w:sz="0" w:space="0" w:color="auto"/>
        <w:left w:val="none" w:sz="0" w:space="0" w:color="auto"/>
        <w:bottom w:val="none" w:sz="0" w:space="0" w:color="auto"/>
        <w:right w:val="none" w:sz="0" w:space="0" w:color="auto"/>
      </w:divBdr>
    </w:div>
    <w:div w:id="1837572490">
      <w:bodyDiv w:val="1"/>
      <w:marLeft w:val="0"/>
      <w:marRight w:val="0"/>
      <w:marTop w:val="0"/>
      <w:marBottom w:val="0"/>
      <w:divBdr>
        <w:top w:val="none" w:sz="0" w:space="0" w:color="auto"/>
        <w:left w:val="none" w:sz="0" w:space="0" w:color="auto"/>
        <w:bottom w:val="none" w:sz="0" w:space="0" w:color="auto"/>
        <w:right w:val="none" w:sz="0" w:space="0" w:color="auto"/>
      </w:divBdr>
    </w:div>
    <w:div w:id="1841388394">
      <w:bodyDiv w:val="1"/>
      <w:marLeft w:val="0"/>
      <w:marRight w:val="0"/>
      <w:marTop w:val="0"/>
      <w:marBottom w:val="0"/>
      <w:divBdr>
        <w:top w:val="none" w:sz="0" w:space="0" w:color="auto"/>
        <w:left w:val="none" w:sz="0" w:space="0" w:color="auto"/>
        <w:bottom w:val="none" w:sz="0" w:space="0" w:color="auto"/>
        <w:right w:val="none" w:sz="0" w:space="0" w:color="auto"/>
      </w:divBdr>
    </w:div>
    <w:div w:id="1843347501">
      <w:bodyDiv w:val="1"/>
      <w:marLeft w:val="0"/>
      <w:marRight w:val="0"/>
      <w:marTop w:val="0"/>
      <w:marBottom w:val="0"/>
      <w:divBdr>
        <w:top w:val="none" w:sz="0" w:space="0" w:color="auto"/>
        <w:left w:val="none" w:sz="0" w:space="0" w:color="auto"/>
        <w:bottom w:val="none" w:sz="0" w:space="0" w:color="auto"/>
        <w:right w:val="none" w:sz="0" w:space="0" w:color="auto"/>
      </w:divBdr>
    </w:div>
    <w:div w:id="1846509458">
      <w:bodyDiv w:val="1"/>
      <w:marLeft w:val="0"/>
      <w:marRight w:val="0"/>
      <w:marTop w:val="0"/>
      <w:marBottom w:val="0"/>
      <w:divBdr>
        <w:top w:val="none" w:sz="0" w:space="0" w:color="auto"/>
        <w:left w:val="none" w:sz="0" w:space="0" w:color="auto"/>
        <w:bottom w:val="none" w:sz="0" w:space="0" w:color="auto"/>
        <w:right w:val="none" w:sz="0" w:space="0" w:color="auto"/>
      </w:divBdr>
    </w:div>
    <w:div w:id="1847819351">
      <w:bodyDiv w:val="1"/>
      <w:marLeft w:val="0"/>
      <w:marRight w:val="0"/>
      <w:marTop w:val="0"/>
      <w:marBottom w:val="0"/>
      <w:divBdr>
        <w:top w:val="none" w:sz="0" w:space="0" w:color="auto"/>
        <w:left w:val="none" w:sz="0" w:space="0" w:color="auto"/>
        <w:bottom w:val="none" w:sz="0" w:space="0" w:color="auto"/>
        <w:right w:val="none" w:sz="0" w:space="0" w:color="auto"/>
      </w:divBdr>
    </w:div>
    <w:div w:id="1848980315">
      <w:bodyDiv w:val="1"/>
      <w:marLeft w:val="0"/>
      <w:marRight w:val="0"/>
      <w:marTop w:val="0"/>
      <w:marBottom w:val="0"/>
      <w:divBdr>
        <w:top w:val="none" w:sz="0" w:space="0" w:color="auto"/>
        <w:left w:val="none" w:sz="0" w:space="0" w:color="auto"/>
        <w:bottom w:val="none" w:sz="0" w:space="0" w:color="auto"/>
        <w:right w:val="none" w:sz="0" w:space="0" w:color="auto"/>
      </w:divBdr>
    </w:div>
    <w:div w:id="1849829975">
      <w:bodyDiv w:val="1"/>
      <w:marLeft w:val="0"/>
      <w:marRight w:val="0"/>
      <w:marTop w:val="0"/>
      <w:marBottom w:val="0"/>
      <w:divBdr>
        <w:top w:val="none" w:sz="0" w:space="0" w:color="auto"/>
        <w:left w:val="none" w:sz="0" w:space="0" w:color="auto"/>
        <w:bottom w:val="none" w:sz="0" w:space="0" w:color="auto"/>
        <w:right w:val="none" w:sz="0" w:space="0" w:color="auto"/>
      </w:divBdr>
    </w:div>
    <w:div w:id="1855336383">
      <w:bodyDiv w:val="1"/>
      <w:marLeft w:val="0"/>
      <w:marRight w:val="0"/>
      <w:marTop w:val="0"/>
      <w:marBottom w:val="0"/>
      <w:divBdr>
        <w:top w:val="none" w:sz="0" w:space="0" w:color="auto"/>
        <w:left w:val="none" w:sz="0" w:space="0" w:color="auto"/>
        <w:bottom w:val="none" w:sz="0" w:space="0" w:color="auto"/>
        <w:right w:val="none" w:sz="0" w:space="0" w:color="auto"/>
      </w:divBdr>
    </w:div>
    <w:div w:id="1855805657">
      <w:bodyDiv w:val="1"/>
      <w:marLeft w:val="0"/>
      <w:marRight w:val="0"/>
      <w:marTop w:val="0"/>
      <w:marBottom w:val="0"/>
      <w:divBdr>
        <w:top w:val="none" w:sz="0" w:space="0" w:color="auto"/>
        <w:left w:val="none" w:sz="0" w:space="0" w:color="auto"/>
        <w:bottom w:val="none" w:sz="0" w:space="0" w:color="auto"/>
        <w:right w:val="none" w:sz="0" w:space="0" w:color="auto"/>
      </w:divBdr>
    </w:div>
    <w:div w:id="1855994088">
      <w:bodyDiv w:val="1"/>
      <w:marLeft w:val="0"/>
      <w:marRight w:val="0"/>
      <w:marTop w:val="0"/>
      <w:marBottom w:val="0"/>
      <w:divBdr>
        <w:top w:val="none" w:sz="0" w:space="0" w:color="auto"/>
        <w:left w:val="none" w:sz="0" w:space="0" w:color="auto"/>
        <w:bottom w:val="none" w:sz="0" w:space="0" w:color="auto"/>
        <w:right w:val="none" w:sz="0" w:space="0" w:color="auto"/>
      </w:divBdr>
    </w:div>
    <w:div w:id="1856379499">
      <w:bodyDiv w:val="1"/>
      <w:marLeft w:val="0"/>
      <w:marRight w:val="0"/>
      <w:marTop w:val="0"/>
      <w:marBottom w:val="0"/>
      <w:divBdr>
        <w:top w:val="none" w:sz="0" w:space="0" w:color="auto"/>
        <w:left w:val="none" w:sz="0" w:space="0" w:color="auto"/>
        <w:bottom w:val="none" w:sz="0" w:space="0" w:color="auto"/>
        <w:right w:val="none" w:sz="0" w:space="0" w:color="auto"/>
      </w:divBdr>
    </w:div>
    <w:div w:id="1860243107">
      <w:bodyDiv w:val="1"/>
      <w:marLeft w:val="0"/>
      <w:marRight w:val="0"/>
      <w:marTop w:val="0"/>
      <w:marBottom w:val="0"/>
      <w:divBdr>
        <w:top w:val="none" w:sz="0" w:space="0" w:color="auto"/>
        <w:left w:val="none" w:sz="0" w:space="0" w:color="auto"/>
        <w:bottom w:val="none" w:sz="0" w:space="0" w:color="auto"/>
        <w:right w:val="none" w:sz="0" w:space="0" w:color="auto"/>
      </w:divBdr>
    </w:div>
    <w:div w:id="1862085913">
      <w:bodyDiv w:val="1"/>
      <w:marLeft w:val="0"/>
      <w:marRight w:val="0"/>
      <w:marTop w:val="0"/>
      <w:marBottom w:val="0"/>
      <w:divBdr>
        <w:top w:val="none" w:sz="0" w:space="0" w:color="auto"/>
        <w:left w:val="none" w:sz="0" w:space="0" w:color="auto"/>
        <w:bottom w:val="none" w:sz="0" w:space="0" w:color="auto"/>
        <w:right w:val="none" w:sz="0" w:space="0" w:color="auto"/>
      </w:divBdr>
    </w:div>
    <w:div w:id="1862086969">
      <w:bodyDiv w:val="1"/>
      <w:marLeft w:val="0"/>
      <w:marRight w:val="0"/>
      <w:marTop w:val="0"/>
      <w:marBottom w:val="0"/>
      <w:divBdr>
        <w:top w:val="none" w:sz="0" w:space="0" w:color="auto"/>
        <w:left w:val="none" w:sz="0" w:space="0" w:color="auto"/>
        <w:bottom w:val="none" w:sz="0" w:space="0" w:color="auto"/>
        <w:right w:val="none" w:sz="0" w:space="0" w:color="auto"/>
      </w:divBdr>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4245528">
      <w:bodyDiv w:val="1"/>
      <w:marLeft w:val="0"/>
      <w:marRight w:val="0"/>
      <w:marTop w:val="0"/>
      <w:marBottom w:val="0"/>
      <w:divBdr>
        <w:top w:val="none" w:sz="0" w:space="0" w:color="auto"/>
        <w:left w:val="none" w:sz="0" w:space="0" w:color="auto"/>
        <w:bottom w:val="none" w:sz="0" w:space="0" w:color="auto"/>
        <w:right w:val="none" w:sz="0" w:space="0" w:color="auto"/>
      </w:divBdr>
    </w:div>
    <w:div w:id="1864515344">
      <w:bodyDiv w:val="1"/>
      <w:marLeft w:val="0"/>
      <w:marRight w:val="0"/>
      <w:marTop w:val="0"/>
      <w:marBottom w:val="0"/>
      <w:divBdr>
        <w:top w:val="none" w:sz="0" w:space="0" w:color="auto"/>
        <w:left w:val="none" w:sz="0" w:space="0" w:color="auto"/>
        <w:bottom w:val="none" w:sz="0" w:space="0" w:color="auto"/>
        <w:right w:val="none" w:sz="0" w:space="0" w:color="auto"/>
      </w:divBdr>
    </w:div>
    <w:div w:id="1866480442">
      <w:bodyDiv w:val="1"/>
      <w:marLeft w:val="0"/>
      <w:marRight w:val="0"/>
      <w:marTop w:val="0"/>
      <w:marBottom w:val="0"/>
      <w:divBdr>
        <w:top w:val="none" w:sz="0" w:space="0" w:color="auto"/>
        <w:left w:val="none" w:sz="0" w:space="0" w:color="auto"/>
        <w:bottom w:val="none" w:sz="0" w:space="0" w:color="auto"/>
        <w:right w:val="none" w:sz="0" w:space="0" w:color="auto"/>
      </w:divBdr>
    </w:div>
    <w:div w:id="1868719239">
      <w:bodyDiv w:val="1"/>
      <w:marLeft w:val="0"/>
      <w:marRight w:val="0"/>
      <w:marTop w:val="0"/>
      <w:marBottom w:val="0"/>
      <w:divBdr>
        <w:top w:val="none" w:sz="0" w:space="0" w:color="auto"/>
        <w:left w:val="none" w:sz="0" w:space="0" w:color="auto"/>
        <w:bottom w:val="none" w:sz="0" w:space="0" w:color="auto"/>
        <w:right w:val="none" w:sz="0" w:space="0" w:color="auto"/>
      </w:divBdr>
    </w:div>
    <w:div w:id="1870409698">
      <w:bodyDiv w:val="1"/>
      <w:marLeft w:val="0"/>
      <w:marRight w:val="0"/>
      <w:marTop w:val="0"/>
      <w:marBottom w:val="0"/>
      <w:divBdr>
        <w:top w:val="none" w:sz="0" w:space="0" w:color="auto"/>
        <w:left w:val="none" w:sz="0" w:space="0" w:color="auto"/>
        <w:bottom w:val="none" w:sz="0" w:space="0" w:color="auto"/>
        <w:right w:val="none" w:sz="0" w:space="0" w:color="auto"/>
      </w:divBdr>
    </w:div>
    <w:div w:id="1870995328">
      <w:bodyDiv w:val="1"/>
      <w:marLeft w:val="0"/>
      <w:marRight w:val="0"/>
      <w:marTop w:val="0"/>
      <w:marBottom w:val="0"/>
      <w:divBdr>
        <w:top w:val="none" w:sz="0" w:space="0" w:color="auto"/>
        <w:left w:val="none" w:sz="0" w:space="0" w:color="auto"/>
        <w:bottom w:val="none" w:sz="0" w:space="0" w:color="auto"/>
        <w:right w:val="none" w:sz="0" w:space="0" w:color="auto"/>
      </w:divBdr>
    </w:div>
    <w:div w:id="1871189026">
      <w:bodyDiv w:val="1"/>
      <w:marLeft w:val="0"/>
      <w:marRight w:val="0"/>
      <w:marTop w:val="0"/>
      <w:marBottom w:val="0"/>
      <w:divBdr>
        <w:top w:val="none" w:sz="0" w:space="0" w:color="auto"/>
        <w:left w:val="none" w:sz="0" w:space="0" w:color="auto"/>
        <w:bottom w:val="none" w:sz="0" w:space="0" w:color="auto"/>
        <w:right w:val="none" w:sz="0" w:space="0" w:color="auto"/>
      </w:divBdr>
    </w:div>
    <w:div w:id="1871527825">
      <w:bodyDiv w:val="1"/>
      <w:marLeft w:val="0"/>
      <w:marRight w:val="0"/>
      <w:marTop w:val="0"/>
      <w:marBottom w:val="0"/>
      <w:divBdr>
        <w:top w:val="none" w:sz="0" w:space="0" w:color="auto"/>
        <w:left w:val="none" w:sz="0" w:space="0" w:color="auto"/>
        <w:bottom w:val="none" w:sz="0" w:space="0" w:color="auto"/>
        <w:right w:val="none" w:sz="0" w:space="0" w:color="auto"/>
      </w:divBdr>
    </w:div>
    <w:div w:id="1872914439">
      <w:bodyDiv w:val="1"/>
      <w:marLeft w:val="0"/>
      <w:marRight w:val="0"/>
      <w:marTop w:val="0"/>
      <w:marBottom w:val="0"/>
      <w:divBdr>
        <w:top w:val="none" w:sz="0" w:space="0" w:color="auto"/>
        <w:left w:val="none" w:sz="0" w:space="0" w:color="auto"/>
        <w:bottom w:val="none" w:sz="0" w:space="0" w:color="auto"/>
        <w:right w:val="none" w:sz="0" w:space="0" w:color="auto"/>
      </w:divBdr>
    </w:div>
    <w:div w:id="1873691629">
      <w:bodyDiv w:val="1"/>
      <w:marLeft w:val="0"/>
      <w:marRight w:val="0"/>
      <w:marTop w:val="0"/>
      <w:marBottom w:val="0"/>
      <w:divBdr>
        <w:top w:val="none" w:sz="0" w:space="0" w:color="auto"/>
        <w:left w:val="none" w:sz="0" w:space="0" w:color="auto"/>
        <w:bottom w:val="none" w:sz="0" w:space="0" w:color="auto"/>
        <w:right w:val="none" w:sz="0" w:space="0" w:color="auto"/>
      </w:divBdr>
    </w:div>
    <w:div w:id="1877768759">
      <w:bodyDiv w:val="1"/>
      <w:marLeft w:val="0"/>
      <w:marRight w:val="0"/>
      <w:marTop w:val="0"/>
      <w:marBottom w:val="0"/>
      <w:divBdr>
        <w:top w:val="none" w:sz="0" w:space="0" w:color="auto"/>
        <w:left w:val="none" w:sz="0" w:space="0" w:color="auto"/>
        <w:bottom w:val="none" w:sz="0" w:space="0" w:color="auto"/>
        <w:right w:val="none" w:sz="0" w:space="0" w:color="auto"/>
      </w:divBdr>
    </w:div>
    <w:div w:id="1878153949">
      <w:bodyDiv w:val="1"/>
      <w:marLeft w:val="0"/>
      <w:marRight w:val="0"/>
      <w:marTop w:val="0"/>
      <w:marBottom w:val="0"/>
      <w:divBdr>
        <w:top w:val="none" w:sz="0" w:space="0" w:color="auto"/>
        <w:left w:val="none" w:sz="0" w:space="0" w:color="auto"/>
        <w:bottom w:val="none" w:sz="0" w:space="0" w:color="auto"/>
        <w:right w:val="none" w:sz="0" w:space="0" w:color="auto"/>
      </w:divBdr>
    </w:div>
    <w:div w:id="1878157623">
      <w:bodyDiv w:val="1"/>
      <w:marLeft w:val="0"/>
      <w:marRight w:val="0"/>
      <w:marTop w:val="0"/>
      <w:marBottom w:val="0"/>
      <w:divBdr>
        <w:top w:val="none" w:sz="0" w:space="0" w:color="auto"/>
        <w:left w:val="none" w:sz="0" w:space="0" w:color="auto"/>
        <w:bottom w:val="none" w:sz="0" w:space="0" w:color="auto"/>
        <w:right w:val="none" w:sz="0" w:space="0" w:color="auto"/>
      </w:divBdr>
    </w:div>
    <w:div w:id="1880051257">
      <w:bodyDiv w:val="1"/>
      <w:marLeft w:val="0"/>
      <w:marRight w:val="0"/>
      <w:marTop w:val="0"/>
      <w:marBottom w:val="0"/>
      <w:divBdr>
        <w:top w:val="none" w:sz="0" w:space="0" w:color="auto"/>
        <w:left w:val="none" w:sz="0" w:space="0" w:color="auto"/>
        <w:bottom w:val="none" w:sz="0" w:space="0" w:color="auto"/>
        <w:right w:val="none" w:sz="0" w:space="0" w:color="auto"/>
      </w:divBdr>
    </w:div>
    <w:div w:id="1880782420">
      <w:bodyDiv w:val="1"/>
      <w:marLeft w:val="0"/>
      <w:marRight w:val="0"/>
      <w:marTop w:val="0"/>
      <w:marBottom w:val="0"/>
      <w:divBdr>
        <w:top w:val="none" w:sz="0" w:space="0" w:color="auto"/>
        <w:left w:val="none" w:sz="0" w:space="0" w:color="auto"/>
        <w:bottom w:val="none" w:sz="0" w:space="0" w:color="auto"/>
        <w:right w:val="none" w:sz="0" w:space="0" w:color="auto"/>
      </w:divBdr>
    </w:div>
    <w:div w:id="1881546759">
      <w:bodyDiv w:val="1"/>
      <w:marLeft w:val="0"/>
      <w:marRight w:val="0"/>
      <w:marTop w:val="0"/>
      <w:marBottom w:val="0"/>
      <w:divBdr>
        <w:top w:val="none" w:sz="0" w:space="0" w:color="auto"/>
        <w:left w:val="none" w:sz="0" w:space="0" w:color="auto"/>
        <w:bottom w:val="none" w:sz="0" w:space="0" w:color="auto"/>
        <w:right w:val="none" w:sz="0" w:space="0" w:color="auto"/>
      </w:divBdr>
    </w:div>
    <w:div w:id="1884437214">
      <w:bodyDiv w:val="1"/>
      <w:marLeft w:val="0"/>
      <w:marRight w:val="0"/>
      <w:marTop w:val="0"/>
      <w:marBottom w:val="0"/>
      <w:divBdr>
        <w:top w:val="none" w:sz="0" w:space="0" w:color="auto"/>
        <w:left w:val="none" w:sz="0" w:space="0" w:color="auto"/>
        <w:bottom w:val="none" w:sz="0" w:space="0" w:color="auto"/>
        <w:right w:val="none" w:sz="0" w:space="0" w:color="auto"/>
      </w:divBdr>
    </w:div>
    <w:div w:id="1884753551">
      <w:bodyDiv w:val="1"/>
      <w:marLeft w:val="0"/>
      <w:marRight w:val="0"/>
      <w:marTop w:val="0"/>
      <w:marBottom w:val="0"/>
      <w:divBdr>
        <w:top w:val="none" w:sz="0" w:space="0" w:color="auto"/>
        <w:left w:val="none" w:sz="0" w:space="0" w:color="auto"/>
        <w:bottom w:val="none" w:sz="0" w:space="0" w:color="auto"/>
        <w:right w:val="none" w:sz="0" w:space="0" w:color="auto"/>
      </w:divBdr>
    </w:div>
    <w:div w:id="1888760361">
      <w:bodyDiv w:val="1"/>
      <w:marLeft w:val="0"/>
      <w:marRight w:val="0"/>
      <w:marTop w:val="0"/>
      <w:marBottom w:val="0"/>
      <w:divBdr>
        <w:top w:val="none" w:sz="0" w:space="0" w:color="auto"/>
        <w:left w:val="none" w:sz="0" w:space="0" w:color="auto"/>
        <w:bottom w:val="none" w:sz="0" w:space="0" w:color="auto"/>
        <w:right w:val="none" w:sz="0" w:space="0" w:color="auto"/>
      </w:divBdr>
    </w:div>
    <w:div w:id="1889337920">
      <w:bodyDiv w:val="1"/>
      <w:marLeft w:val="0"/>
      <w:marRight w:val="0"/>
      <w:marTop w:val="0"/>
      <w:marBottom w:val="0"/>
      <w:divBdr>
        <w:top w:val="none" w:sz="0" w:space="0" w:color="auto"/>
        <w:left w:val="none" w:sz="0" w:space="0" w:color="auto"/>
        <w:bottom w:val="none" w:sz="0" w:space="0" w:color="auto"/>
        <w:right w:val="none" w:sz="0" w:space="0" w:color="auto"/>
      </w:divBdr>
    </w:div>
    <w:div w:id="1890143395">
      <w:bodyDiv w:val="1"/>
      <w:marLeft w:val="0"/>
      <w:marRight w:val="0"/>
      <w:marTop w:val="0"/>
      <w:marBottom w:val="0"/>
      <w:divBdr>
        <w:top w:val="none" w:sz="0" w:space="0" w:color="auto"/>
        <w:left w:val="none" w:sz="0" w:space="0" w:color="auto"/>
        <w:bottom w:val="none" w:sz="0" w:space="0" w:color="auto"/>
        <w:right w:val="none" w:sz="0" w:space="0" w:color="auto"/>
      </w:divBdr>
    </w:div>
    <w:div w:id="1890917346">
      <w:bodyDiv w:val="1"/>
      <w:marLeft w:val="0"/>
      <w:marRight w:val="0"/>
      <w:marTop w:val="0"/>
      <w:marBottom w:val="0"/>
      <w:divBdr>
        <w:top w:val="none" w:sz="0" w:space="0" w:color="auto"/>
        <w:left w:val="none" w:sz="0" w:space="0" w:color="auto"/>
        <w:bottom w:val="none" w:sz="0" w:space="0" w:color="auto"/>
        <w:right w:val="none" w:sz="0" w:space="0" w:color="auto"/>
      </w:divBdr>
    </w:div>
    <w:div w:id="1890991220">
      <w:bodyDiv w:val="1"/>
      <w:marLeft w:val="0"/>
      <w:marRight w:val="0"/>
      <w:marTop w:val="0"/>
      <w:marBottom w:val="0"/>
      <w:divBdr>
        <w:top w:val="none" w:sz="0" w:space="0" w:color="auto"/>
        <w:left w:val="none" w:sz="0" w:space="0" w:color="auto"/>
        <w:bottom w:val="none" w:sz="0" w:space="0" w:color="auto"/>
        <w:right w:val="none" w:sz="0" w:space="0" w:color="auto"/>
      </w:divBdr>
    </w:div>
    <w:div w:id="1893229903">
      <w:bodyDiv w:val="1"/>
      <w:marLeft w:val="0"/>
      <w:marRight w:val="0"/>
      <w:marTop w:val="0"/>
      <w:marBottom w:val="0"/>
      <w:divBdr>
        <w:top w:val="none" w:sz="0" w:space="0" w:color="auto"/>
        <w:left w:val="none" w:sz="0" w:space="0" w:color="auto"/>
        <w:bottom w:val="none" w:sz="0" w:space="0" w:color="auto"/>
        <w:right w:val="none" w:sz="0" w:space="0" w:color="auto"/>
      </w:divBdr>
    </w:div>
    <w:div w:id="1893999618">
      <w:bodyDiv w:val="1"/>
      <w:marLeft w:val="0"/>
      <w:marRight w:val="0"/>
      <w:marTop w:val="0"/>
      <w:marBottom w:val="0"/>
      <w:divBdr>
        <w:top w:val="none" w:sz="0" w:space="0" w:color="auto"/>
        <w:left w:val="none" w:sz="0" w:space="0" w:color="auto"/>
        <w:bottom w:val="none" w:sz="0" w:space="0" w:color="auto"/>
        <w:right w:val="none" w:sz="0" w:space="0" w:color="auto"/>
      </w:divBdr>
    </w:div>
    <w:div w:id="1895117459">
      <w:bodyDiv w:val="1"/>
      <w:marLeft w:val="0"/>
      <w:marRight w:val="0"/>
      <w:marTop w:val="0"/>
      <w:marBottom w:val="0"/>
      <w:divBdr>
        <w:top w:val="none" w:sz="0" w:space="0" w:color="auto"/>
        <w:left w:val="none" w:sz="0" w:space="0" w:color="auto"/>
        <w:bottom w:val="none" w:sz="0" w:space="0" w:color="auto"/>
        <w:right w:val="none" w:sz="0" w:space="0" w:color="auto"/>
      </w:divBdr>
    </w:div>
    <w:div w:id="1897661174">
      <w:bodyDiv w:val="1"/>
      <w:marLeft w:val="0"/>
      <w:marRight w:val="0"/>
      <w:marTop w:val="0"/>
      <w:marBottom w:val="0"/>
      <w:divBdr>
        <w:top w:val="none" w:sz="0" w:space="0" w:color="auto"/>
        <w:left w:val="none" w:sz="0" w:space="0" w:color="auto"/>
        <w:bottom w:val="none" w:sz="0" w:space="0" w:color="auto"/>
        <w:right w:val="none" w:sz="0" w:space="0" w:color="auto"/>
      </w:divBdr>
    </w:div>
    <w:div w:id="1898321054">
      <w:bodyDiv w:val="1"/>
      <w:marLeft w:val="0"/>
      <w:marRight w:val="0"/>
      <w:marTop w:val="0"/>
      <w:marBottom w:val="0"/>
      <w:divBdr>
        <w:top w:val="none" w:sz="0" w:space="0" w:color="auto"/>
        <w:left w:val="none" w:sz="0" w:space="0" w:color="auto"/>
        <w:bottom w:val="none" w:sz="0" w:space="0" w:color="auto"/>
        <w:right w:val="none" w:sz="0" w:space="0" w:color="auto"/>
      </w:divBdr>
    </w:div>
    <w:div w:id="1899123911">
      <w:bodyDiv w:val="1"/>
      <w:marLeft w:val="0"/>
      <w:marRight w:val="0"/>
      <w:marTop w:val="0"/>
      <w:marBottom w:val="0"/>
      <w:divBdr>
        <w:top w:val="none" w:sz="0" w:space="0" w:color="auto"/>
        <w:left w:val="none" w:sz="0" w:space="0" w:color="auto"/>
        <w:bottom w:val="none" w:sz="0" w:space="0" w:color="auto"/>
        <w:right w:val="none" w:sz="0" w:space="0" w:color="auto"/>
      </w:divBdr>
    </w:div>
    <w:div w:id="1899319380">
      <w:bodyDiv w:val="1"/>
      <w:marLeft w:val="0"/>
      <w:marRight w:val="0"/>
      <w:marTop w:val="0"/>
      <w:marBottom w:val="0"/>
      <w:divBdr>
        <w:top w:val="none" w:sz="0" w:space="0" w:color="auto"/>
        <w:left w:val="none" w:sz="0" w:space="0" w:color="auto"/>
        <w:bottom w:val="none" w:sz="0" w:space="0" w:color="auto"/>
        <w:right w:val="none" w:sz="0" w:space="0" w:color="auto"/>
      </w:divBdr>
    </w:div>
    <w:div w:id="1900356332">
      <w:bodyDiv w:val="1"/>
      <w:marLeft w:val="0"/>
      <w:marRight w:val="0"/>
      <w:marTop w:val="0"/>
      <w:marBottom w:val="0"/>
      <w:divBdr>
        <w:top w:val="none" w:sz="0" w:space="0" w:color="auto"/>
        <w:left w:val="none" w:sz="0" w:space="0" w:color="auto"/>
        <w:bottom w:val="none" w:sz="0" w:space="0" w:color="auto"/>
        <w:right w:val="none" w:sz="0" w:space="0" w:color="auto"/>
      </w:divBdr>
    </w:div>
    <w:div w:id="1900433142">
      <w:bodyDiv w:val="1"/>
      <w:marLeft w:val="0"/>
      <w:marRight w:val="0"/>
      <w:marTop w:val="0"/>
      <w:marBottom w:val="0"/>
      <w:divBdr>
        <w:top w:val="none" w:sz="0" w:space="0" w:color="auto"/>
        <w:left w:val="none" w:sz="0" w:space="0" w:color="auto"/>
        <w:bottom w:val="none" w:sz="0" w:space="0" w:color="auto"/>
        <w:right w:val="none" w:sz="0" w:space="0" w:color="auto"/>
      </w:divBdr>
    </w:div>
    <w:div w:id="1900701308">
      <w:bodyDiv w:val="1"/>
      <w:marLeft w:val="0"/>
      <w:marRight w:val="0"/>
      <w:marTop w:val="0"/>
      <w:marBottom w:val="0"/>
      <w:divBdr>
        <w:top w:val="none" w:sz="0" w:space="0" w:color="auto"/>
        <w:left w:val="none" w:sz="0" w:space="0" w:color="auto"/>
        <w:bottom w:val="none" w:sz="0" w:space="0" w:color="auto"/>
        <w:right w:val="none" w:sz="0" w:space="0" w:color="auto"/>
      </w:divBdr>
    </w:div>
    <w:div w:id="1902133392">
      <w:bodyDiv w:val="1"/>
      <w:marLeft w:val="0"/>
      <w:marRight w:val="0"/>
      <w:marTop w:val="0"/>
      <w:marBottom w:val="0"/>
      <w:divBdr>
        <w:top w:val="none" w:sz="0" w:space="0" w:color="auto"/>
        <w:left w:val="none" w:sz="0" w:space="0" w:color="auto"/>
        <w:bottom w:val="none" w:sz="0" w:space="0" w:color="auto"/>
        <w:right w:val="none" w:sz="0" w:space="0" w:color="auto"/>
      </w:divBdr>
    </w:div>
    <w:div w:id="1902985883">
      <w:bodyDiv w:val="1"/>
      <w:marLeft w:val="0"/>
      <w:marRight w:val="0"/>
      <w:marTop w:val="0"/>
      <w:marBottom w:val="0"/>
      <w:divBdr>
        <w:top w:val="none" w:sz="0" w:space="0" w:color="auto"/>
        <w:left w:val="none" w:sz="0" w:space="0" w:color="auto"/>
        <w:bottom w:val="none" w:sz="0" w:space="0" w:color="auto"/>
        <w:right w:val="none" w:sz="0" w:space="0" w:color="auto"/>
      </w:divBdr>
    </w:div>
    <w:div w:id="1903325496">
      <w:bodyDiv w:val="1"/>
      <w:marLeft w:val="0"/>
      <w:marRight w:val="0"/>
      <w:marTop w:val="0"/>
      <w:marBottom w:val="0"/>
      <w:divBdr>
        <w:top w:val="none" w:sz="0" w:space="0" w:color="auto"/>
        <w:left w:val="none" w:sz="0" w:space="0" w:color="auto"/>
        <w:bottom w:val="none" w:sz="0" w:space="0" w:color="auto"/>
        <w:right w:val="none" w:sz="0" w:space="0" w:color="auto"/>
      </w:divBdr>
    </w:div>
    <w:div w:id="1908419088">
      <w:bodyDiv w:val="1"/>
      <w:marLeft w:val="0"/>
      <w:marRight w:val="0"/>
      <w:marTop w:val="0"/>
      <w:marBottom w:val="0"/>
      <w:divBdr>
        <w:top w:val="none" w:sz="0" w:space="0" w:color="auto"/>
        <w:left w:val="none" w:sz="0" w:space="0" w:color="auto"/>
        <w:bottom w:val="none" w:sz="0" w:space="0" w:color="auto"/>
        <w:right w:val="none" w:sz="0" w:space="0" w:color="auto"/>
      </w:divBdr>
    </w:div>
    <w:div w:id="1909997165">
      <w:bodyDiv w:val="1"/>
      <w:marLeft w:val="0"/>
      <w:marRight w:val="0"/>
      <w:marTop w:val="0"/>
      <w:marBottom w:val="0"/>
      <w:divBdr>
        <w:top w:val="none" w:sz="0" w:space="0" w:color="auto"/>
        <w:left w:val="none" w:sz="0" w:space="0" w:color="auto"/>
        <w:bottom w:val="none" w:sz="0" w:space="0" w:color="auto"/>
        <w:right w:val="none" w:sz="0" w:space="0" w:color="auto"/>
      </w:divBdr>
    </w:div>
    <w:div w:id="1910722867">
      <w:bodyDiv w:val="1"/>
      <w:marLeft w:val="0"/>
      <w:marRight w:val="0"/>
      <w:marTop w:val="0"/>
      <w:marBottom w:val="0"/>
      <w:divBdr>
        <w:top w:val="none" w:sz="0" w:space="0" w:color="auto"/>
        <w:left w:val="none" w:sz="0" w:space="0" w:color="auto"/>
        <w:bottom w:val="none" w:sz="0" w:space="0" w:color="auto"/>
        <w:right w:val="none" w:sz="0" w:space="0" w:color="auto"/>
      </w:divBdr>
    </w:div>
    <w:div w:id="1912081709">
      <w:bodyDiv w:val="1"/>
      <w:marLeft w:val="0"/>
      <w:marRight w:val="0"/>
      <w:marTop w:val="0"/>
      <w:marBottom w:val="0"/>
      <w:divBdr>
        <w:top w:val="none" w:sz="0" w:space="0" w:color="auto"/>
        <w:left w:val="none" w:sz="0" w:space="0" w:color="auto"/>
        <w:bottom w:val="none" w:sz="0" w:space="0" w:color="auto"/>
        <w:right w:val="none" w:sz="0" w:space="0" w:color="auto"/>
      </w:divBdr>
    </w:div>
    <w:div w:id="1912615443">
      <w:bodyDiv w:val="1"/>
      <w:marLeft w:val="0"/>
      <w:marRight w:val="0"/>
      <w:marTop w:val="0"/>
      <w:marBottom w:val="0"/>
      <w:divBdr>
        <w:top w:val="none" w:sz="0" w:space="0" w:color="auto"/>
        <w:left w:val="none" w:sz="0" w:space="0" w:color="auto"/>
        <w:bottom w:val="none" w:sz="0" w:space="0" w:color="auto"/>
        <w:right w:val="none" w:sz="0" w:space="0" w:color="auto"/>
      </w:divBdr>
    </w:div>
    <w:div w:id="1913001815">
      <w:bodyDiv w:val="1"/>
      <w:marLeft w:val="0"/>
      <w:marRight w:val="0"/>
      <w:marTop w:val="0"/>
      <w:marBottom w:val="0"/>
      <w:divBdr>
        <w:top w:val="none" w:sz="0" w:space="0" w:color="auto"/>
        <w:left w:val="none" w:sz="0" w:space="0" w:color="auto"/>
        <w:bottom w:val="none" w:sz="0" w:space="0" w:color="auto"/>
        <w:right w:val="none" w:sz="0" w:space="0" w:color="auto"/>
      </w:divBdr>
    </w:div>
    <w:div w:id="1914509918">
      <w:bodyDiv w:val="1"/>
      <w:marLeft w:val="0"/>
      <w:marRight w:val="0"/>
      <w:marTop w:val="0"/>
      <w:marBottom w:val="0"/>
      <w:divBdr>
        <w:top w:val="none" w:sz="0" w:space="0" w:color="auto"/>
        <w:left w:val="none" w:sz="0" w:space="0" w:color="auto"/>
        <w:bottom w:val="none" w:sz="0" w:space="0" w:color="auto"/>
        <w:right w:val="none" w:sz="0" w:space="0" w:color="auto"/>
      </w:divBdr>
    </w:div>
    <w:div w:id="1915427194">
      <w:bodyDiv w:val="1"/>
      <w:marLeft w:val="0"/>
      <w:marRight w:val="0"/>
      <w:marTop w:val="0"/>
      <w:marBottom w:val="0"/>
      <w:divBdr>
        <w:top w:val="none" w:sz="0" w:space="0" w:color="auto"/>
        <w:left w:val="none" w:sz="0" w:space="0" w:color="auto"/>
        <w:bottom w:val="none" w:sz="0" w:space="0" w:color="auto"/>
        <w:right w:val="none" w:sz="0" w:space="0" w:color="auto"/>
      </w:divBdr>
    </w:div>
    <w:div w:id="1915507768">
      <w:bodyDiv w:val="1"/>
      <w:marLeft w:val="0"/>
      <w:marRight w:val="0"/>
      <w:marTop w:val="0"/>
      <w:marBottom w:val="0"/>
      <w:divBdr>
        <w:top w:val="none" w:sz="0" w:space="0" w:color="auto"/>
        <w:left w:val="none" w:sz="0" w:space="0" w:color="auto"/>
        <w:bottom w:val="none" w:sz="0" w:space="0" w:color="auto"/>
        <w:right w:val="none" w:sz="0" w:space="0" w:color="auto"/>
      </w:divBdr>
    </w:div>
    <w:div w:id="1920552035">
      <w:bodyDiv w:val="1"/>
      <w:marLeft w:val="0"/>
      <w:marRight w:val="0"/>
      <w:marTop w:val="0"/>
      <w:marBottom w:val="0"/>
      <w:divBdr>
        <w:top w:val="none" w:sz="0" w:space="0" w:color="auto"/>
        <w:left w:val="none" w:sz="0" w:space="0" w:color="auto"/>
        <w:bottom w:val="none" w:sz="0" w:space="0" w:color="auto"/>
        <w:right w:val="none" w:sz="0" w:space="0" w:color="auto"/>
      </w:divBdr>
    </w:div>
    <w:div w:id="1922181121">
      <w:bodyDiv w:val="1"/>
      <w:marLeft w:val="0"/>
      <w:marRight w:val="0"/>
      <w:marTop w:val="0"/>
      <w:marBottom w:val="0"/>
      <w:divBdr>
        <w:top w:val="none" w:sz="0" w:space="0" w:color="auto"/>
        <w:left w:val="none" w:sz="0" w:space="0" w:color="auto"/>
        <w:bottom w:val="none" w:sz="0" w:space="0" w:color="auto"/>
        <w:right w:val="none" w:sz="0" w:space="0" w:color="auto"/>
      </w:divBdr>
    </w:div>
    <w:div w:id="1922641170">
      <w:bodyDiv w:val="1"/>
      <w:marLeft w:val="0"/>
      <w:marRight w:val="0"/>
      <w:marTop w:val="0"/>
      <w:marBottom w:val="0"/>
      <w:divBdr>
        <w:top w:val="none" w:sz="0" w:space="0" w:color="auto"/>
        <w:left w:val="none" w:sz="0" w:space="0" w:color="auto"/>
        <w:bottom w:val="none" w:sz="0" w:space="0" w:color="auto"/>
        <w:right w:val="none" w:sz="0" w:space="0" w:color="auto"/>
      </w:divBdr>
    </w:div>
    <w:div w:id="1922988710">
      <w:bodyDiv w:val="1"/>
      <w:marLeft w:val="0"/>
      <w:marRight w:val="0"/>
      <w:marTop w:val="0"/>
      <w:marBottom w:val="0"/>
      <w:divBdr>
        <w:top w:val="none" w:sz="0" w:space="0" w:color="auto"/>
        <w:left w:val="none" w:sz="0" w:space="0" w:color="auto"/>
        <w:bottom w:val="none" w:sz="0" w:space="0" w:color="auto"/>
        <w:right w:val="none" w:sz="0" w:space="0" w:color="auto"/>
      </w:divBdr>
    </w:div>
    <w:div w:id="1925190148">
      <w:bodyDiv w:val="1"/>
      <w:marLeft w:val="0"/>
      <w:marRight w:val="0"/>
      <w:marTop w:val="0"/>
      <w:marBottom w:val="0"/>
      <w:divBdr>
        <w:top w:val="none" w:sz="0" w:space="0" w:color="auto"/>
        <w:left w:val="none" w:sz="0" w:space="0" w:color="auto"/>
        <w:bottom w:val="none" w:sz="0" w:space="0" w:color="auto"/>
        <w:right w:val="none" w:sz="0" w:space="0" w:color="auto"/>
      </w:divBdr>
    </w:div>
    <w:div w:id="1927879023">
      <w:bodyDiv w:val="1"/>
      <w:marLeft w:val="0"/>
      <w:marRight w:val="0"/>
      <w:marTop w:val="0"/>
      <w:marBottom w:val="0"/>
      <w:divBdr>
        <w:top w:val="none" w:sz="0" w:space="0" w:color="auto"/>
        <w:left w:val="none" w:sz="0" w:space="0" w:color="auto"/>
        <w:bottom w:val="none" w:sz="0" w:space="0" w:color="auto"/>
        <w:right w:val="none" w:sz="0" w:space="0" w:color="auto"/>
      </w:divBdr>
    </w:div>
    <w:div w:id="1929340471">
      <w:bodyDiv w:val="1"/>
      <w:marLeft w:val="0"/>
      <w:marRight w:val="0"/>
      <w:marTop w:val="0"/>
      <w:marBottom w:val="0"/>
      <w:divBdr>
        <w:top w:val="none" w:sz="0" w:space="0" w:color="auto"/>
        <w:left w:val="none" w:sz="0" w:space="0" w:color="auto"/>
        <w:bottom w:val="none" w:sz="0" w:space="0" w:color="auto"/>
        <w:right w:val="none" w:sz="0" w:space="0" w:color="auto"/>
      </w:divBdr>
    </w:div>
    <w:div w:id="1930120630">
      <w:bodyDiv w:val="1"/>
      <w:marLeft w:val="0"/>
      <w:marRight w:val="0"/>
      <w:marTop w:val="0"/>
      <w:marBottom w:val="0"/>
      <w:divBdr>
        <w:top w:val="none" w:sz="0" w:space="0" w:color="auto"/>
        <w:left w:val="none" w:sz="0" w:space="0" w:color="auto"/>
        <w:bottom w:val="none" w:sz="0" w:space="0" w:color="auto"/>
        <w:right w:val="none" w:sz="0" w:space="0" w:color="auto"/>
      </w:divBdr>
    </w:div>
    <w:div w:id="1932003894">
      <w:bodyDiv w:val="1"/>
      <w:marLeft w:val="0"/>
      <w:marRight w:val="0"/>
      <w:marTop w:val="0"/>
      <w:marBottom w:val="0"/>
      <w:divBdr>
        <w:top w:val="none" w:sz="0" w:space="0" w:color="auto"/>
        <w:left w:val="none" w:sz="0" w:space="0" w:color="auto"/>
        <w:bottom w:val="none" w:sz="0" w:space="0" w:color="auto"/>
        <w:right w:val="none" w:sz="0" w:space="0" w:color="auto"/>
      </w:divBdr>
    </w:div>
    <w:div w:id="1932741089">
      <w:bodyDiv w:val="1"/>
      <w:marLeft w:val="0"/>
      <w:marRight w:val="0"/>
      <w:marTop w:val="0"/>
      <w:marBottom w:val="0"/>
      <w:divBdr>
        <w:top w:val="none" w:sz="0" w:space="0" w:color="auto"/>
        <w:left w:val="none" w:sz="0" w:space="0" w:color="auto"/>
        <w:bottom w:val="none" w:sz="0" w:space="0" w:color="auto"/>
        <w:right w:val="none" w:sz="0" w:space="0" w:color="auto"/>
      </w:divBdr>
    </w:div>
    <w:div w:id="1935556086">
      <w:bodyDiv w:val="1"/>
      <w:marLeft w:val="0"/>
      <w:marRight w:val="0"/>
      <w:marTop w:val="0"/>
      <w:marBottom w:val="0"/>
      <w:divBdr>
        <w:top w:val="none" w:sz="0" w:space="0" w:color="auto"/>
        <w:left w:val="none" w:sz="0" w:space="0" w:color="auto"/>
        <w:bottom w:val="none" w:sz="0" w:space="0" w:color="auto"/>
        <w:right w:val="none" w:sz="0" w:space="0" w:color="auto"/>
      </w:divBdr>
    </w:div>
    <w:div w:id="1936934674">
      <w:bodyDiv w:val="1"/>
      <w:marLeft w:val="0"/>
      <w:marRight w:val="0"/>
      <w:marTop w:val="0"/>
      <w:marBottom w:val="0"/>
      <w:divBdr>
        <w:top w:val="none" w:sz="0" w:space="0" w:color="auto"/>
        <w:left w:val="none" w:sz="0" w:space="0" w:color="auto"/>
        <w:bottom w:val="none" w:sz="0" w:space="0" w:color="auto"/>
        <w:right w:val="none" w:sz="0" w:space="0" w:color="auto"/>
      </w:divBdr>
    </w:div>
    <w:div w:id="1940984410">
      <w:bodyDiv w:val="1"/>
      <w:marLeft w:val="0"/>
      <w:marRight w:val="0"/>
      <w:marTop w:val="0"/>
      <w:marBottom w:val="0"/>
      <w:divBdr>
        <w:top w:val="none" w:sz="0" w:space="0" w:color="auto"/>
        <w:left w:val="none" w:sz="0" w:space="0" w:color="auto"/>
        <w:bottom w:val="none" w:sz="0" w:space="0" w:color="auto"/>
        <w:right w:val="none" w:sz="0" w:space="0" w:color="auto"/>
      </w:divBdr>
    </w:div>
    <w:div w:id="1942910794">
      <w:bodyDiv w:val="1"/>
      <w:marLeft w:val="0"/>
      <w:marRight w:val="0"/>
      <w:marTop w:val="0"/>
      <w:marBottom w:val="0"/>
      <w:divBdr>
        <w:top w:val="none" w:sz="0" w:space="0" w:color="auto"/>
        <w:left w:val="none" w:sz="0" w:space="0" w:color="auto"/>
        <w:bottom w:val="none" w:sz="0" w:space="0" w:color="auto"/>
        <w:right w:val="none" w:sz="0" w:space="0" w:color="auto"/>
      </w:divBdr>
    </w:div>
    <w:div w:id="1943410533">
      <w:bodyDiv w:val="1"/>
      <w:marLeft w:val="0"/>
      <w:marRight w:val="0"/>
      <w:marTop w:val="0"/>
      <w:marBottom w:val="0"/>
      <w:divBdr>
        <w:top w:val="none" w:sz="0" w:space="0" w:color="auto"/>
        <w:left w:val="none" w:sz="0" w:space="0" w:color="auto"/>
        <w:bottom w:val="none" w:sz="0" w:space="0" w:color="auto"/>
        <w:right w:val="none" w:sz="0" w:space="0" w:color="auto"/>
      </w:divBdr>
    </w:div>
    <w:div w:id="1945261527">
      <w:bodyDiv w:val="1"/>
      <w:marLeft w:val="0"/>
      <w:marRight w:val="0"/>
      <w:marTop w:val="0"/>
      <w:marBottom w:val="0"/>
      <w:divBdr>
        <w:top w:val="none" w:sz="0" w:space="0" w:color="auto"/>
        <w:left w:val="none" w:sz="0" w:space="0" w:color="auto"/>
        <w:bottom w:val="none" w:sz="0" w:space="0" w:color="auto"/>
        <w:right w:val="none" w:sz="0" w:space="0" w:color="auto"/>
      </w:divBdr>
    </w:div>
    <w:div w:id="1947468572">
      <w:bodyDiv w:val="1"/>
      <w:marLeft w:val="0"/>
      <w:marRight w:val="0"/>
      <w:marTop w:val="0"/>
      <w:marBottom w:val="0"/>
      <w:divBdr>
        <w:top w:val="none" w:sz="0" w:space="0" w:color="auto"/>
        <w:left w:val="none" w:sz="0" w:space="0" w:color="auto"/>
        <w:bottom w:val="none" w:sz="0" w:space="0" w:color="auto"/>
        <w:right w:val="none" w:sz="0" w:space="0" w:color="auto"/>
      </w:divBdr>
    </w:div>
    <w:div w:id="1949001203">
      <w:bodyDiv w:val="1"/>
      <w:marLeft w:val="0"/>
      <w:marRight w:val="0"/>
      <w:marTop w:val="0"/>
      <w:marBottom w:val="0"/>
      <w:divBdr>
        <w:top w:val="none" w:sz="0" w:space="0" w:color="auto"/>
        <w:left w:val="none" w:sz="0" w:space="0" w:color="auto"/>
        <w:bottom w:val="none" w:sz="0" w:space="0" w:color="auto"/>
        <w:right w:val="none" w:sz="0" w:space="0" w:color="auto"/>
      </w:divBdr>
    </w:div>
    <w:div w:id="1949580007">
      <w:bodyDiv w:val="1"/>
      <w:marLeft w:val="0"/>
      <w:marRight w:val="0"/>
      <w:marTop w:val="0"/>
      <w:marBottom w:val="0"/>
      <w:divBdr>
        <w:top w:val="none" w:sz="0" w:space="0" w:color="auto"/>
        <w:left w:val="none" w:sz="0" w:space="0" w:color="auto"/>
        <w:bottom w:val="none" w:sz="0" w:space="0" w:color="auto"/>
        <w:right w:val="none" w:sz="0" w:space="0" w:color="auto"/>
      </w:divBdr>
    </w:div>
    <w:div w:id="1952741381">
      <w:bodyDiv w:val="1"/>
      <w:marLeft w:val="0"/>
      <w:marRight w:val="0"/>
      <w:marTop w:val="0"/>
      <w:marBottom w:val="0"/>
      <w:divBdr>
        <w:top w:val="none" w:sz="0" w:space="0" w:color="auto"/>
        <w:left w:val="none" w:sz="0" w:space="0" w:color="auto"/>
        <w:bottom w:val="none" w:sz="0" w:space="0" w:color="auto"/>
        <w:right w:val="none" w:sz="0" w:space="0" w:color="auto"/>
      </w:divBdr>
    </w:div>
    <w:div w:id="1954818582">
      <w:bodyDiv w:val="1"/>
      <w:marLeft w:val="0"/>
      <w:marRight w:val="0"/>
      <w:marTop w:val="0"/>
      <w:marBottom w:val="0"/>
      <w:divBdr>
        <w:top w:val="none" w:sz="0" w:space="0" w:color="auto"/>
        <w:left w:val="none" w:sz="0" w:space="0" w:color="auto"/>
        <w:bottom w:val="none" w:sz="0" w:space="0" w:color="auto"/>
        <w:right w:val="none" w:sz="0" w:space="0" w:color="auto"/>
      </w:divBdr>
    </w:div>
    <w:div w:id="1955818582">
      <w:bodyDiv w:val="1"/>
      <w:marLeft w:val="0"/>
      <w:marRight w:val="0"/>
      <w:marTop w:val="0"/>
      <w:marBottom w:val="0"/>
      <w:divBdr>
        <w:top w:val="none" w:sz="0" w:space="0" w:color="auto"/>
        <w:left w:val="none" w:sz="0" w:space="0" w:color="auto"/>
        <w:bottom w:val="none" w:sz="0" w:space="0" w:color="auto"/>
        <w:right w:val="none" w:sz="0" w:space="0" w:color="auto"/>
      </w:divBdr>
    </w:div>
    <w:div w:id="1957591431">
      <w:bodyDiv w:val="1"/>
      <w:marLeft w:val="0"/>
      <w:marRight w:val="0"/>
      <w:marTop w:val="0"/>
      <w:marBottom w:val="0"/>
      <w:divBdr>
        <w:top w:val="none" w:sz="0" w:space="0" w:color="auto"/>
        <w:left w:val="none" w:sz="0" w:space="0" w:color="auto"/>
        <w:bottom w:val="none" w:sz="0" w:space="0" w:color="auto"/>
        <w:right w:val="none" w:sz="0" w:space="0" w:color="auto"/>
      </w:divBdr>
    </w:div>
    <w:div w:id="1957717162">
      <w:bodyDiv w:val="1"/>
      <w:marLeft w:val="0"/>
      <w:marRight w:val="0"/>
      <w:marTop w:val="0"/>
      <w:marBottom w:val="0"/>
      <w:divBdr>
        <w:top w:val="none" w:sz="0" w:space="0" w:color="auto"/>
        <w:left w:val="none" w:sz="0" w:space="0" w:color="auto"/>
        <w:bottom w:val="none" w:sz="0" w:space="0" w:color="auto"/>
        <w:right w:val="none" w:sz="0" w:space="0" w:color="auto"/>
      </w:divBdr>
    </w:div>
    <w:div w:id="1958946478">
      <w:bodyDiv w:val="1"/>
      <w:marLeft w:val="0"/>
      <w:marRight w:val="0"/>
      <w:marTop w:val="0"/>
      <w:marBottom w:val="0"/>
      <w:divBdr>
        <w:top w:val="none" w:sz="0" w:space="0" w:color="auto"/>
        <w:left w:val="none" w:sz="0" w:space="0" w:color="auto"/>
        <w:bottom w:val="none" w:sz="0" w:space="0" w:color="auto"/>
        <w:right w:val="none" w:sz="0" w:space="0" w:color="auto"/>
      </w:divBdr>
    </w:div>
    <w:div w:id="1959683625">
      <w:bodyDiv w:val="1"/>
      <w:marLeft w:val="0"/>
      <w:marRight w:val="0"/>
      <w:marTop w:val="0"/>
      <w:marBottom w:val="0"/>
      <w:divBdr>
        <w:top w:val="none" w:sz="0" w:space="0" w:color="auto"/>
        <w:left w:val="none" w:sz="0" w:space="0" w:color="auto"/>
        <w:bottom w:val="none" w:sz="0" w:space="0" w:color="auto"/>
        <w:right w:val="none" w:sz="0" w:space="0" w:color="auto"/>
      </w:divBdr>
    </w:div>
    <w:div w:id="1959947087">
      <w:bodyDiv w:val="1"/>
      <w:marLeft w:val="0"/>
      <w:marRight w:val="0"/>
      <w:marTop w:val="0"/>
      <w:marBottom w:val="0"/>
      <w:divBdr>
        <w:top w:val="none" w:sz="0" w:space="0" w:color="auto"/>
        <w:left w:val="none" w:sz="0" w:space="0" w:color="auto"/>
        <w:bottom w:val="none" w:sz="0" w:space="0" w:color="auto"/>
        <w:right w:val="none" w:sz="0" w:space="0" w:color="auto"/>
      </w:divBdr>
    </w:div>
    <w:div w:id="1960333891">
      <w:bodyDiv w:val="1"/>
      <w:marLeft w:val="0"/>
      <w:marRight w:val="0"/>
      <w:marTop w:val="0"/>
      <w:marBottom w:val="0"/>
      <w:divBdr>
        <w:top w:val="none" w:sz="0" w:space="0" w:color="auto"/>
        <w:left w:val="none" w:sz="0" w:space="0" w:color="auto"/>
        <w:bottom w:val="none" w:sz="0" w:space="0" w:color="auto"/>
        <w:right w:val="none" w:sz="0" w:space="0" w:color="auto"/>
      </w:divBdr>
    </w:div>
    <w:div w:id="1962033821">
      <w:bodyDiv w:val="1"/>
      <w:marLeft w:val="0"/>
      <w:marRight w:val="0"/>
      <w:marTop w:val="0"/>
      <w:marBottom w:val="0"/>
      <w:divBdr>
        <w:top w:val="none" w:sz="0" w:space="0" w:color="auto"/>
        <w:left w:val="none" w:sz="0" w:space="0" w:color="auto"/>
        <w:bottom w:val="none" w:sz="0" w:space="0" w:color="auto"/>
        <w:right w:val="none" w:sz="0" w:space="0" w:color="auto"/>
      </w:divBdr>
    </w:div>
    <w:div w:id="1963538172">
      <w:bodyDiv w:val="1"/>
      <w:marLeft w:val="0"/>
      <w:marRight w:val="0"/>
      <w:marTop w:val="0"/>
      <w:marBottom w:val="0"/>
      <w:divBdr>
        <w:top w:val="none" w:sz="0" w:space="0" w:color="auto"/>
        <w:left w:val="none" w:sz="0" w:space="0" w:color="auto"/>
        <w:bottom w:val="none" w:sz="0" w:space="0" w:color="auto"/>
        <w:right w:val="none" w:sz="0" w:space="0" w:color="auto"/>
      </w:divBdr>
    </w:div>
    <w:div w:id="1967158114">
      <w:bodyDiv w:val="1"/>
      <w:marLeft w:val="0"/>
      <w:marRight w:val="0"/>
      <w:marTop w:val="0"/>
      <w:marBottom w:val="0"/>
      <w:divBdr>
        <w:top w:val="none" w:sz="0" w:space="0" w:color="auto"/>
        <w:left w:val="none" w:sz="0" w:space="0" w:color="auto"/>
        <w:bottom w:val="none" w:sz="0" w:space="0" w:color="auto"/>
        <w:right w:val="none" w:sz="0" w:space="0" w:color="auto"/>
      </w:divBdr>
    </w:div>
    <w:div w:id="1968463581">
      <w:bodyDiv w:val="1"/>
      <w:marLeft w:val="0"/>
      <w:marRight w:val="0"/>
      <w:marTop w:val="0"/>
      <w:marBottom w:val="0"/>
      <w:divBdr>
        <w:top w:val="none" w:sz="0" w:space="0" w:color="auto"/>
        <w:left w:val="none" w:sz="0" w:space="0" w:color="auto"/>
        <w:bottom w:val="none" w:sz="0" w:space="0" w:color="auto"/>
        <w:right w:val="none" w:sz="0" w:space="0" w:color="auto"/>
      </w:divBdr>
    </w:div>
    <w:div w:id="1969165784">
      <w:bodyDiv w:val="1"/>
      <w:marLeft w:val="0"/>
      <w:marRight w:val="0"/>
      <w:marTop w:val="0"/>
      <w:marBottom w:val="0"/>
      <w:divBdr>
        <w:top w:val="none" w:sz="0" w:space="0" w:color="auto"/>
        <w:left w:val="none" w:sz="0" w:space="0" w:color="auto"/>
        <w:bottom w:val="none" w:sz="0" w:space="0" w:color="auto"/>
        <w:right w:val="none" w:sz="0" w:space="0" w:color="auto"/>
      </w:divBdr>
    </w:div>
    <w:div w:id="1971588857">
      <w:bodyDiv w:val="1"/>
      <w:marLeft w:val="0"/>
      <w:marRight w:val="0"/>
      <w:marTop w:val="0"/>
      <w:marBottom w:val="0"/>
      <w:divBdr>
        <w:top w:val="none" w:sz="0" w:space="0" w:color="auto"/>
        <w:left w:val="none" w:sz="0" w:space="0" w:color="auto"/>
        <w:bottom w:val="none" w:sz="0" w:space="0" w:color="auto"/>
        <w:right w:val="none" w:sz="0" w:space="0" w:color="auto"/>
      </w:divBdr>
    </w:div>
    <w:div w:id="1972592723">
      <w:bodyDiv w:val="1"/>
      <w:marLeft w:val="0"/>
      <w:marRight w:val="0"/>
      <w:marTop w:val="0"/>
      <w:marBottom w:val="0"/>
      <w:divBdr>
        <w:top w:val="none" w:sz="0" w:space="0" w:color="auto"/>
        <w:left w:val="none" w:sz="0" w:space="0" w:color="auto"/>
        <w:bottom w:val="none" w:sz="0" w:space="0" w:color="auto"/>
        <w:right w:val="none" w:sz="0" w:space="0" w:color="auto"/>
      </w:divBdr>
    </w:div>
    <w:div w:id="1975864901">
      <w:bodyDiv w:val="1"/>
      <w:marLeft w:val="0"/>
      <w:marRight w:val="0"/>
      <w:marTop w:val="0"/>
      <w:marBottom w:val="0"/>
      <w:divBdr>
        <w:top w:val="none" w:sz="0" w:space="0" w:color="auto"/>
        <w:left w:val="none" w:sz="0" w:space="0" w:color="auto"/>
        <w:bottom w:val="none" w:sz="0" w:space="0" w:color="auto"/>
        <w:right w:val="none" w:sz="0" w:space="0" w:color="auto"/>
      </w:divBdr>
    </w:div>
    <w:div w:id="1979332246">
      <w:bodyDiv w:val="1"/>
      <w:marLeft w:val="0"/>
      <w:marRight w:val="0"/>
      <w:marTop w:val="0"/>
      <w:marBottom w:val="0"/>
      <w:divBdr>
        <w:top w:val="none" w:sz="0" w:space="0" w:color="auto"/>
        <w:left w:val="none" w:sz="0" w:space="0" w:color="auto"/>
        <w:bottom w:val="none" w:sz="0" w:space="0" w:color="auto"/>
        <w:right w:val="none" w:sz="0" w:space="0" w:color="auto"/>
      </w:divBdr>
    </w:div>
    <w:div w:id="1980645663">
      <w:bodyDiv w:val="1"/>
      <w:marLeft w:val="0"/>
      <w:marRight w:val="0"/>
      <w:marTop w:val="0"/>
      <w:marBottom w:val="0"/>
      <w:divBdr>
        <w:top w:val="none" w:sz="0" w:space="0" w:color="auto"/>
        <w:left w:val="none" w:sz="0" w:space="0" w:color="auto"/>
        <w:bottom w:val="none" w:sz="0" w:space="0" w:color="auto"/>
        <w:right w:val="none" w:sz="0" w:space="0" w:color="auto"/>
      </w:divBdr>
    </w:div>
    <w:div w:id="1980915269">
      <w:bodyDiv w:val="1"/>
      <w:marLeft w:val="0"/>
      <w:marRight w:val="0"/>
      <w:marTop w:val="0"/>
      <w:marBottom w:val="0"/>
      <w:divBdr>
        <w:top w:val="none" w:sz="0" w:space="0" w:color="auto"/>
        <w:left w:val="none" w:sz="0" w:space="0" w:color="auto"/>
        <w:bottom w:val="none" w:sz="0" w:space="0" w:color="auto"/>
        <w:right w:val="none" w:sz="0" w:space="0" w:color="auto"/>
      </w:divBdr>
    </w:div>
    <w:div w:id="1984696514">
      <w:bodyDiv w:val="1"/>
      <w:marLeft w:val="0"/>
      <w:marRight w:val="0"/>
      <w:marTop w:val="0"/>
      <w:marBottom w:val="0"/>
      <w:divBdr>
        <w:top w:val="none" w:sz="0" w:space="0" w:color="auto"/>
        <w:left w:val="none" w:sz="0" w:space="0" w:color="auto"/>
        <w:bottom w:val="none" w:sz="0" w:space="0" w:color="auto"/>
        <w:right w:val="none" w:sz="0" w:space="0" w:color="auto"/>
      </w:divBdr>
    </w:div>
    <w:div w:id="1985694374">
      <w:bodyDiv w:val="1"/>
      <w:marLeft w:val="0"/>
      <w:marRight w:val="0"/>
      <w:marTop w:val="0"/>
      <w:marBottom w:val="0"/>
      <w:divBdr>
        <w:top w:val="none" w:sz="0" w:space="0" w:color="auto"/>
        <w:left w:val="none" w:sz="0" w:space="0" w:color="auto"/>
        <w:bottom w:val="none" w:sz="0" w:space="0" w:color="auto"/>
        <w:right w:val="none" w:sz="0" w:space="0" w:color="auto"/>
      </w:divBdr>
    </w:div>
    <w:div w:id="1986545465">
      <w:bodyDiv w:val="1"/>
      <w:marLeft w:val="0"/>
      <w:marRight w:val="0"/>
      <w:marTop w:val="0"/>
      <w:marBottom w:val="0"/>
      <w:divBdr>
        <w:top w:val="none" w:sz="0" w:space="0" w:color="auto"/>
        <w:left w:val="none" w:sz="0" w:space="0" w:color="auto"/>
        <w:bottom w:val="none" w:sz="0" w:space="0" w:color="auto"/>
        <w:right w:val="none" w:sz="0" w:space="0" w:color="auto"/>
      </w:divBdr>
    </w:div>
    <w:div w:id="1988901266">
      <w:bodyDiv w:val="1"/>
      <w:marLeft w:val="0"/>
      <w:marRight w:val="0"/>
      <w:marTop w:val="0"/>
      <w:marBottom w:val="0"/>
      <w:divBdr>
        <w:top w:val="none" w:sz="0" w:space="0" w:color="auto"/>
        <w:left w:val="none" w:sz="0" w:space="0" w:color="auto"/>
        <w:bottom w:val="none" w:sz="0" w:space="0" w:color="auto"/>
        <w:right w:val="none" w:sz="0" w:space="0" w:color="auto"/>
      </w:divBdr>
    </w:div>
    <w:div w:id="1990750179">
      <w:bodyDiv w:val="1"/>
      <w:marLeft w:val="0"/>
      <w:marRight w:val="0"/>
      <w:marTop w:val="0"/>
      <w:marBottom w:val="0"/>
      <w:divBdr>
        <w:top w:val="none" w:sz="0" w:space="0" w:color="auto"/>
        <w:left w:val="none" w:sz="0" w:space="0" w:color="auto"/>
        <w:bottom w:val="none" w:sz="0" w:space="0" w:color="auto"/>
        <w:right w:val="none" w:sz="0" w:space="0" w:color="auto"/>
      </w:divBdr>
    </w:div>
    <w:div w:id="1991252275">
      <w:bodyDiv w:val="1"/>
      <w:marLeft w:val="0"/>
      <w:marRight w:val="0"/>
      <w:marTop w:val="0"/>
      <w:marBottom w:val="0"/>
      <w:divBdr>
        <w:top w:val="none" w:sz="0" w:space="0" w:color="auto"/>
        <w:left w:val="none" w:sz="0" w:space="0" w:color="auto"/>
        <w:bottom w:val="none" w:sz="0" w:space="0" w:color="auto"/>
        <w:right w:val="none" w:sz="0" w:space="0" w:color="auto"/>
      </w:divBdr>
    </w:div>
    <w:div w:id="1993020636">
      <w:bodyDiv w:val="1"/>
      <w:marLeft w:val="0"/>
      <w:marRight w:val="0"/>
      <w:marTop w:val="0"/>
      <w:marBottom w:val="0"/>
      <w:divBdr>
        <w:top w:val="none" w:sz="0" w:space="0" w:color="auto"/>
        <w:left w:val="none" w:sz="0" w:space="0" w:color="auto"/>
        <w:bottom w:val="none" w:sz="0" w:space="0" w:color="auto"/>
        <w:right w:val="none" w:sz="0" w:space="0" w:color="auto"/>
      </w:divBdr>
    </w:div>
    <w:div w:id="1997101007">
      <w:bodyDiv w:val="1"/>
      <w:marLeft w:val="0"/>
      <w:marRight w:val="0"/>
      <w:marTop w:val="0"/>
      <w:marBottom w:val="0"/>
      <w:divBdr>
        <w:top w:val="none" w:sz="0" w:space="0" w:color="auto"/>
        <w:left w:val="none" w:sz="0" w:space="0" w:color="auto"/>
        <w:bottom w:val="none" w:sz="0" w:space="0" w:color="auto"/>
        <w:right w:val="none" w:sz="0" w:space="0" w:color="auto"/>
      </w:divBdr>
    </w:div>
    <w:div w:id="1997103803">
      <w:bodyDiv w:val="1"/>
      <w:marLeft w:val="0"/>
      <w:marRight w:val="0"/>
      <w:marTop w:val="0"/>
      <w:marBottom w:val="0"/>
      <w:divBdr>
        <w:top w:val="none" w:sz="0" w:space="0" w:color="auto"/>
        <w:left w:val="none" w:sz="0" w:space="0" w:color="auto"/>
        <w:bottom w:val="none" w:sz="0" w:space="0" w:color="auto"/>
        <w:right w:val="none" w:sz="0" w:space="0" w:color="auto"/>
      </w:divBdr>
    </w:div>
    <w:div w:id="1999335699">
      <w:bodyDiv w:val="1"/>
      <w:marLeft w:val="0"/>
      <w:marRight w:val="0"/>
      <w:marTop w:val="0"/>
      <w:marBottom w:val="0"/>
      <w:divBdr>
        <w:top w:val="none" w:sz="0" w:space="0" w:color="auto"/>
        <w:left w:val="none" w:sz="0" w:space="0" w:color="auto"/>
        <w:bottom w:val="none" w:sz="0" w:space="0" w:color="auto"/>
        <w:right w:val="none" w:sz="0" w:space="0" w:color="auto"/>
      </w:divBdr>
    </w:div>
    <w:div w:id="2002194675">
      <w:bodyDiv w:val="1"/>
      <w:marLeft w:val="0"/>
      <w:marRight w:val="0"/>
      <w:marTop w:val="0"/>
      <w:marBottom w:val="0"/>
      <w:divBdr>
        <w:top w:val="none" w:sz="0" w:space="0" w:color="auto"/>
        <w:left w:val="none" w:sz="0" w:space="0" w:color="auto"/>
        <w:bottom w:val="none" w:sz="0" w:space="0" w:color="auto"/>
        <w:right w:val="none" w:sz="0" w:space="0" w:color="auto"/>
      </w:divBdr>
    </w:div>
    <w:div w:id="2002806893">
      <w:bodyDiv w:val="1"/>
      <w:marLeft w:val="0"/>
      <w:marRight w:val="0"/>
      <w:marTop w:val="0"/>
      <w:marBottom w:val="0"/>
      <w:divBdr>
        <w:top w:val="none" w:sz="0" w:space="0" w:color="auto"/>
        <w:left w:val="none" w:sz="0" w:space="0" w:color="auto"/>
        <w:bottom w:val="none" w:sz="0" w:space="0" w:color="auto"/>
        <w:right w:val="none" w:sz="0" w:space="0" w:color="auto"/>
      </w:divBdr>
    </w:div>
    <w:div w:id="2003925077">
      <w:bodyDiv w:val="1"/>
      <w:marLeft w:val="0"/>
      <w:marRight w:val="0"/>
      <w:marTop w:val="0"/>
      <w:marBottom w:val="0"/>
      <w:divBdr>
        <w:top w:val="none" w:sz="0" w:space="0" w:color="auto"/>
        <w:left w:val="none" w:sz="0" w:space="0" w:color="auto"/>
        <w:bottom w:val="none" w:sz="0" w:space="0" w:color="auto"/>
        <w:right w:val="none" w:sz="0" w:space="0" w:color="auto"/>
      </w:divBdr>
    </w:div>
    <w:div w:id="2003972174">
      <w:bodyDiv w:val="1"/>
      <w:marLeft w:val="0"/>
      <w:marRight w:val="0"/>
      <w:marTop w:val="0"/>
      <w:marBottom w:val="0"/>
      <w:divBdr>
        <w:top w:val="none" w:sz="0" w:space="0" w:color="auto"/>
        <w:left w:val="none" w:sz="0" w:space="0" w:color="auto"/>
        <w:bottom w:val="none" w:sz="0" w:space="0" w:color="auto"/>
        <w:right w:val="none" w:sz="0" w:space="0" w:color="auto"/>
      </w:divBdr>
    </w:div>
    <w:div w:id="2005622500">
      <w:bodyDiv w:val="1"/>
      <w:marLeft w:val="0"/>
      <w:marRight w:val="0"/>
      <w:marTop w:val="0"/>
      <w:marBottom w:val="0"/>
      <w:divBdr>
        <w:top w:val="none" w:sz="0" w:space="0" w:color="auto"/>
        <w:left w:val="none" w:sz="0" w:space="0" w:color="auto"/>
        <w:bottom w:val="none" w:sz="0" w:space="0" w:color="auto"/>
        <w:right w:val="none" w:sz="0" w:space="0" w:color="auto"/>
      </w:divBdr>
    </w:div>
    <w:div w:id="2006979682">
      <w:bodyDiv w:val="1"/>
      <w:marLeft w:val="0"/>
      <w:marRight w:val="0"/>
      <w:marTop w:val="0"/>
      <w:marBottom w:val="0"/>
      <w:divBdr>
        <w:top w:val="none" w:sz="0" w:space="0" w:color="auto"/>
        <w:left w:val="none" w:sz="0" w:space="0" w:color="auto"/>
        <w:bottom w:val="none" w:sz="0" w:space="0" w:color="auto"/>
        <w:right w:val="none" w:sz="0" w:space="0" w:color="auto"/>
      </w:divBdr>
    </w:div>
    <w:div w:id="2007895756">
      <w:bodyDiv w:val="1"/>
      <w:marLeft w:val="0"/>
      <w:marRight w:val="0"/>
      <w:marTop w:val="0"/>
      <w:marBottom w:val="0"/>
      <w:divBdr>
        <w:top w:val="none" w:sz="0" w:space="0" w:color="auto"/>
        <w:left w:val="none" w:sz="0" w:space="0" w:color="auto"/>
        <w:bottom w:val="none" w:sz="0" w:space="0" w:color="auto"/>
        <w:right w:val="none" w:sz="0" w:space="0" w:color="auto"/>
      </w:divBdr>
    </w:div>
    <w:div w:id="2009207976">
      <w:bodyDiv w:val="1"/>
      <w:marLeft w:val="0"/>
      <w:marRight w:val="0"/>
      <w:marTop w:val="0"/>
      <w:marBottom w:val="0"/>
      <w:divBdr>
        <w:top w:val="none" w:sz="0" w:space="0" w:color="auto"/>
        <w:left w:val="none" w:sz="0" w:space="0" w:color="auto"/>
        <w:bottom w:val="none" w:sz="0" w:space="0" w:color="auto"/>
        <w:right w:val="none" w:sz="0" w:space="0" w:color="auto"/>
      </w:divBdr>
    </w:div>
    <w:div w:id="2014407436">
      <w:bodyDiv w:val="1"/>
      <w:marLeft w:val="0"/>
      <w:marRight w:val="0"/>
      <w:marTop w:val="0"/>
      <w:marBottom w:val="0"/>
      <w:divBdr>
        <w:top w:val="none" w:sz="0" w:space="0" w:color="auto"/>
        <w:left w:val="none" w:sz="0" w:space="0" w:color="auto"/>
        <w:bottom w:val="none" w:sz="0" w:space="0" w:color="auto"/>
        <w:right w:val="none" w:sz="0" w:space="0" w:color="auto"/>
      </w:divBdr>
    </w:div>
    <w:div w:id="2016569479">
      <w:bodyDiv w:val="1"/>
      <w:marLeft w:val="0"/>
      <w:marRight w:val="0"/>
      <w:marTop w:val="0"/>
      <w:marBottom w:val="0"/>
      <w:divBdr>
        <w:top w:val="none" w:sz="0" w:space="0" w:color="auto"/>
        <w:left w:val="none" w:sz="0" w:space="0" w:color="auto"/>
        <w:bottom w:val="none" w:sz="0" w:space="0" w:color="auto"/>
        <w:right w:val="none" w:sz="0" w:space="0" w:color="auto"/>
      </w:divBdr>
    </w:div>
    <w:div w:id="2017802166">
      <w:bodyDiv w:val="1"/>
      <w:marLeft w:val="0"/>
      <w:marRight w:val="0"/>
      <w:marTop w:val="0"/>
      <w:marBottom w:val="0"/>
      <w:divBdr>
        <w:top w:val="none" w:sz="0" w:space="0" w:color="auto"/>
        <w:left w:val="none" w:sz="0" w:space="0" w:color="auto"/>
        <w:bottom w:val="none" w:sz="0" w:space="0" w:color="auto"/>
        <w:right w:val="none" w:sz="0" w:space="0" w:color="auto"/>
      </w:divBdr>
    </w:div>
    <w:div w:id="2018264839">
      <w:bodyDiv w:val="1"/>
      <w:marLeft w:val="0"/>
      <w:marRight w:val="0"/>
      <w:marTop w:val="0"/>
      <w:marBottom w:val="0"/>
      <w:divBdr>
        <w:top w:val="none" w:sz="0" w:space="0" w:color="auto"/>
        <w:left w:val="none" w:sz="0" w:space="0" w:color="auto"/>
        <w:bottom w:val="none" w:sz="0" w:space="0" w:color="auto"/>
        <w:right w:val="none" w:sz="0" w:space="0" w:color="auto"/>
      </w:divBdr>
    </w:div>
    <w:div w:id="2019037574">
      <w:bodyDiv w:val="1"/>
      <w:marLeft w:val="0"/>
      <w:marRight w:val="0"/>
      <w:marTop w:val="0"/>
      <w:marBottom w:val="0"/>
      <w:divBdr>
        <w:top w:val="none" w:sz="0" w:space="0" w:color="auto"/>
        <w:left w:val="none" w:sz="0" w:space="0" w:color="auto"/>
        <w:bottom w:val="none" w:sz="0" w:space="0" w:color="auto"/>
        <w:right w:val="none" w:sz="0" w:space="0" w:color="auto"/>
      </w:divBdr>
    </w:div>
    <w:div w:id="2019186269">
      <w:bodyDiv w:val="1"/>
      <w:marLeft w:val="0"/>
      <w:marRight w:val="0"/>
      <w:marTop w:val="0"/>
      <w:marBottom w:val="0"/>
      <w:divBdr>
        <w:top w:val="none" w:sz="0" w:space="0" w:color="auto"/>
        <w:left w:val="none" w:sz="0" w:space="0" w:color="auto"/>
        <w:bottom w:val="none" w:sz="0" w:space="0" w:color="auto"/>
        <w:right w:val="none" w:sz="0" w:space="0" w:color="auto"/>
      </w:divBdr>
    </w:div>
    <w:div w:id="2020620658">
      <w:bodyDiv w:val="1"/>
      <w:marLeft w:val="0"/>
      <w:marRight w:val="0"/>
      <w:marTop w:val="0"/>
      <w:marBottom w:val="0"/>
      <w:divBdr>
        <w:top w:val="none" w:sz="0" w:space="0" w:color="auto"/>
        <w:left w:val="none" w:sz="0" w:space="0" w:color="auto"/>
        <w:bottom w:val="none" w:sz="0" w:space="0" w:color="auto"/>
        <w:right w:val="none" w:sz="0" w:space="0" w:color="auto"/>
      </w:divBdr>
    </w:div>
    <w:div w:id="2021008175">
      <w:bodyDiv w:val="1"/>
      <w:marLeft w:val="0"/>
      <w:marRight w:val="0"/>
      <w:marTop w:val="0"/>
      <w:marBottom w:val="0"/>
      <w:divBdr>
        <w:top w:val="none" w:sz="0" w:space="0" w:color="auto"/>
        <w:left w:val="none" w:sz="0" w:space="0" w:color="auto"/>
        <w:bottom w:val="none" w:sz="0" w:space="0" w:color="auto"/>
        <w:right w:val="none" w:sz="0" w:space="0" w:color="auto"/>
      </w:divBdr>
    </w:div>
    <w:div w:id="2022705149">
      <w:bodyDiv w:val="1"/>
      <w:marLeft w:val="0"/>
      <w:marRight w:val="0"/>
      <w:marTop w:val="0"/>
      <w:marBottom w:val="0"/>
      <w:divBdr>
        <w:top w:val="none" w:sz="0" w:space="0" w:color="auto"/>
        <w:left w:val="none" w:sz="0" w:space="0" w:color="auto"/>
        <w:bottom w:val="none" w:sz="0" w:space="0" w:color="auto"/>
        <w:right w:val="none" w:sz="0" w:space="0" w:color="auto"/>
      </w:divBdr>
    </w:div>
    <w:div w:id="2022854302">
      <w:bodyDiv w:val="1"/>
      <w:marLeft w:val="0"/>
      <w:marRight w:val="0"/>
      <w:marTop w:val="0"/>
      <w:marBottom w:val="0"/>
      <w:divBdr>
        <w:top w:val="none" w:sz="0" w:space="0" w:color="auto"/>
        <w:left w:val="none" w:sz="0" w:space="0" w:color="auto"/>
        <w:bottom w:val="none" w:sz="0" w:space="0" w:color="auto"/>
        <w:right w:val="none" w:sz="0" w:space="0" w:color="auto"/>
      </w:divBdr>
    </w:div>
    <w:div w:id="2023044049">
      <w:bodyDiv w:val="1"/>
      <w:marLeft w:val="0"/>
      <w:marRight w:val="0"/>
      <w:marTop w:val="0"/>
      <w:marBottom w:val="0"/>
      <w:divBdr>
        <w:top w:val="none" w:sz="0" w:space="0" w:color="auto"/>
        <w:left w:val="none" w:sz="0" w:space="0" w:color="auto"/>
        <w:bottom w:val="none" w:sz="0" w:space="0" w:color="auto"/>
        <w:right w:val="none" w:sz="0" w:space="0" w:color="auto"/>
      </w:divBdr>
    </w:div>
    <w:div w:id="2023698718">
      <w:bodyDiv w:val="1"/>
      <w:marLeft w:val="0"/>
      <w:marRight w:val="0"/>
      <w:marTop w:val="0"/>
      <w:marBottom w:val="0"/>
      <w:divBdr>
        <w:top w:val="none" w:sz="0" w:space="0" w:color="auto"/>
        <w:left w:val="none" w:sz="0" w:space="0" w:color="auto"/>
        <w:bottom w:val="none" w:sz="0" w:space="0" w:color="auto"/>
        <w:right w:val="none" w:sz="0" w:space="0" w:color="auto"/>
      </w:divBdr>
    </w:div>
    <w:div w:id="2024435585">
      <w:bodyDiv w:val="1"/>
      <w:marLeft w:val="0"/>
      <w:marRight w:val="0"/>
      <w:marTop w:val="0"/>
      <w:marBottom w:val="0"/>
      <w:divBdr>
        <w:top w:val="none" w:sz="0" w:space="0" w:color="auto"/>
        <w:left w:val="none" w:sz="0" w:space="0" w:color="auto"/>
        <w:bottom w:val="none" w:sz="0" w:space="0" w:color="auto"/>
        <w:right w:val="none" w:sz="0" w:space="0" w:color="auto"/>
      </w:divBdr>
    </w:div>
    <w:div w:id="2024669285">
      <w:bodyDiv w:val="1"/>
      <w:marLeft w:val="0"/>
      <w:marRight w:val="0"/>
      <w:marTop w:val="0"/>
      <w:marBottom w:val="0"/>
      <w:divBdr>
        <w:top w:val="none" w:sz="0" w:space="0" w:color="auto"/>
        <w:left w:val="none" w:sz="0" w:space="0" w:color="auto"/>
        <w:bottom w:val="none" w:sz="0" w:space="0" w:color="auto"/>
        <w:right w:val="none" w:sz="0" w:space="0" w:color="auto"/>
      </w:divBdr>
    </w:div>
    <w:div w:id="2025588709">
      <w:bodyDiv w:val="1"/>
      <w:marLeft w:val="0"/>
      <w:marRight w:val="0"/>
      <w:marTop w:val="0"/>
      <w:marBottom w:val="0"/>
      <w:divBdr>
        <w:top w:val="none" w:sz="0" w:space="0" w:color="auto"/>
        <w:left w:val="none" w:sz="0" w:space="0" w:color="auto"/>
        <w:bottom w:val="none" w:sz="0" w:space="0" w:color="auto"/>
        <w:right w:val="none" w:sz="0" w:space="0" w:color="auto"/>
      </w:divBdr>
    </w:div>
    <w:div w:id="2026977146">
      <w:bodyDiv w:val="1"/>
      <w:marLeft w:val="0"/>
      <w:marRight w:val="0"/>
      <w:marTop w:val="0"/>
      <w:marBottom w:val="0"/>
      <w:divBdr>
        <w:top w:val="none" w:sz="0" w:space="0" w:color="auto"/>
        <w:left w:val="none" w:sz="0" w:space="0" w:color="auto"/>
        <w:bottom w:val="none" w:sz="0" w:space="0" w:color="auto"/>
        <w:right w:val="none" w:sz="0" w:space="0" w:color="auto"/>
      </w:divBdr>
    </w:div>
    <w:div w:id="2029604116">
      <w:bodyDiv w:val="1"/>
      <w:marLeft w:val="0"/>
      <w:marRight w:val="0"/>
      <w:marTop w:val="0"/>
      <w:marBottom w:val="0"/>
      <w:divBdr>
        <w:top w:val="none" w:sz="0" w:space="0" w:color="auto"/>
        <w:left w:val="none" w:sz="0" w:space="0" w:color="auto"/>
        <w:bottom w:val="none" w:sz="0" w:space="0" w:color="auto"/>
        <w:right w:val="none" w:sz="0" w:space="0" w:color="auto"/>
      </w:divBdr>
    </w:div>
    <w:div w:id="2029721004">
      <w:bodyDiv w:val="1"/>
      <w:marLeft w:val="0"/>
      <w:marRight w:val="0"/>
      <w:marTop w:val="0"/>
      <w:marBottom w:val="0"/>
      <w:divBdr>
        <w:top w:val="none" w:sz="0" w:space="0" w:color="auto"/>
        <w:left w:val="none" w:sz="0" w:space="0" w:color="auto"/>
        <w:bottom w:val="none" w:sz="0" w:space="0" w:color="auto"/>
        <w:right w:val="none" w:sz="0" w:space="0" w:color="auto"/>
      </w:divBdr>
    </w:div>
    <w:div w:id="2030568910">
      <w:bodyDiv w:val="1"/>
      <w:marLeft w:val="0"/>
      <w:marRight w:val="0"/>
      <w:marTop w:val="0"/>
      <w:marBottom w:val="0"/>
      <w:divBdr>
        <w:top w:val="none" w:sz="0" w:space="0" w:color="auto"/>
        <w:left w:val="none" w:sz="0" w:space="0" w:color="auto"/>
        <w:bottom w:val="none" w:sz="0" w:space="0" w:color="auto"/>
        <w:right w:val="none" w:sz="0" w:space="0" w:color="auto"/>
      </w:divBdr>
    </w:div>
    <w:div w:id="2030716562">
      <w:bodyDiv w:val="1"/>
      <w:marLeft w:val="0"/>
      <w:marRight w:val="0"/>
      <w:marTop w:val="0"/>
      <w:marBottom w:val="0"/>
      <w:divBdr>
        <w:top w:val="none" w:sz="0" w:space="0" w:color="auto"/>
        <w:left w:val="none" w:sz="0" w:space="0" w:color="auto"/>
        <w:bottom w:val="none" w:sz="0" w:space="0" w:color="auto"/>
        <w:right w:val="none" w:sz="0" w:space="0" w:color="auto"/>
      </w:divBdr>
    </w:div>
    <w:div w:id="2032954600">
      <w:bodyDiv w:val="1"/>
      <w:marLeft w:val="0"/>
      <w:marRight w:val="0"/>
      <w:marTop w:val="0"/>
      <w:marBottom w:val="0"/>
      <w:divBdr>
        <w:top w:val="none" w:sz="0" w:space="0" w:color="auto"/>
        <w:left w:val="none" w:sz="0" w:space="0" w:color="auto"/>
        <w:bottom w:val="none" w:sz="0" w:space="0" w:color="auto"/>
        <w:right w:val="none" w:sz="0" w:space="0" w:color="auto"/>
      </w:divBdr>
    </w:div>
    <w:div w:id="2035694362">
      <w:bodyDiv w:val="1"/>
      <w:marLeft w:val="0"/>
      <w:marRight w:val="0"/>
      <w:marTop w:val="0"/>
      <w:marBottom w:val="0"/>
      <w:divBdr>
        <w:top w:val="none" w:sz="0" w:space="0" w:color="auto"/>
        <w:left w:val="none" w:sz="0" w:space="0" w:color="auto"/>
        <w:bottom w:val="none" w:sz="0" w:space="0" w:color="auto"/>
        <w:right w:val="none" w:sz="0" w:space="0" w:color="auto"/>
      </w:divBdr>
    </w:div>
    <w:div w:id="2039037695">
      <w:bodyDiv w:val="1"/>
      <w:marLeft w:val="0"/>
      <w:marRight w:val="0"/>
      <w:marTop w:val="0"/>
      <w:marBottom w:val="0"/>
      <w:divBdr>
        <w:top w:val="none" w:sz="0" w:space="0" w:color="auto"/>
        <w:left w:val="none" w:sz="0" w:space="0" w:color="auto"/>
        <w:bottom w:val="none" w:sz="0" w:space="0" w:color="auto"/>
        <w:right w:val="none" w:sz="0" w:space="0" w:color="auto"/>
      </w:divBdr>
    </w:div>
    <w:div w:id="2039692843">
      <w:bodyDiv w:val="1"/>
      <w:marLeft w:val="0"/>
      <w:marRight w:val="0"/>
      <w:marTop w:val="0"/>
      <w:marBottom w:val="0"/>
      <w:divBdr>
        <w:top w:val="none" w:sz="0" w:space="0" w:color="auto"/>
        <w:left w:val="none" w:sz="0" w:space="0" w:color="auto"/>
        <w:bottom w:val="none" w:sz="0" w:space="0" w:color="auto"/>
        <w:right w:val="none" w:sz="0" w:space="0" w:color="auto"/>
      </w:divBdr>
    </w:div>
    <w:div w:id="2041321125">
      <w:bodyDiv w:val="1"/>
      <w:marLeft w:val="0"/>
      <w:marRight w:val="0"/>
      <w:marTop w:val="0"/>
      <w:marBottom w:val="0"/>
      <w:divBdr>
        <w:top w:val="none" w:sz="0" w:space="0" w:color="auto"/>
        <w:left w:val="none" w:sz="0" w:space="0" w:color="auto"/>
        <w:bottom w:val="none" w:sz="0" w:space="0" w:color="auto"/>
        <w:right w:val="none" w:sz="0" w:space="0" w:color="auto"/>
      </w:divBdr>
    </w:div>
    <w:div w:id="2042242339">
      <w:bodyDiv w:val="1"/>
      <w:marLeft w:val="0"/>
      <w:marRight w:val="0"/>
      <w:marTop w:val="0"/>
      <w:marBottom w:val="0"/>
      <w:divBdr>
        <w:top w:val="none" w:sz="0" w:space="0" w:color="auto"/>
        <w:left w:val="none" w:sz="0" w:space="0" w:color="auto"/>
        <w:bottom w:val="none" w:sz="0" w:space="0" w:color="auto"/>
        <w:right w:val="none" w:sz="0" w:space="0" w:color="auto"/>
      </w:divBdr>
    </w:div>
    <w:div w:id="2047561157">
      <w:bodyDiv w:val="1"/>
      <w:marLeft w:val="0"/>
      <w:marRight w:val="0"/>
      <w:marTop w:val="0"/>
      <w:marBottom w:val="0"/>
      <w:divBdr>
        <w:top w:val="none" w:sz="0" w:space="0" w:color="auto"/>
        <w:left w:val="none" w:sz="0" w:space="0" w:color="auto"/>
        <w:bottom w:val="none" w:sz="0" w:space="0" w:color="auto"/>
        <w:right w:val="none" w:sz="0" w:space="0" w:color="auto"/>
      </w:divBdr>
    </w:div>
    <w:div w:id="2048097980">
      <w:bodyDiv w:val="1"/>
      <w:marLeft w:val="0"/>
      <w:marRight w:val="0"/>
      <w:marTop w:val="0"/>
      <w:marBottom w:val="0"/>
      <w:divBdr>
        <w:top w:val="none" w:sz="0" w:space="0" w:color="auto"/>
        <w:left w:val="none" w:sz="0" w:space="0" w:color="auto"/>
        <w:bottom w:val="none" w:sz="0" w:space="0" w:color="auto"/>
        <w:right w:val="none" w:sz="0" w:space="0" w:color="auto"/>
      </w:divBdr>
    </w:div>
    <w:div w:id="2050303682">
      <w:bodyDiv w:val="1"/>
      <w:marLeft w:val="0"/>
      <w:marRight w:val="0"/>
      <w:marTop w:val="0"/>
      <w:marBottom w:val="0"/>
      <w:divBdr>
        <w:top w:val="none" w:sz="0" w:space="0" w:color="auto"/>
        <w:left w:val="none" w:sz="0" w:space="0" w:color="auto"/>
        <w:bottom w:val="none" w:sz="0" w:space="0" w:color="auto"/>
        <w:right w:val="none" w:sz="0" w:space="0" w:color="auto"/>
      </w:divBdr>
    </w:div>
    <w:div w:id="2051756204">
      <w:bodyDiv w:val="1"/>
      <w:marLeft w:val="0"/>
      <w:marRight w:val="0"/>
      <w:marTop w:val="0"/>
      <w:marBottom w:val="0"/>
      <w:divBdr>
        <w:top w:val="none" w:sz="0" w:space="0" w:color="auto"/>
        <w:left w:val="none" w:sz="0" w:space="0" w:color="auto"/>
        <w:bottom w:val="none" w:sz="0" w:space="0" w:color="auto"/>
        <w:right w:val="none" w:sz="0" w:space="0" w:color="auto"/>
      </w:divBdr>
    </w:div>
    <w:div w:id="2052269512">
      <w:bodyDiv w:val="1"/>
      <w:marLeft w:val="0"/>
      <w:marRight w:val="0"/>
      <w:marTop w:val="0"/>
      <w:marBottom w:val="0"/>
      <w:divBdr>
        <w:top w:val="none" w:sz="0" w:space="0" w:color="auto"/>
        <w:left w:val="none" w:sz="0" w:space="0" w:color="auto"/>
        <w:bottom w:val="none" w:sz="0" w:space="0" w:color="auto"/>
        <w:right w:val="none" w:sz="0" w:space="0" w:color="auto"/>
      </w:divBdr>
    </w:div>
    <w:div w:id="2052805521">
      <w:bodyDiv w:val="1"/>
      <w:marLeft w:val="0"/>
      <w:marRight w:val="0"/>
      <w:marTop w:val="0"/>
      <w:marBottom w:val="0"/>
      <w:divBdr>
        <w:top w:val="none" w:sz="0" w:space="0" w:color="auto"/>
        <w:left w:val="none" w:sz="0" w:space="0" w:color="auto"/>
        <w:bottom w:val="none" w:sz="0" w:space="0" w:color="auto"/>
        <w:right w:val="none" w:sz="0" w:space="0" w:color="auto"/>
      </w:divBdr>
    </w:div>
    <w:div w:id="2052807055">
      <w:bodyDiv w:val="1"/>
      <w:marLeft w:val="0"/>
      <w:marRight w:val="0"/>
      <w:marTop w:val="0"/>
      <w:marBottom w:val="0"/>
      <w:divBdr>
        <w:top w:val="none" w:sz="0" w:space="0" w:color="auto"/>
        <w:left w:val="none" w:sz="0" w:space="0" w:color="auto"/>
        <w:bottom w:val="none" w:sz="0" w:space="0" w:color="auto"/>
        <w:right w:val="none" w:sz="0" w:space="0" w:color="auto"/>
      </w:divBdr>
    </w:div>
    <w:div w:id="2054382178">
      <w:bodyDiv w:val="1"/>
      <w:marLeft w:val="0"/>
      <w:marRight w:val="0"/>
      <w:marTop w:val="0"/>
      <w:marBottom w:val="0"/>
      <w:divBdr>
        <w:top w:val="none" w:sz="0" w:space="0" w:color="auto"/>
        <w:left w:val="none" w:sz="0" w:space="0" w:color="auto"/>
        <w:bottom w:val="none" w:sz="0" w:space="0" w:color="auto"/>
        <w:right w:val="none" w:sz="0" w:space="0" w:color="auto"/>
      </w:divBdr>
    </w:div>
    <w:div w:id="2055883912">
      <w:bodyDiv w:val="1"/>
      <w:marLeft w:val="0"/>
      <w:marRight w:val="0"/>
      <w:marTop w:val="0"/>
      <w:marBottom w:val="0"/>
      <w:divBdr>
        <w:top w:val="none" w:sz="0" w:space="0" w:color="auto"/>
        <w:left w:val="none" w:sz="0" w:space="0" w:color="auto"/>
        <w:bottom w:val="none" w:sz="0" w:space="0" w:color="auto"/>
        <w:right w:val="none" w:sz="0" w:space="0" w:color="auto"/>
      </w:divBdr>
    </w:div>
    <w:div w:id="2059010330">
      <w:bodyDiv w:val="1"/>
      <w:marLeft w:val="0"/>
      <w:marRight w:val="0"/>
      <w:marTop w:val="0"/>
      <w:marBottom w:val="0"/>
      <w:divBdr>
        <w:top w:val="none" w:sz="0" w:space="0" w:color="auto"/>
        <w:left w:val="none" w:sz="0" w:space="0" w:color="auto"/>
        <w:bottom w:val="none" w:sz="0" w:space="0" w:color="auto"/>
        <w:right w:val="none" w:sz="0" w:space="0" w:color="auto"/>
      </w:divBdr>
    </w:div>
    <w:div w:id="2061203787">
      <w:bodyDiv w:val="1"/>
      <w:marLeft w:val="0"/>
      <w:marRight w:val="0"/>
      <w:marTop w:val="0"/>
      <w:marBottom w:val="0"/>
      <w:divBdr>
        <w:top w:val="none" w:sz="0" w:space="0" w:color="auto"/>
        <w:left w:val="none" w:sz="0" w:space="0" w:color="auto"/>
        <w:bottom w:val="none" w:sz="0" w:space="0" w:color="auto"/>
        <w:right w:val="none" w:sz="0" w:space="0" w:color="auto"/>
      </w:divBdr>
    </w:div>
    <w:div w:id="2062049026">
      <w:bodyDiv w:val="1"/>
      <w:marLeft w:val="0"/>
      <w:marRight w:val="0"/>
      <w:marTop w:val="0"/>
      <w:marBottom w:val="0"/>
      <w:divBdr>
        <w:top w:val="none" w:sz="0" w:space="0" w:color="auto"/>
        <w:left w:val="none" w:sz="0" w:space="0" w:color="auto"/>
        <w:bottom w:val="none" w:sz="0" w:space="0" w:color="auto"/>
        <w:right w:val="none" w:sz="0" w:space="0" w:color="auto"/>
      </w:divBdr>
    </w:div>
    <w:div w:id="2062439998">
      <w:bodyDiv w:val="1"/>
      <w:marLeft w:val="0"/>
      <w:marRight w:val="0"/>
      <w:marTop w:val="0"/>
      <w:marBottom w:val="0"/>
      <w:divBdr>
        <w:top w:val="none" w:sz="0" w:space="0" w:color="auto"/>
        <w:left w:val="none" w:sz="0" w:space="0" w:color="auto"/>
        <w:bottom w:val="none" w:sz="0" w:space="0" w:color="auto"/>
        <w:right w:val="none" w:sz="0" w:space="0" w:color="auto"/>
      </w:divBdr>
    </w:div>
    <w:div w:id="2063676496">
      <w:bodyDiv w:val="1"/>
      <w:marLeft w:val="0"/>
      <w:marRight w:val="0"/>
      <w:marTop w:val="0"/>
      <w:marBottom w:val="0"/>
      <w:divBdr>
        <w:top w:val="none" w:sz="0" w:space="0" w:color="auto"/>
        <w:left w:val="none" w:sz="0" w:space="0" w:color="auto"/>
        <w:bottom w:val="none" w:sz="0" w:space="0" w:color="auto"/>
        <w:right w:val="none" w:sz="0" w:space="0" w:color="auto"/>
      </w:divBdr>
    </w:div>
    <w:div w:id="2063821121">
      <w:bodyDiv w:val="1"/>
      <w:marLeft w:val="0"/>
      <w:marRight w:val="0"/>
      <w:marTop w:val="0"/>
      <w:marBottom w:val="0"/>
      <w:divBdr>
        <w:top w:val="none" w:sz="0" w:space="0" w:color="auto"/>
        <w:left w:val="none" w:sz="0" w:space="0" w:color="auto"/>
        <w:bottom w:val="none" w:sz="0" w:space="0" w:color="auto"/>
        <w:right w:val="none" w:sz="0" w:space="0" w:color="auto"/>
      </w:divBdr>
    </w:div>
    <w:div w:id="2064088141">
      <w:bodyDiv w:val="1"/>
      <w:marLeft w:val="0"/>
      <w:marRight w:val="0"/>
      <w:marTop w:val="0"/>
      <w:marBottom w:val="0"/>
      <w:divBdr>
        <w:top w:val="none" w:sz="0" w:space="0" w:color="auto"/>
        <w:left w:val="none" w:sz="0" w:space="0" w:color="auto"/>
        <w:bottom w:val="none" w:sz="0" w:space="0" w:color="auto"/>
        <w:right w:val="none" w:sz="0" w:space="0" w:color="auto"/>
      </w:divBdr>
    </w:div>
    <w:div w:id="2064794285">
      <w:bodyDiv w:val="1"/>
      <w:marLeft w:val="0"/>
      <w:marRight w:val="0"/>
      <w:marTop w:val="0"/>
      <w:marBottom w:val="0"/>
      <w:divBdr>
        <w:top w:val="none" w:sz="0" w:space="0" w:color="auto"/>
        <w:left w:val="none" w:sz="0" w:space="0" w:color="auto"/>
        <w:bottom w:val="none" w:sz="0" w:space="0" w:color="auto"/>
        <w:right w:val="none" w:sz="0" w:space="0" w:color="auto"/>
      </w:divBdr>
    </w:div>
    <w:div w:id="2066023344">
      <w:bodyDiv w:val="1"/>
      <w:marLeft w:val="0"/>
      <w:marRight w:val="0"/>
      <w:marTop w:val="0"/>
      <w:marBottom w:val="0"/>
      <w:divBdr>
        <w:top w:val="none" w:sz="0" w:space="0" w:color="auto"/>
        <w:left w:val="none" w:sz="0" w:space="0" w:color="auto"/>
        <w:bottom w:val="none" w:sz="0" w:space="0" w:color="auto"/>
        <w:right w:val="none" w:sz="0" w:space="0" w:color="auto"/>
      </w:divBdr>
    </w:div>
    <w:div w:id="2067097935">
      <w:bodyDiv w:val="1"/>
      <w:marLeft w:val="0"/>
      <w:marRight w:val="0"/>
      <w:marTop w:val="0"/>
      <w:marBottom w:val="0"/>
      <w:divBdr>
        <w:top w:val="none" w:sz="0" w:space="0" w:color="auto"/>
        <w:left w:val="none" w:sz="0" w:space="0" w:color="auto"/>
        <w:bottom w:val="none" w:sz="0" w:space="0" w:color="auto"/>
        <w:right w:val="none" w:sz="0" w:space="0" w:color="auto"/>
      </w:divBdr>
    </w:div>
    <w:div w:id="2067102606">
      <w:bodyDiv w:val="1"/>
      <w:marLeft w:val="0"/>
      <w:marRight w:val="0"/>
      <w:marTop w:val="0"/>
      <w:marBottom w:val="0"/>
      <w:divBdr>
        <w:top w:val="none" w:sz="0" w:space="0" w:color="auto"/>
        <w:left w:val="none" w:sz="0" w:space="0" w:color="auto"/>
        <w:bottom w:val="none" w:sz="0" w:space="0" w:color="auto"/>
        <w:right w:val="none" w:sz="0" w:space="0" w:color="auto"/>
      </w:divBdr>
    </w:div>
    <w:div w:id="2068214494">
      <w:bodyDiv w:val="1"/>
      <w:marLeft w:val="0"/>
      <w:marRight w:val="0"/>
      <w:marTop w:val="0"/>
      <w:marBottom w:val="0"/>
      <w:divBdr>
        <w:top w:val="none" w:sz="0" w:space="0" w:color="auto"/>
        <w:left w:val="none" w:sz="0" w:space="0" w:color="auto"/>
        <w:bottom w:val="none" w:sz="0" w:space="0" w:color="auto"/>
        <w:right w:val="none" w:sz="0" w:space="0" w:color="auto"/>
      </w:divBdr>
    </w:div>
    <w:div w:id="2070032665">
      <w:bodyDiv w:val="1"/>
      <w:marLeft w:val="0"/>
      <w:marRight w:val="0"/>
      <w:marTop w:val="0"/>
      <w:marBottom w:val="0"/>
      <w:divBdr>
        <w:top w:val="none" w:sz="0" w:space="0" w:color="auto"/>
        <w:left w:val="none" w:sz="0" w:space="0" w:color="auto"/>
        <w:bottom w:val="none" w:sz="0" w:space="0" w:color="auto"/>
        <w:right w:val="none" w:sz="0" w:space="0" w:color="auto"/>
      </w:divBdr>
    </w:div>
    <w:div w:id="2072577934">
      <w:bodyDiv w:val="1"/>
      <w:marLeft w:val="0"/>
      <w:marRight w:val="0"/>
      <w:marTop w:val="0"/>
      <w:marBottom w:val="0"/>
      <w:divBdr>
        <w:top w:val="none" w:sz="0" w:space="0" w:color="auto"/>
        <w:left w:val="none" w:sz="0" w:space="0" w:color="auto"/>
        <w:bottom w:val="none" w:sz="0" w:space="0" w:color="auto"/>
        <w:right w:val="none" w:sz="0" w:space="0" w:color="auto"/>
      </w:divBdr>
    </w:div>
    <w:div w:id="2072802077">
      <w:bodyDiv w:val="1"/>
      <w:marLeft w:val="0"/>
      <w:marRight w:val="0"/>
      <w:marTop w:val="0"/>
      <w:marBottom w:val="0"/>
      <w:divBdr>
        <w:top w:val="none" w:sz="0" w:space="0" w:color="auto"/>
        <w:left w:val="none" w:sz="0" w:space="0" w:color="auto"/>
        <w:bottom w:val="none" w:sz="0" w:space="0" w:color="auto"/>
        <w:right w:val="none" w:sz="0" w:space="0" w:color="auto"/>
      </w:divBdr>
    </w:div>
    <w:div w:id="2074162413">
      <w:bodyDiv w:val="1"/>
      <w:marLeft w:val="0"/>
      <w:marRight w:val="0"/>
      <w:marTop w:val="0"/>
      <w:marBottom w:val="0"/>
      <w:divBdr>
        <w:top w:val="none" w:sz="0" w:space="0" w:color="auto"/>
        <w:left w:val="none" w:sz="0" w:space="0" w:color="auto"/>
        <w:bottom w:val="none" w:sz="0" w:space="0" w:color="auto"/>
        <w:right w:val="none" w:sz="0" w:space="0" w:color="auto"/>
      </w:divBdr>
    </w:div>
    <w:div w:id="2074739820">
      <w:bodyDiv w:val="1"/>
      <w:marLeft w:val="0"/>
      <w:marRight w:val="0"/>
      <w:marTop w:val="0"/>
      <w:marBottom w:val="0"/>
      <w:divBdr>
        <w:top w:val="none" w:sz="0" w:space="0" w:color="auto"/>
        <w:left w:val="none" w:sz="0" w:space="0" w:color="auto"/>
        <w:bottom w:val="none" w:sz="0" w:space="0" w:color="auto"/>
        <w:right w:val="none" w:sz="0" w:space="0" w:color="auto"/>
      </w:divBdr>
    </w:div>
    <w:div w:id="2075007088">
      <w:bodyDiv w:val="1"/>
      <w:marLeft w:val="0"/>
      <w:marRight w:val="0"/>
      <w:marTop w:val="0"/>
      <w:marBottom w:val="0"/>
      <w:divBdr>
        <w:top w:val="none" w:sz="0" w:space="0" w:color="auto"/>
        <w:left w:val="none" w:sz="0" w:space="0" w:color="auto"/>
        <w:bottom w:val="none" w:sz="0" w:space="0" w:color="auto"/>
        <w:right w:val="none" w:sz="0" w:space="0" w:color="auto"/>
      </w:divBdr>
    </w:div>
    <w:div w:id="2075425197">
      <w:bodyDiv w:val="1"/>
      <w:marLeft w:val="0"/>
      <w:marRight w:val="0"/>
      <w:marTop w:val="0"/>
      <w:marBottom w:val="0"/>
      <w:divBdr>
        <w:top w:val="none" w:sz="0" w:space="0" w:color="auto"/>
        <w:left w:val="none" w:sz="0" w:space="0" w:color="auto"/>
        <w:bottom w:val="none" w:sz="0" w:space="0" w:color="auto"/>
        <w:right w:val="none" w:sz="0" w:space="0" w:color="auto"/>
      </w:divBdr>
    </w:div>
    <w:div w:id="2075657319">
      <w:bodyDiv w:val="1"/>
      <w:marLeft w:val="0"/>
      <w:marRight w:val="0"/>
      <w:marTop w:val="0"/>
      <w:marBottom w:val="0"/>
      <w:divBdr>
        <w:top w:val="none" w:sz="0" w:space="0" w:color="auto"/>
        <w:left w:val="none" w:sz="0" w:space="0" w:color="auto"/>
        <w:bottom w:val="none" w:sz="0" w:space="0" w:color="auto"/>
        <w:right w:val="none" w:sz="0" w:space="0" w:color="auto"/>
      </w:divBdr>
    </w:div>
    <w:div w:id="2076200911">
      <w:bodyDiv w:val="1"/>
      <w:marLeft w:val="0"/>
      <w:marRight w:val="0"/>
      <w:marTop w:val="0"/>
      <w:marBottom w:val="0"/>
      <w:divBdr>
        <w:top w:val="none" w:sz="0" w:space="0" w:color="auto"/>
        <w:left w:val="none" w:sz="0" w:space="0" w:color="auto"/>
        <w:bottom w:val="none" w:sz="0" w:space="0" w:color="auto"/>
        <w:right w:val="none" w:sz="0" w:space="0" w:color="auto"/>
      </w:divBdr>
    </w:div>
    <w:div w:id="2078090098">
      <w:bodyDiv w:val="1"/>
      <w:marLeft w:val="0"/>
      <w:marRight w:val="0"/>
      <w:marTop w:val="0"/>
      <w:marBottom w:val="0"/>
      <w:divBdr>
        <w:top w:val="none" w:sz="0" w:space="0" w:color="auto"/>
        <w:left w:val="none" w:sz="0" w:space="0" w:color="auto"/>
        <w:bottom w:val="none" w:sz="0" w:space="0" w:color="auto"/>
        <w:right w:val="none" w:sz="0" w:space="0" w:color="auto"/>
      </w:divBdr>
    </w:div>
    <w:div w:id="2078093485">
      <w:bodyDiv w:val="1"/>
      <w:marLeft w:val="0"/>
      <w:marRight w:val="0"/>
      <w:marTop w:val="0"/>
      <w:marBottom w:val="0"/>
      <w:divBdr>
        <w:top w:val="none" w:sz="0" w:space="0" w:color="auto"/>
        <w:left w:val="none" w:sz="0" w:space="0" w:color="auto"/>
        <w:bottom w:val="none" w:sz="0" w:space="0" w:color="auto"/>
        <w:right w:val="none" w:sz="0" w:space="0" w:color="auto"/>
      </w:divBdr>
    </w:div>
    <w:div w:id="2081170141">
      <w:bodyDiv w:val="1"/>
      <w:marLeft w:val="0"/>
      <w:marRight w:val="0"/>
      <w:marTop w:val="0"/>
      <w:marBottom w:val="0"/>
      <w:divBdr>
        <w:top w:val="none" w:sz="0" w:space="0" w:color="auto"/>
        <w:left w:val="none" w:sz="0" w:space="0" w:color="auto"/>
        <w:bottom w:val="none" w:sz="0" w:space="0" w:color="auto"/>
        <w:right w:val="none" w:sz="0" w:space="0" w:color="auto"/>
      </w:divBdr>
    </w:div>
    <w:div w:id="2081832384">
      <w:bodyDiv w:val="1"/>
      <w:marLeft w:val="0"/>
      <w:marRight w:val="0"/>
      <w:marTop w:val="0"/>
      <w:marBottom w:val="0"/>
      <w:divBdr>
        <w:top w:val="none" w:sz="0" w:space="0" w:color="auto"/>
        <w:left w:val="none" w:sz="0" w:space="0" w:color="auto"/>
        <w:bottom w:val="none" w:sz="0" w:space="0" w:color="auto"/>
        <w:right w:val="none" w:sz="0" w:space="0" w:color="auto"/>
      </w:divBdr>
    </w:div>
    <w:div w:id="2083410121">
      <w:bodyDiv w:val="1"/>
      <w:marLeft w:val="0"/>
      <w:marRight w:val="0"/>
      <w:marTop w:val="0"/>
      <w:marBottom w:val="0"/>
      <w:divBdr>
        <w:top w:val="none" w:sz="0" w:space="0" w:color="auto"/>
        <w:left w:val="none" w:sz="0" w:space="0" w:color="auto"/>
        <w:bottom w:val="none" w:sz="0" w:space="0" w:color="auto"/>
        <w:right w:val="none" w:sz="0" w:space="0" w:color="auto"/>
      </w:divBdr>
    </w:div>
    <w:div w:id="2084374502">
      <w:bodyDiv w:val="1"/>
      <w:marLeft w:val="0"/>
      <w:marRight w:val="0"/>
      <w:marTop w:val="0"/>
      <w:marBottom w:val="0"/>
      <w:divBdr>
        <w:top w:val="none" w:sz="0" w:space="0" w:color="auto"/>
        <w:left w:val="none" w:sz="0" w:space="0" w:color="auto"/>
        <w:bottom w:val="none" w:sz="0" w:space="0" w:color="auto"/>
        <w:right w:val="none" w:sz="0" w:space="0" w:color="auto"/>
      </w:divBdr>
    </w:div>
    <w:div w:id="2091267957">
      <w:bodyDiv w:val="1"/>
      <w:marLeft w:val="0"/>
      <w:marRight w:val="0"/>
      <w:marTop w:val="0"/>
      <w:marBottom w:val="0"/>
      <w:divBdr>
        <w:top w:val="none" w:sz="0" w:space="0" w:color="auto"/>
        <w:left w:val="none" w:sz="0" w:space="0" w:color="auto"/>
        <w:bottom w:val="none" w:sz="0" w:space="0" w:color="auto"/>
        <w:right w:val="none" w:sz="0" w:space="0" w:color="auto"/>
      </w:divBdr>
    </w:div>
    <w:div w:id="2094812575">
      <w:bodyDiv w:val="1"/>
      <w:marLeft w:val="0"/>
      <w:marRight w:val="0"/>
      <w:marTop w:val="0"/>
      <w:marBottom w:val="0"/>
      <w:divBdr>
        <w:top w:val="none" w:sz="0" w:space="0" w:color="auto"/>
        <w:left w:val="none" w:sz="0" w:space="0" w:color="auto"/>
        <w:bottom w:val="none" w:sz="0" w:space="0" w:color="auto"/>
        <w:right w:val="none" w:sz="0" w:space="0" w:color="auto"/>
      </w:divBdr>
    </w:div>
    <w:div w:id="2095393232">
      <w:bodyDiv w:val="1"/>
      <w:marLeft w:val="0"/>
      <w:marRight w:val="0"/>
      <w:marTop w:val="0"/>
      <w:marBottom w:val="0"/>
      <w:divBdr>
        <w:top w:val="none" w:sz="0" w:space="0" w:color="auto"/>
        <w:left w:val="none" w:sz="0" w:space="0" w:color="auto"/>
        <w:bottom w:val="none" w:sz="0" w:space="0" w:color="auto"/>
        <w:right w:val="none" w:sz="0" w:space="0" w:color="auto"/>
      </w:divBdr>
    </w:div>
    <w:div w:id="2096825928">
      <w:bodyDiv w:val="1"/>
      <w:marLeft w:val="0"/>
      <w:marRight w:val="0"/>
      <w:marTop w:val="0"/>
      <w:marBottom w:val="0"/>
      <w:divBdr>
        <w:top w:val="none" w:sz="0" w:space="0" w:color="auto"/>
        <w:left w:val="none" w:sz="0" w:space="0" w:color="auto"/>
        <w:bottom w:val="none" w:sz="0" w:space="0" w:color="auto"/>
        <w:right w:val="none" w:sz="0" w:space="0" w:color="auto"/>
      </w:divBdr>
    </w:div>
    <w:div w:id="2097358800">
      <w:bodyDiv w:val="1"/>
      <w:marLeft w:val="0"/>
      <w:marRight w:val="0"/>
      <w:marTop w:val="0"/>
      <w:marBottom w:val="0"/>
      <w:divBdr>
        <w:top w:val="none" w:sz="0" w:space="0" w:color="auto"/>
        <w:left w:val="none" w:sz="0" w:space="0" w:color="auto"/>
        <w:bottom w:val="none" w:sz="0" w:space="0" w:color="auto"/>
        <w:right w:val="none" w:sz="0" w:space="0" w:color="auto"/>
      </w:divBdr>
    </w:div>
    <w:div w:id="2098625616">
      <w:bodyDiv w:val="1"/>
      <w:marLeft w:val="0"/>
      <w:marRight w:val="0"/>
      <w:marTop w:val="0"/>
      <w:marBottom w:val="0"/>
      <w:divBdr>
        <w:top w:val="none" w:sz="0" w:space="0" w:color="auto"/>
        <w:left w:val="none" w:sz="0" w:space="0" w:color="auto"/>
        <w:bottom w:val="none" w:sz="0" w:space="0" w:color="auto"/>
        <w:right w:val="none" w:sz="0" w:space="0" w:color="auto"/>
      </w:divBdr>
    </w:div>
    <w:div w:id="2101027108">
      <w:bodyDiv w:val="1"/>
      <w:marLeft w:val="0"/>
      <w:marRight w:val="0"/>
      <w:marTop w:val="0"/>
      <w:marBottom w:val="0"/>
      <w:divBdr>
        <w:top w:val="none" w:sz="0" w:space="0" w:color="auto"/>
        <w:left w:val="none" w:sz="0" w:space="0" w:color="auto"/>
        <w:bottom w:val="none" w:sz="0" w:space="0" w:color="auto"/>
        <w:right w:val="none" w:sz="0" w:space="0" w:color="auto"/>
      </w:divBdr>
    </w:div>
    <w:div w:id="2101828072">
      <w:bodyDiv w:val="1"/>
      <w:marLeft w:val="0"/>
      <w:marRight w:val="0"/>
      <w:marTop w:val="0"/>
      <w:marBottom w:val="0"/>
      <w:divBdr>
        <w:top w:val="none" w:sz="0" w:space="0" w:color="auto"/>
        <w:left w:val="none" w:sz="0" w:space="0" w:color="auto"/>
        <w:bottom w:val="none" w:sz="0" w:space="0" w:color="auto"/>
        <w:right w:val="none" w:sz="0" w:space="0" w:color="auto"/>
      </w:divBdr>
    </w:div>
    <w:div w:id="2103183559">
      <w:bodyDiv w:val="1"/>
      <w:marLeft w:val="0"/>
      <w:marRight w:val="0"/>
      <w:marTop w:val="0"/>
      <w:marBottom w:val="0"/>
      <w:divBdr>
        <w:top w:val="none" w:sz="0" w:space="0" w:color="auto"/>
        <w:left w:val="none" w:sz="0" w:space="0" w:color="auto"/>
        <w:bottom w:val="none" w:sz="0" w:space="0" w:color="auto"/>
        <w:right w:val="none" w:sz="0" w:space="0" w:color="auto"/>
      </w:divBdr>
    </w:div>
    <w:div w:id="2107142754">
      <w:bodyDiv w:val="1"/>
      <w:marLeft w:val="0"/>
      <w:marRight w:val="0"/>
      <w:marTop w:val="0"/>
      <w:marBottom w:val="0"/>
      <w:divBdr>
        <w:top w:val="none" w:sz="0" w:space="0" w:color="auto"/>
        <w:left w:val="none" w:sz="0" w:space="0" w:color="auto"/>
        <w:bottom w:val="none" w:sz="0" w:space="0" w:color="auto"/>
        <w:right w:val="none" w:sz="0" w:space="0" w:color="auto"/>
      </w:divBdr>
    </w:div>
    <w:div w:id="2107461089">
      <w:bodyDiv w:val="1"/>
      <w:marLeft w:val="0"/>
      <w:marRight w:val="0"/>
      <w:marTop w:val="0"/>
      <w:marBottom w:val="0"/>
      <w:divBdr>
        <w:top w:val="none" w:sz="0" w:space="0" w:color="auto"/>
        <w:left w:val="none" w:sz="0" w:space="0" w:color="auto"/>
        <w:bottom w:val="none" w:sz="0" w:space="0" w:color="auto"/>
        <w:right w:val="none" w:sz="0" w:space="0" w:color="auto"/>
      </w:divBdr>
    </w:div>
    <w:div w:id="2107573518">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083589">
      <w:bodyDiv w:val="1"/>
      <w:marLeft w:val="0"/>
      <w:marRight w:val="0"/>
      <w:marTop w:val="0"/>
      <w:marBottom w:val="0"/>
      <w:divBdr>
        <w:top w:val="none" w:sz="0" w:space="0" w:color="auto"/>
        <w:left w:val="none" w:sz="0" w:space="0" w:color="auto"/>
        <w:bottom w:val="none" w:sz="0" w:space="0" w:color="auto"/>
        <w:right w:val="none" w:sz="0" w:space="0" w:color="auto"/>
      </w:divBdr>
    </w:div>
    <w:div w:id="2111316878">
      <w:bodyDiv w:val="1"/>
      <w:marLeft w:val="0"/>
      <w:marRight w:val="0"/>
      <w:marTop w:val="0"/>
      <w:marBottom w:val="0"/>
      <w:divBdr>
        <w:top w:val="none" w:sz="0" w:space="0" w:color="auto"/>
        <w:left w:val="none" w:sz="0" w:space="0" w:color="auto"/>
        <w:bottom w:val="none" w:sz="0" w:space="0" w:color="auto"/>
        <w:right w:val="none" w:sz="0" w:space="0" w:color="auto"/>
      </w:divBdr>
    </w:div>
    <w:div w:id="2111317727">
      <w:bodyDiv w:val="1"/>
      <w:marLeft w:val="0"/>
      <w:marRight w:val="0"/>
      <w:marTop w:val="0"/>
      <w:marBottom w:val="0"/>
      <w:divBdr>
        <w:top w:val="none" w:sz="0" w:space="0" w:color="auto"/>
        <w:left w:val="none" w:sz="0" w:space="0" w:color="auto"/>
        <w:bottom w:val="none" w:sz="0" w:space="0" w:color="auto"/>
        <w:right w:val="none" w:sz="0" w:space="0" w:color="auto"/>
      </w:divBdr>
    </w:div>
    <w:div w:id="2113088269">
      <w:bodyDiv w:val="1"/>
      <w:marLeft w:val="0"/>
      <w:marRight w:val="0"/>
      <w:marTop w:val="0"/>
      <w:marBottom w:val="0"/>
      <w:divBdr>
        <w:top w:val="none" w:sz="0" w:space="0" w:color="auto"/>
        <w:left w:val="none" w:sz="0" w:space="0" w:color="auto"/>
        <w:bottom w:val="none" w:sz="0" w:space="0" w:color="auto"/>
        <w:right w:val="none" w:sz="0" w:space="0" w:color="auto"/>
      </w:divBdr>
    </w:div>
    <w:div w:id="2117631040">
      <w:bodyDiv w:val="1"/>
      <w:marLeft w:val="0"/>
      <w:marRight w:val="0"/>
      <w:marTop w:val="0"/>
      <w:marBottom w:val="0"/>
      <w:divBdr>
        <w:top w:val="none" w:sz="0" w:space="0" w:color="auto"/>
        <w:left w:val="none" w:sz="0" w:space="0" w:color="auto"/>
        <w:bottom w:val="none" w:sz="0" w:space="0" w:color="auto"/>
        <w:right w:val="none" w:sz="0" w:space="0" w:color="auto"/>
      </w:divBdr>
    </w:div>
    <w:div w:id="2117870359">
      <w:bodyDiv w:val="1"/>
      <w:marLeft w:val="0"/>
      <w:marRight w:val="0"/>
      <w:marTop w:val="0"/>
      <w:marBottom w:val="0"/>
      <w:divBdr>
        <w:top w:val="none" w:sz="0" w:space="0" w:color="auto"/>
        <w:left w:val="none" w:sz="0" w:space="0" w:color="auto"/>
        <w:bottom w:val="none" w:sz="0" w:space="0" w:color="auto"/>
        <w:right w:val="none" w:sz="0" w:space="0" w:color="auto"/>
      </w:divBdr>
    </w:div>
    <w:div w:id="2120027635">
      <w:bodyDiv w:val="1"/>
      <w:marLeft w:val="0"/>
      <w:marRight w:val="0"/>
      <w:marTop w:val="0"/>
      <w:marBottom w:val="0"/>
      <w:divBdr>
        <w:top w:val="none" w:sz="0" w:space="0" w:color="auto"/>
        <w:left w:val="none" w:sz="0" w:space="0" w:color="auto"/>
        <w:bottom w:val="none" w:sz="0" w:space="0" w:color="auto"/>
        <w:right w:val="none" w:sz="0" w:space="0" w:color="auto"/>
      </w:divBdr>
    </w:div>
    <w:div w:id="2123645411">
      <w:bodyDiv w:val="1"/>
      <w:marLeft w:val="0"/>
      <w:marRight w:val="0"/>
      <w:marTop w:val="0"/>
      <w:marBottom w:val="0"/>
      <w:divBdr>
        <w:top w:val="none" w:sz="0" w:space="0" w:color="auto"/>
        <w:left w:val="none" w:sz="0" w:space="0" w:color="auto"/>
        <w:bottom w:val="none" w:sz="0" w:space="0" w:color="auto"/>
        <w:right w:val="none" w:sz="0" w:space="0" w:color="auto"/>
      </w:divBdr>
    </w:div>
    <w:div w:id="2124693696">
      <w:bodyDiv w:val="1"/>
      <w:marLeft w:val="0"/>
      <w:marRight w:val="0"/>
      <w:marTop w:val="0"/>
      <w:marBottom w:val="0"/>
      <w:divBdr>
        <w:top w:val="none" w:sz="0" w:space="0" w:color="auto"/>
        <w:left w:val="none" w:sz="0" w:space="0" w:color="auto"/>
        <w:bottom w:val="none" w:sz="0" w:space="0" w:color="auto"/>
        <w:right w:val="none" w:sz="0" w:space="0" w:color="auto"/>
      </w:divBdr>
    </w:div>
    <w:div w:id="2125613687">
      <w:bodyDiv w:val="1"/>
      <w:marLeft w:val="0"/>
      <w:marRight w:val="0"/>
      <w:marTop w:val="0"/>
      <w:marBottom w:val="0"/>
      <w:divBdr>
        <w:top w:val="none" w:sz="0" w:space="0" w:color="auto"/>
        <w:left w:val="none" w:sz="0" w:space="0" w:color="auto"/>
        <w:bottom w:val="none" w:sz="0" w:space="0" w:color="auto"/>
        <w:right w:val="none" w:sz="0" w:space="0" w:color="auto"/>
      </w:divBdr>
    </w:div>
    <w:div w:id="2125802463">
      <w:bodyDiv w:val="1"/>
      <w:marLeft w:val="0"/>
      <w:marRight w:val="0"/>
      <w:marTop w:val="0"/>
      <w:marBottom w:val="0"/>
      <w:divBdr>
        <w:top w:val="none" w:sz="0" w:space="0" w:color="auto"/>
        <w:left w:val="none" w:sz="0" w:space="0" w:color="auto"/>
        <w:bottom w:val="none" w:sz="0" w:space="0" w:color="auto"/>
        <w:right w:val="none" w:sz="0" w:space="0" w:color="auto"/>
      </w:divBdr>
    </w:div>
    <w:div w:id="2127383866">
      <w:bodyDiv w:val="1"/>
      <w:marLeft w:val="0"/>
      <w:marRight w:val="0"/>
      <w:marTop w:val="0"/>
      <w:marBottom w:val="0"/>
      <w:divBdr>
        <w:top w:val="none" w:sz="0" w:space="0" w:color="auto"/>
        <w:left w:val="none" w:sz="0" w:space="0" w:color="auto"/>
        <w:bottom w:val="none" w:sz="0" w:space="0" w:color="auto"/>
        <w:right w:val="none" w:sz="0" w:space="0" w:color="auto"/>
      </w:divBdr>
    </w:div>
    <w:div w:id="2133010313">
      <w:bodyDiv w:val="1"/>
      <w:marLeft w:val="0"/>
      <w:marRight w:val="0"/>
      <w:marTop w:val="0"/>
      <w:marBottom w:val="0"/>
      <w:divBdr>
        <w:top w:val="none" w:sz="0" w:space="0" w:color="auto"/>
        <w:left w:val="none" w:sz="0" w:space="0" w:color="auto"/>
        <w:bottom w:val="none" w:sz="0" w:space="0" w:color="auto"/>
        <w:right w:val="none" w:sz="0" w:space="0" w:color="auto"/>
      </w:divBdr>
    </w:div>
    <w:div w:id="2134134111">
      <w:bodyDiv w:val="1"/>
      <w:marLeft w:val="0"/>
      <w:marRight w:val="0"/>
      <w:marTop w:val="0"/>
      <w:marBottom w:val="0"/>
      <w:divBdr>
        <w:top w:val="none" w:sz="0" w:space="0" w:color="auto"/>
        <w:left w:val="none" w:sz="0" w:space="0" w:color="auto"/>
        <w:bottom w:val="none" w:sz="0" w:space="0" w:color="auto"/>
        <w:right w:val="none" w:sz="0" w:space="0" w:color="auto"/>
      </w:divBdr>
    </w:div>
    <w:div w:id="2134664692">
      <w:bodyDiv w:val="1"/>
      <w:marLeft w:val="0"/>
      <w:marRight w:val="0"/>
      <w:marTop w:val="0"/>
      <w:marBottom w:val="0"/>
      <w:divBdr>
        <w:top w:val="none" w:sz="0" w:space="0" w:color="auto"/>
        <w:left w:val="none" w:sz="0" w:space="0" w:color="auto"/>
        <w:bottom w:val="none" w:sz="0" w:space="0" w:color="auto"/>
        <w:right w:val="none" w:sz="0" w:space="0" w:color="auto"/>
      </w:divBdr>
    </w:div>
    <w:div w:id="2138379006">
      <w:bodyDiv w:val="1"/>
      <w:marLeft w:val="0"/>
      <w:marRight w:val="0"/>
      <w:marTop w:val="0"/>
      <w:marBottom w:val="0"/>
      <w:divBdr>
        <w:top w:val="none" w:sz="0" w:space="0" w:color="auto"/>
        <w:left w:val="none" w:sz="0" w:space="0" w:color="auto"/>
        <w:bottom w:val="none" w:sz="0" w:space="0" w:color="auto"/>
        <w:right w:val="none" w:sz="0" w:space="0" w:color="auto"/>
      </w:divBdr>
    </w:div>
    <w:div w:id="2140370754">
      <w:bodyDiv w:val="1"/>
      <w:marLeft w:val="0"/>
      <w:marRight w:val="0"/>
      <w:marTop w:val="0"/>
      <w:marBottom w:val="0"/>
      <w:divBdr>
        <w:top w:val="none" w:sz="0" w:space="0" w:color="auto"/>
        <w:left w:val="none" w:sz="0" w:space="0" w:color="auto"/>
        <w:bottom w:val="none" w:sz="0" w:space="0" w:color="auto"/>
        <w:right w:val="none" w:sz="0" w:space="0" w:color="auto"/>
      </w:divBdr>
    </w:div>
    <w:div w:id="2144345729">
      <w:bodyDiv w:val="1"/>
      <w:marLeft w:val="0"/>
      <w:marRight w:val="0"/>
      <w:marTop w:val="0"/>
      <w:marBottom w:val="0"/>
      <w:divBdr>
        <w:top w:val="none" w:sz="0" w:space="0" w:color="auto"/>
        <w:left w:val="none" w:sz="0" w:space="0" w:color="auto"/>
        <w:bottom w:val="none" w:sz="0" w:space="0" w:color="auto"/>
        <w:right w:val="none" w:sz="0" w:space="0" w:color="auto"/>
      </w:divBdr>
    </w:div>
    <w:div w:id="2146924715">
      <w:bodyDiv w:val="1"/>
      <w:marLeft w:val="0"/>
      <w:marRight w:val="0"/>
      <w:marTop w:val="0"/>
      <w:marBottom w:val="0"/>
      <w:divBdr>
        <w:top w:val="none" w:sz="0" w:space="0" w:color="auto"/>
        <w:left w:val="none" w:sz="0" w:space="0" w:color="auto"/>
        <w:bottom w:val="none" w:sz="0" w:space="0" w:color="auto"/>
        <w:right w:val="none" w:sz="0" w:space="0" w:color="auto"/>
      </w:divBdr>
    </w:div>
    <w:div w:id="214738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6.xml"/><Relationship Id="rId8" Type="http://schemas.openxmlformats.org/officeDocument/2006/relationships/comments" Target="comment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microsoft.com/office/2016/09/relationships/commentsIds" Target="commentsIds.xml"/><Relationship Id="rId31" Type="http://schemas.microsoft.com/office/2018/08/relationships/commentsExtensible" Target="commentsExtensible.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Gar17</b:Tag>
    <b:SourceType>Book</b:SourceType>
    <b:Guid>{2E2E5BBD-7AE9-4E63-B8B7-143E2A206BC0}</b:Guid>
    <b:Title>Contabilidad General 13.ª edición</b:Title>
    <b:Year>2017</b:Year>
    <b:Author>
      <b:Author>
        <b:NameList>
          <b:Person>
            <b:Last>García</b:Last>
            <b:First>Jesús</b:First>
            <b:Middle>Omeñaca</b:Middle>
          </b:Person>
        </b:NameList>
      </b:Author>
    </b:Author>
    <b:City>Barcelona</b:City>
    <b:Publisher>Editorial de Centro Libros PAPF, S. L. U.</b:Publisher>
    <b:LCID>es-ES</b:LCID>
    <b:CountryRegion>España</b:CountryRegion>
    <b:YearAccessed>2020</b:YearAccessed>
    <b:MonthAccessed>04</b:MonthAccessed>
    <b:DayAccessed>07</b:DayAccessed>
    <b:RefOrder>2</b:RefOrder>
  </b:Source>
  <b:Source>
    <b:Tag>Jim08</b:Tag>
    <b:SourceType>Book</b:SourceType>
    <b:Guid>{81E4354A-CDA1-4EF8-AB1C-9670BF87F0FF}</b:Guid>
    <b:Author>
      <b:Author>
        <b:NameList>
          <b:Person>
            <b:Last>Jiménez</b:Last>
            <b:First>José</b:First>
            <b:Middle>Muñoz</b:Middle>
          </b:Person>
        </b:NameList>
      </b:Author>
    </b:Author>
    <b:Title>Contabilidad Financiera</b:Title>
    <b:Year>2008</b:Year>
    <b:City>Madrid</b:City>
    <b:Publisher>Prentice Hall</b:Publisher>
    <b:CountryRegion>España</b:CountryRegion>
    <b:YearAccessed>2020</b:YearAccessed>
    <b:MonthAccessed>04</b:MonthAccessed>
    <b:DayAccessed>08</b:DayAccessed>
    <b:RefOrder>3</b:RefOrder>
  </b:Source>
  <b:Source>
    <b:Tag>Cor14</b:Tag>
    <b:SourceType>Book</b:SourceType>
    <b:Guid>{2A24FEF4-5AD4-4E02-9FFA-7BA49BF1B0B7}</b:Guid>
    <b:Author>
      <b:Author>
        <b:NameList>
          <b:Person>
            <b:Last>Cortes</b:Last>
            <b:First>Julián</b:First>
            <b:Middle>Andrés Zapata</b:Middle>
          </b:Person>
        </b:NameList>
      </b:Author>
      <b:Editor>
        <b:NameList>
          <b:Person>
            <b:Last>Pulgarín</b:Last>
            <b:First>Diana</b:First>
            <b:Middle>Alejandra Londoño</b:Middle>
          </b:Person>
        </b:NameList>
      </b:Editor>
    </b:Author>
    <b:Title>Fundamentos de la gestión de inventarios</b:Title>
    <b:Year>2014</b:Year>
    <b:City>Medellín</b:City>
    <b:Publisher>Esumer</b:Publisher>
    <b:CountryRegion>Colombia</b:CountryRegion>
    <b:YearAccessed>2020</b:YearAccessed>
    <b:MonthAccessed>04</b:MonthAccessed>
    <b:DayAccessed>08</b:DayAccessed>
    <b:RefOrder>4</b:RefOrder>
  </b:Source>
  <b:Source>
    <b:Tag>Gua18</b:Tag>
    <b:SourceType>InternetSite</b:SourceType>
    <b:Guid>{BBF4D5C5-72F6-424B-A4A2-2BC71A97431D}</b:Guid>
    <b:Author>
      <b:Author>
        <b:NameList>
          <b:Person>
            <b:Last>Guatemala</b:Last>
            <b:First>Instituto</b:First>
            <b:Middle>Nacional de Ciencias Forenses de</b:Middle>
          </b:Person>
        </b:NameList>
      </b:Author>
    </b:Author>
    <b:Title>Historia</b:Title>
    <b:Year>2018</b:Year>
    <b:City>Guatemala</b:City>
    <b:URL>https://www.inacif.gob.gt/index.php/inacif/normativa</b:URL>
    <b:YearAccessed>2020</b:YearAccessed>
    <b:MonthAccessed>03</b:MonthAccessed>
    <b:DayAccessed>03</b:DayAccessed>
    <b:RefOrder>34</b:RefOrder>
  </b:Source>
  <b:Source>
    <b:Tag>Min20</b:Tag>
    <b:SourceType>InternetSite</b:SourceType>
    <b:Guid>{39F94D37-DA4D-4624-87A8-BFB06B449F2D}</b:Guid>
    <b:Author>
      <b:Author>
        <b:NameList>
          <b:Person>
            <b:Last>Ministerio de Ciencia</b:Last>
            <b:First>Tecnología</b:First>
            <b:Middle>e Innovación Argentina</b:Middle>
          </b:Person>
        </b:NameList>
      </b:Author>
    </b:Author>
    <b:Title>CONICET</b:Title>
    <b:URL>https://www.conicet.gov.ar/programas/ciencia-y-justicia/metodos/</b:URL>
    <b:YearAccessed>2020</b:YearAccessed>
    <b:MonthAccessed>02</b:MonthAccessed>
    <b:DayAccessed>29</b:DayAccessed>
    <b:ShortTitle>Metodología de la Investigación Criminalística</b:ShortTitle>
    <b:RefOrder>35</b:RefOrder>
  </b:Source>
  <b:Source>
    <b:Tag>Con06</b:Tag>
    <b:SourceType>ConferenceProceedings</b:SourceType>
    <b:Guid>{4B360F81-C630-4936-93DA-0698CFF3F0D0}</b:Guid>
    <b:Title>Ley Orgánica Del Instituto Nacional de Ciencias Forenses de Guatemala INACIF</b:Title>
    <b:Year>2006</b:Year>
    <b:URL>https://www.inacif.gob.gt/docs/uip/ley_organica.pdf</b:URL>
    <b:City>Guatemala</b:City>
    <b:Pages>18</b:Pages>
    <b:YearAccessed>2020</b:YearAccessed>
    <b:MonthAccessed>03</b:MonthAccessed>
    <b:DayAccessed>05</b:DayAccessed>
    <b:Author>
      <b:Author>
        <b:NameList>
          <b:Person>
            <b:Last>Guatemala</b:Last>
            <b:First>Congreso</b:First>
            <b:Middle>de la República de</b:Middle>
          </b:Person>
        </b:NameList>
      </b:Author>
    </b:Author>
    <b:RefOrder>36</b:RefOrder>
  </b:Source>
  <b:Source>
    <b:Tag>Púb18</b:Tag>
    <b:SourceType>InternetSite</b:SourceType>
    <b:Guid>{178A8151-1F35-4DEF-AA33-41BFFEFAB1B2}</b:Guid>
    <b:Title>Ministerio Público de Guatemala</b:Title>
    <b:Year>2018, 2018</b:Year>
    <b:Author>
      <b:Author>
        <b:NameList>
          <b:Person>
            <b:Last>Público</b:Last>
            <b:First>Ministerio</b:First>
          </b:Person>
        </b:NameList>
      </b:Author>
    </b:Author>
    <b:URL>https://www.mp.gob.gt/</b:URL>
    <b:YearAccessed>2020</b:YearAccessed>
    <b:MonthAccessed>03</b:MonthAccessed>
    <b:DayAccessed>03</b:DayAccessed>
    <b:RefOrder>37</b:RefOrder>
  </b:Source>
  <b:Source>
    <b:Tag>APA20</b:Tag>
    <b:SourceType>InternetSite</b:SourceType>
    <b:Guid>{DD95F495-DE40-48D0-B7E6-B0B6CF4F3C20}</b:Guid>
    <b:Author>
      <b:Author>
        <b:NameList>
          <b:Person>
            <b:Last>APA</b:Last>
            <b:First>Normas</b:First>
          </b:Person>
        </b:NameList>
      </b:Author>
    </b:Author>
    <b:Title>Normas APA a Chegg Service</b:Title>
    <b:Year>2020</b:Year>
    <b:URL>https://normasapa.com/normas-apa-2019-cuestiones-mas-frecuentes/</b:URL>
    <b:YearAccessed>2020</b:YearAccessed>
    <b:MonthAccessed>02</b:MonthAccessed>
    <b:DayAccessed>27</b:DayAccessed>
    <b:ShortTitle>Normas APA 2019 – Edición 6</b:ShortTitle>
    <b:RefOrder>38</b:RefOrder>
  </b:Source>
  <b:Source>
    <b:Tag>INA18</b:Tag>
    <b:SourceType>BookSection</b:SourceType>
    <b:Guid>{730C2BC3-48EF-4644-9C2D-749066901250}</b:Guid>
    <b:Author>
      <b:Author>
        <b:NameList>
          <b:Person>
            <b:Last>INACIF</b:Last>
            <b:First>Consejo</b:First>
            <b:Middle>Directivo</b:Middle>
          </b:Person>
        </b:NameList>
      </b:Author>
      <b:BookAuthor>
        <b:NameList>
          <b:Person>
            <b:Last>INACIF</b:Last>
          </b:Person>
        </b:NameList>
      </b:BookAuthor>
    </b:Author>
    <b:Title>Reformas al Acuerdo Número CD-INACIF-027-2012</b:Title>
    <b:Year>2018</b:Year>
    <b:Pages>15</b:Pages>
    <b:City>Guatemala</b:City>
    <b:YearAccessed>2020</b:YearAccessed>
    <b:MonthAccessed>03</b:MonthAccessed>
    <b:DayAccessed>03</b:DayAccessed>
    <b:RefOrder>39</b:RefOrder>
  </b:Source>
  <b:Source>
    <b:Tag>DIR18</b:Tag>
    <b:SourceType>BookSection</b:SourceType>
    <b:Guid>{88C2350D-21E7-4357-8475-8ECD77081DC0}</b:Guid>
    <b:Author>
      <b:Author>
        <b:NameList>
          <b:Person>
            <b:Last>DIRECTIVO</b:Last>
            <b:First>INSTITUTO</b:First>
            <b:Middle>NACIONAL DE CIENCIAS FORENSES DE GUATEMALA -INACIF- CONSEJO</b:Middle>
          </b:Person>
        </b:NameList>
      </b:Author>
    </b:Author>
    <b:Title>ACUERDO No. CD-INACIF-8-2018</b:Title>
    <b:BookTitle>REFORMAS AL ACUERDO CD-INACIF-027-2012 REGLAMENTO DE ORGANIZACIÓN Y FUNCIONAMIENTO DEL INSTITUTO NACIONAL DE CIENCIAS FORENSES DE GUATEMALA</b:BookTitle>
    <b:Year>2018</b:Year>
    <b:Pages>15</b:Pages>
    <b:City>Guatemala</b:City>
    <b:YearAccessed>2020</b:YearAccessed>
    <b:MonthAccessed>03</b:MonthAccessed>
    <b:DayAccessed>12</b:DayAccessed>
    <b:URL>https://www.inacif.gob.gt/docs/uip/InformacionPublicadeOficio-numeral01-02a.pdf</b:URL>
    <b:RefOrder>40</b:RefOrder>
  </b:Source>
  <b:Source>
    <b:Tag>deguate</b:Tag>
    <b:SourceType>DocumentFromInternetSite</b:SourceType>
    <b:Guid>{436436B6-70E3-4310-98E4-07A4B62BCD12}</b:Guid>
    <b:Title>deguate.com</b:Title>
    <b:InternetSiteTitle>deguate.com</b:InternetSiteTitle>
    <b:Year>2020</b:Year>
    <b:Month>03</b:Month>
    <b:Day>16</b:Day>
    <b:URL>www.deguate.com/artman/uploads/32/Circular_3-57.pdf</b:URL>
    <b:Author>
      <b:Author>
        <b:NameList>
          <b:Person>
            <b:Last>Desconocido</b:Last>
          </b:Person>
        </b:NameList>
      </b:Author>
      <b:Editor>
        <b:NameList>
          <b:Person>
            <b:Last>deguate.com</b:Last>
          </b:Person>
        </b:NameList>
      </b:Editor>
    </b:Author>
    <b:ShortTitle>CIRCULAR 3-57</b:ShortTitle>
    <b:RefOrder>41</b:RefOrder>
  </b:Source>
  <b:Source>
    <b:Tag>Ubi38</b:Tag>
    <b:SourceType>DocumentFromInternetSite</b:SourceType>
    <b:Guid>{D22140E1-F499-4DFA-A2F3-3A08A073ACE3}</b:Guid>
    <b:Title>auditoria.usac</b:Title>
    <b:InternetSiteTitle>auditoria.usac</b:InternetSiteTitle>
    <b:Year>1938</b:Year>
    <b:Month>05</b:Month>
    <b:Day>13</b:Day>
    <b:URL>http://c3.usac.edu.gt/auditoria.usac.edu.gt/public_html/wp-content/uploads/2014/10/Decreto-2084-ubico-hojas-autorizadas1.pdf</b:URL>
    <b:Author>
      <b:ProducerName>
        <b:NameList>
          <b:Person>
            <b:Last>Ubico</b:Last>
            <b:First>Jorge</b:First>
          </b:Person>
        </b:NameList>
      </b:ProducerName>
    </b:Author>
    <b:YearAccessed>2020</b:YearAccessed>
    <b:MonthAccessed>03</b:MonthAccessed>
    <b:DayAccessed>23</b:DayAccessed>
    <b:ShortTitle>Decreto No. 2084</b:ShortTitle>
    <b:RefOrder>42</b:RefOrder>
  </b:Source>
  <b:Source>
    <b:Tag>Pra92</b:Tag>
    <b:SourceType>Book</b:SourceType>
    <b:Guid>{96A8EF38-C2CF-46AD-84A1-4F4A0FBB24F6}</b:Guid>
    <b:Title>La planeación y el control de la producción</b:Title>
    <b:Year>1992</b:Year>
    <b:Author>
      <b:Author>
        <b:NameList>
          <b:Person>
            <b:Last>Prado</b:Last>
            <b:First>Juan</b:First>
            <b:Middle>Ramón</b:Middle>
          </b:Person>
        </b:NameList>
      </b:Author>
    </b:Author>
    <b:City>Azcapotzalco</b:City>
    <b:Publisher>Universidad Autónoma Metropolitana </b:Publisher>
    <b:CountryRegion>México</b:CountryRegion>
    <b:Volume>1</b:Volume>
    <b:YearAccessed>2020</b:YearAccessed>
    <b:MonthAccessed>04</b:MonthAccessed>
    <b:DayAccessed>19</b:DayAccessed>
    <b:RefOrder>5</b:RefOrder>
  </b:Source>
  <b:Source>
    <b:Tag>Liz02</b:Tag>
    <b:SourceType>JournalArticle</b:SourceType>
    <b:Guid>{86750023-8EFA-4F00-8F23-AF7BE0C4248A}</b:Guid>
    <b:Title>ABC Costeo Basado en Actividades</b:Title>
    <b:Year>2002</b:Year>
    <b:Month>Junio</b:Month>
    <b:URL>http://www.emb.cl/gerencia/articulo.mvc?xid=3117&amp;edi=16&amp;xit=abc-costeo-basado-en-actividades</b:URL>
    <b:JournalName>Gerencia</b:JournalName>
    <b:Author>
      <b:Author>
        <b:NameList>
          <b:Person>
            <b:Last>Lizana</b:Last>
            <b:First>Leoncio</b:First>
          </b:Person>
        </b:NameList>
      </b:Author>
    </b:Author>
    <b:YearAccessed>2020</b:YearAccessed>
    <b:MonthAccessed>04</b:MonthAccessed>
    <b:DayAccessed>19</b:DayAccessed>
    <b:RefOrder>43</b:RefOrder>
  </b:Source>
  <b:Source>
    <b:Tag>Gua14</b:Tag>
    <b:SourceType>Book</b:SourceType>
    <b:Guid>{16D032B8-A385-4230-BC0E-BDCBDB253173}</b:Guid>
    <b:Title>Contabilidad Financiera</b:Title>
    <b:Year>2014</b:Year>
    <b:City>México D.F.</b:City>
    <b:Publisher>Mc Graw Hill Education</b:Publisher>
    <b:Author>
      <b:Author>
        <b:NameList>
          <b:Person>
            <b:Last>Guajardo</b:Last>
            <b:First>Gerardo</b:First>
          </b:Person>
          <b:Person>
            <b:Last>Andrade</b:Last>
            <b:First>Nora</b:First>
          </b:Person>
        </b:NameList>
      </b:Author>
    </b:Author>
    <b:CountryRegion>México</b:CountryRegion>
    <b:Volume>6</b:Volume>
    <b:YearAccessed>2020</b:YearAccessed>
    <b:MonthAccessed>04</b:MonthAccessed>
    <b:DayAccessed>19</b:DayAccessed>
    <b:RefOrder>8</b:RefOrder>
  </b:Source>
  <b:Source>
    <b:Tag>Veg20</b:Tag>
    <b:SourceType>InternetSite</b:SourceType>
    <b:Guid>{706795F1-5480-4A45-933F-BBB312BE39B9}</b:Guid>
    <b:Title>ClickBalance</b:Title>
    <b:Year>2020</b:Year>
    <b:Author>
      <b:Author>
        <b:NameList>
          <b:Person>
            <b:Last>Vega</b:Last>
            <b:First>Diana</b:First>
            <b:Middle>Laura</b:Middle>
          </b:Person>
        </b:NameList>
      </b:Author>
    </b:Author>
    <b:URL>https://clickbalance.com/blog/contabilidad-y-administracion/tipos-de-inventario-por-que-utilizar-peps-en-tus-almacenes/</b:URL>
    <b:YearAccessed>2020</b:YearAccessed>
    <b:MonthAccessed>04</b:MonthAccessed>
    <b:DayAccessed>19</b:DayAccessed>
    <b:RefOrder>9</b:RefOrder>
  </b:Source>
  <b:Source>
    <b:Tag>sis13</b:Tag>
    <b:SourceType>InternetSite</b:SourceType>
    <b:Guid>{38924ADB-D59C-40E7-BA24-2E09E0524432}</b:Guid>
    <b:Author>
      <b:Author>
        <b:NameList>
          <b:Person>
            <b:Last>sistemasfifolifo</b:Last>
          </b:Person>
        </b:NameList>
      </b:Author>
    </b:Author>
    <b:Title>Administración de la producción</b:Title>
    <b:Year>2013</b:Year>
    <b:Month>11</b:Month>
    <b:URL>https://sistemasfifolifo.wordpress.com/2013/11/21/ventajas-y-desventajas-de-la-herramienta-2/</b:URL>
    <b:YearAccessed>19</b:YearAccessed>
    <b:RefOrder>44</b:RefOrder>
  </b:Source>
  <b:Source>
    <b:Tag>SLS19</b:Tag>
    <b:SourceType>InternetSite</b:SourceType>
    <b:Guid>{80F42048-1465-4E80-A60D-F51CB85DF1A2}</b:Guid>
    <b:Author>
      <b:Author>
        <b:NameList>
          <b:Person>
            <b:Last>S.L</b:Last>
            <b:First>ServiceTonic</b:First>
          </b:Person>
        </b:NameList>
      </b:Author>
    </b:Author>
    <b:Title>ServiceTonic</b:Title>
    <b:Year>2019</b:Year>
    <b:URL>https://www.servicetonic.com/es/service-desk/que-es-un-sla/</b:URL>
    <b:YearAccessed>2020</b:YearAccessed>
    <b:MonthAccessed>04</b:MonthAccessed>
    <b:DayAccessed>19</b:DayAccessed>
    <b:RefOrder>45</b:RefOrder>
  </b:Source>
  <b:Source>
    <b:Tag>ISO20</b:Tag>
    <b:SourceType>InternetSite</b:SourceType>
    <b:Guid>{11BF53BE-D5F4-466B-ABCF-054EBC07200C}</b:Guid>
    <b:Author>
      <b:Author>
        <b:NameList>
          <b:Person>
            <b:Last>ISOTools</b:Last>
          </b:Person>
        </b:NameList>
      </b:Author>
    </b:Author>
    <b:Title>ISOTools  Excellence</b:Title>
    <b:Year>2020</b:Year>
    <b:URL>https://www.isotools.org/soluciones/procesos/kpis-indicadores/</b:URL>
    <b:YearAccessed>2020</b:YearAccessed>
    <b:MonthAccessed>04</b:MonthAccessed>
    <b:DayAccessed>19</b:DayAccessed>
    <b:RefOrder>15</b:RefOrder>
  </b:Source>
  <b:Source>
    <b:Tag>INA181</b:Tag>
    <b:SourceType>InternetSite</b:SourceType>
    <b:Guid>{4390C64F-163C-4DA4-8948-1F4E86C761CA}</b:Guid>
    <b:Author>
      <b:Author>
        <b:NameList>
          <b:Person>
            <b:Last>INACIF</b:Last>
          </b:Person>
        </b:NameList>
      </b:Author>
    </b:Author>
    <b:Title>INACIF</b:Title>
    <b:Year>2018</b:Year>
    <b:URL>https://www.inacif.gob.gt/index.php/inacif/mision-vision</b:URL>
    <b:YearAccessed>2020</b:YearAccessed>
    <b:MonthAccessed>02</b:MonthAccessed>
    <b:DayAccessed>25</b:DayAccessed>
    <b:ShortTitle>Misión y visión</b:ShortTitle>
    <b:RefOrder>1</b:RefOrder>
  </b:Source>
  <b:Source>
    <b:Tag>Gar08</b:Tag>
    <b:SourceType>Book</b:SourceType>
    <b:Guid>{C40032DF-B8E5-42A0-8FD6-18A4CFBB0800}</b:Guid>
    <b:Author>
      <b:Author>
        <b:NameList>
          <b:Person>
            <b:Last>García</b:Last>
            <b:First>Luís</b:First>
            <b:Middle>Aníbal Mora</b:Middle>
          </b:Person>
        </b:NameList>
      </b:Author>
    </b:Author>
    <b:Title>Inidicadores de la gestión logística</b:Title>
    <b:Year>2008</b:Year>
    <b:City>Bogotá</b:City>
    <b:Publisher>Ecoe Ediciones</b:Publisher>
    <b:YearAccessed>2020</b:YearAccessed>
    <b:MonthAccessed>0</b:MonthAccessed>
    <b:RefOrder>16</b:RefOrder>
  </b:Source>
  <b:Source>
    <b:Tag>Val16</b:Tag>
    <b:SourceType>DocumentFromInternetSite</b:SourceType>
    <b:Guid>{FDACC6CD-B9D4-4701-8B08-723851A75F30}</b:Guid>
    <b:Title>Departamento de Informática, Universidad de Valladolid</b:Title>
    <b:Year>2016</b:Year>
    <b:Author>
      <b:Author>
        <b:NameList>
          <b:Person>
            <b:Last>Valladolid</b:Last>
            <b:First>Universidad</b:First>
            <b:Middle>de</b:Middle>
          </b:Person>
        </b:NameList>
      </b:Author>
    </b:Author>
    <b:URL>https://www.infor.uva.es/~fdiaz/sd/2005_06/doc/SD_TE02_20060305.pdf</b:URL>
    <b:YearAccessed>06</b:YearAccessed>
    <b:MonthAccessed>05</b:MonthAccessed>
    <b:DayAccessed>2020</b:DayAccessed>
    <b:ShortTitle>Tema 2: EL MODELO CLIENTE/SERVIDOR</b:ShortTitle>
    <b:RefOrder>46</b:RefOrder>
  </b:Source>
  <b:Source>
    <b:Tag>Ali20</b:Tag>
    <b:SourceType>InternetSite</b:SourceType>
    <b:Guid>{E3ADBC70-6413-4FA8-972E-644B4F12ADAA}</b:Guid>
    <b:Author>
      <b:Author>
        <b:NameList>
          <b:Person>
            <b:Last>Alicante</b:Last>
            <b:First>Universidad</b:First>
            <b:Middle>de</b:Middle>
          </b:Person>
        </b:NameList>
      </b:Author>
    </b:Author>
    <b:Title>Universidad de Alicante, servicio de Informática ASP.NET MVC 3 Framework</b:Title>
    <b:Year>1996-2020</b:Year>
    <b:URL>https://si.ua.es/es/documentacion/asp-net-mvc-3/1-dia/modelo-vista-controlador-mvc.html</b:URL>
    <b:YearAccessed>2020</b:YearAccessed>
    <b:MonthAccessed>05</b:MonthAccessed>
    <b:DayAccessed>06</b:DayAccessed>
    <b:RefOrder>31</b:RefOrder>
  </b:Source>
  <b:Source>
    <b:Tag>Dow20</b:Tag>
    <b:SourceType>InternetSite</b:SourceType>
    <b:Guid>{B639B1CE-2451-429F-926E-06C31A42F750}</b:Guid>
    <b:Author>
      <b:Author>
        <b:NameList>
          <b:Person>
            <b:Last>Downloadastro</b:Last>
          </b:Person>
        </b:NameList>
      </b:Author>
    </b:Author>
    <b:Title>Mozilla Firefox Versiones Anteriores</b:Title>
    <b:Year>2020</b:Year>
    <b:URL>https://mozilla_firefox.es.downloadastro.com/old_versions/</b:URL>
    <b:YearAccessed>06</b:YearAccessed>
    <b:MonthAccessed>05</b:MonthAccessed>
    <b:DayAccessed>2020</b:DayAccessed>
    <b:RefOrder>47</b:RefOrder>
  </b:Source>
  <b:Source>
    <b:Tag>Dow201</b:Tag>
    <b:SourceType>InternetSite</b:SourceType>
    <b:Guid>{7034DB85-F0EA-45D8-BAD4-FA424B78731A}</b:Guid>
    <b:Author>
      <b:Author>
        <b:NameList>
          <b:Person>
            <b:Last>Dowloadastro</b:Last>
          </b:Person>
        </b:NameList>
      </b:Author>
    </b:Author>
    <b:Title>Google Chrome Versiones Anteriores</b:Title>
    <b:Year>2020</b:Year>
    <b:URL>https://google_chrome.es.downloadastro.com/old_versions/</b:URL>
    <b:YearAccessed>2020</b:YearAccessed>
    <b:MonthAccessed>05</b:MonthAccessed>
    <b:DayAccessed>06</b:DayAccessed>
    <b:RefOrder>48</b:RefOrder>
  </b:Source>
  <b:Source>
    <b:Tag>Dat01</b:Tag>
    <b:SourceType>Book</b:SourceType>
    <b:Guid>{37978C9D-6A85-4531-B53F-8A52902F0287}</b:Guid>
    <b:Author>
      <b:Author>
        <b:NameList>
          <b:Person>
            <b:Last>Date</b:Last>
            <b:First>C.J.</b:First>
          </b:Person>
        </b:NameList>
      </b:Author>
    </b:Author>
    <b:Title>Introducción a los sistemas de bases de datos</b:Title>
    <b:Year>2001</b:Year>
    <b:City>Juárez</b:City>
    <b:Publisher>Pearson Education</b:Publisher>
    <b:CountryRegion>México</b:CountryRegion>
    <b:YearAccessed>2020</b:YearAccessed>
    <b:MonthAccessed>05</b:MonthAccessed>
    <b:DayAccessed>13</b:DayAccessed>
    <b:RefOrder>17</b:RefOrder>
  </b:Source>
  <b:Source>
    <b:Tag>Ric09</b:Tag>
    <b:SourceType>Book</b:SourceType>
    <b:Guid>{62FC30DD-DB49-47FE-8499-E51BC4C6E281}</b:Guid>
    <b:Author>
      <b:Author>
        <b:NameList>
          <b:Person>
            <b:Last>Ricardo</b:Last>
            <b:First>Catherine</b:First>
            <b:Middle>M.</b:Middle>
          </b:Person>
        </b:NameList>
      </b:Author>
      <b:Editor>
        <b:NameList>
          <b:Person>
            <b:Last>McGRAW-HILL INTERAMERICANA EDITORES</b:Last>
            <b:First>S.A.</b:First>
            <b:Middle>de C.V.</b:Middle>
          </b:Person>
        </b:NameList>
      </b:Editor>
    </b:Author>
    <b:Title>Bases de datos</b:Title>
    <b:Year>2009</b:Year>
    <b:City>Distrito Federal</b:City>
    <b:Publisher>McGrawHill</b:Publisher>
    <b:CountryRegion>México</b:CountryRegion>
    <b:YearAccessed>13</b:YearAccessed>
    <b:MonthAccessed>05</b:MonthAccessed>
    <b:DayAccessed>2020</b:DayAccessed>
    <b:RefOrder>19</b:RefOrder>
  </b:Source>
  <b:Source>
    <b:Tag>Agu11</b:Tag>
    <b:SourceType>Book</b:SourceType>
    <b:Guid>{1BA31003-DCB7-4936-BF42-742F9F2B3341}</b:Guid>
    <b:Author>
      <b:Author>
        <b:NameList>
          <b:Person>
            <b:Last>Aguilar</b:Last>
            <b:First>Luis</b:First>
            <b:Middle>Joyanes</b:Middle>
          </b:Person>
          <b:Person>
            <b:Last>Martínez</b:Last>
            <b:First>Ignacio</b:First>
            <b:Middle>Zahomero</b:Middle>
          </b:Person>
        </b:NameList>
      </b:Author>
      <b:Editor>
        <b:NameList>
          <b:Person>
            <b:Last>McGRAW-HILL/INTERAMERICANA EDITORES</b:Last>
            <b:First>S.A.</b:First>
            <b:Middle>DE C.V.</b:Middle>
          </b:Person>
        </b:NameList>
      </b:Editor>
    </b:Author>
    <b:Title>Programación en Java 6. Algoritmos, programación orientada a objetos e interfaz gráfica de usuarios</b:Title>
    <b:Year>2011</b:Year>
    <b:City>Distrito Federal</b:City>
    <b:Publisher>Mc Graw Hill</b:Publisher>
    <b:CountryRegion>México</b:CountryRegion>
    <b:ShortTitle>Programación en Java 6. </b:ShortTitle>
    <b:Pages>601</b:Pages>
    <b:Edition>Primera</b:Edition>
    <b:YearAccessed>2020</b:YearAccessed>
    <b:MonthAccessed>05</b:MonthAccessed>
    <b:DayAccessed>14</b:DayAccessed>
    <b:RefOrder>20</b:RefOrder>
  </b:Source>
  <b:Source>
    <b:Tag>Mor02</b:Tag>
    <b:SourceType>Book</b:SourceType>
    <b:Guid>{0C481FFF-3AFB-44C7-AD5C-AB3F842C419F}</b:Guid>
    <b:Author>
      <b:Author>
        <b:NameList>
          <b:Person>
            <b:Last>Mora</b:Last>
            <b:First>Sergio</b:First>
            <b:Middle>Luján</b:Middle>
          </b:Person>
        </b:NameList>
      </b:Author>
    </b:Author>
    <b:Title>Programación de aplicaciones web: historia, principios básicos y clientes web.</b:Title>
    <b:Year>2002</b:Year>
    <b:City>San Vicente</b:City>
    <b:Publisher>Editorial Club Universitario</b:Publisher>
    <b:StateProvince>Alicante</b:StateProvince>
    <b:CountryRegion>España</b:CountryRegion>
    <b:YearAccessed>2020</b:YearAccessed>
    <b:MonthAccessed>05</b:MonthAccessed>
    <b:DayAccessed>15</b:DayAccessed>
    <b:RefOrder>22</b:RefOrder>
  </b:Source>
  <b:Source>
    <b:Tag>Val20</b:Tag>
    <b:SourceType>InternetSite</b:SourceType>
    <b:Guid>{B4388649-25CA-4CAE-B2B7-A2C0118ED2FC}</b:Guid>
    <b:Title>Universitat Do  València</b:Title>
    <b:Year>2020</b:Year>
    <b:Author>
      <b:Author>
        <b:NameList>
          <b:Person>
            <b:Last>Valencia</b:Last>
            <b:First>Universidad</b:First>
            <b:Middle>de</b:Middle>
          </b:Person>
        </b:NameList>
      </b:Author>
    </b:Author>
    <b:InternetSiteTitle>Las Ventajas de aplicaciones web</b:InternetSiteTitle>
    <b:URL>https://www.uv.es/uvweb/master-ingenieria-informatica/es/blog/ventajas-aplicaciones-web-1285949166190/GasetaRecerca.html?id=1285952989154</b:URL>
    <b:YearAccessed>2020</b:YearAccessed>
    <b:MonthAccessed>19</b:MonthAccessed>
    <b:DayAccessed>05</b:DayAccessed>
    <b:RefOrder>49</b:RefOrder>
  </b:Source>
  <b:Source>
    <b:Tag>Ern19</b:Tag>
    <b:SourceType>Book</b:SourceType>
    <b:Guid>{9C5BA64D-5E75-4692-9CA4-215F8DC70CC2}</b:Guid>
    <b:Title>Guía Metodológica PM4R</b:Title>
    <b:Year>2019</b:Year>
    <b:Author>
      <b:Author>
        <b:NameList>
          <b:Person>
            <b:Last>Mondelo</b:Last>
            <b:First>Ernesto</b:First>
          </b:Person>
          <b:Person>
            <b:Last>Siles</b:Last>
            <b:First>Rodolfo</b:First>
          </b:Person>
        </b:NameList>
      </b:Author>
    </b:Author>
    <b:CountryRegion>Latinoamérica</b:CountryRegion>
    <b:Pages>135</b:Pages>
    <b:Edition>5ta.</b:Edition>
    <b:YearAccessed>2020</b:YearAccessed>
    <b:MonthAccessed>05</b:MonthAccessed>
    <b:DayAccessed>19</b:DayAccessed>
    <b:RefOrder>24</b:RefOrder>
  </b:Source>
  <b:Source>
    <b:Tag>Pre10</b:Tag>
    <b:SourceType>Book</b:SourceType>
    <b:Guid>{74381A32-16F4-46CA-9AF4-659BFC498A83}</b:Guid>
    <b:Author>
      <b:Author>
        <b:NameList>
          <b:Person>
            <b:Last>Pressman</b:Last>
            <b:First>Roger</b:First>
            <b:Middle>S.</b:Middle>
          </b:Person>
        </b:NameList>
      </b:Author>
    </b:Author>
    <b:Title>Ingeniería de Software Un enfoque práctico.</b:Title>
    <b:Year>2010</b:Year>
    <b:City>Distrito Federal</b:City>
    <b:Publisher>McGrawHill</b:Publisher>
    <b:CountryRegion>México</b:CountryRegion>
    <b:Pages>805</b:Pages>
    <b:Edition>Séptima.</b:Edition>
    <b:YearAccessed>2020</b:YearAccessed>
    <b:MonthAccessed>05</b:MonthAccessed>
    <b:DayAccessed>20</b:DayAccessed>
    <b:RefOrder>26</b:RefOrder>
  </b:Source>
  <b:Source>
    <b:Tag>All20</b:Tag>
    <b:SourceType>Report</b:SourceType>
    <b:Guid>{D164B00D-BFF6-4150-8244-574D86EB446C}</b:Guid>
    <b:Author>
      <b:Author>
        <b:NameList>
          <b:Person>
            <b:Last>Alliance</b:Last>
            <b:First>Scrum</b:First>
          </b:Person>
        </b:NameList>
      </b:Author>
    </b:Author>
    <b:Title>State of Scrum 2017-2018 scaling and agile transformation</b:Title>
    <b:YearAccessed>2020</b:YearAccessed>
    <b:MonthAccessed>05</b:MonthAccessed>
    <b:DayAccessed>20</b:DayAccessed>
    <b:RefOrder>50</b:RefOrder>
  </b:Source>
  <b:Source>
    <b:Tag>Sut13</b:Tag>
    <b:SourceType>Book</b:SourceType>
    <b:Guid>{BEC63E8B-C37E-459C-BCD5-564EAF805788}</b:Guid>
    <b:Title>La guía de Scum</b:Title>
    <b:Year>2013</b:Year>
    <b:Author>
      <b:Author>
        <b:NameList>
          <b:Person>
            <b:Last>Schwaber</b:Last>
            <b:First>Ken</b:First>
          </b:Person>
          <b:Person>
            <b:Last>Sutherland</b:Last>
            <b:First>Jeff</b:First>
          </b:Person>
        </b:NameList>
      </b:Author>
    </b:Author>
    <b:YearAccessed>2020</b:YearAccessed>
    <b:MonthAccessed>05</b:MonthAccessed>
    <b:DayAccessed>20</b:DayAccessed>
    <b:RefOrder>27</b:RefOrder>
  </b:Source>
  <b:Source>
    <b:Tag>Scr20</b:Tag>
    <b:SourceType>InternetSite</b:SourceType>
    <b:Guid>{A55E5E13-EE45-45C9-B4E6-716ACB579C40}</b:Guid>
    <b:Title>Scrum.org  the home of Scrum</b:Title>
    <b:Year>2020</b:Year>
    <b:Author>
      <b:Author>
        <b:NameList>
          <b:Person>
            <b:Last>Scrum.org</b:Last>
          </b:Person>
        </b:NameList>
      </b:Author>
    </b:Author>
    <b:URL>https://www.scrum.org/resources/what-is-scrum</b:URL>
    <b:YearAccessed>2020</b:YearAccessed>
    <b:MonthAccessed>05</b:MonthAccessed>
    <b:DayAccessed>20</b:DayAccessed>
    <b:RefOrder>51</b:RefOrder>
  </b:Source>
  <b:Source>
    <b:Tag>Moz20</b:Tag>
    <b:SourceType>InternetSite</b:SourceType>
    <b:Guid>{10AC2F98-5142-4A4E-B4D2-13F76BF5F468}</b:Guid>
    <b:Author>
      <b:Author>
        <b:NameList>
          <b:Person>
            <b:Last>Mozilla</b:Last>
            <b:First>Corporación</b:First>
          </b:Person>
        </b:NameList>
      </b:Author>
    </b:Author>
    <b:Title>Firefox Browser</b:Title>
    <b:Year>2019-2020</b:Year>
    <b:URL>https://www.mozilla.org/es-ES/firefox/new/</b:URL>
    <b:YearAccessed>2020</b:YearAccessed>
    <b:MonthAccessed>05</b:MonthAccessed>
    <b:DayAccessed>20</b:DayAccessed>
    <b:RefOrder>52</b:RefOrder>
  </b:Source>
  <b:Source>
    <b:Tag>Goo20</b:Tag>
    <b:SourceType>InternetSite</b:SourceType>
    <b:Guid>{D686B3B8-D008-4ED7-94B8-047C5BA856AE}</b:Guid>
    <b:Author>
      <b:Author>
        <b:NameList>
          <b:Person>
            <b:Last>Google</b:Last>
          </b:Person>
        </b:NameList>
      </b:Author>
    </b:Author>
    <b:Title>Google Chrome</b:Title>
    <b:Year>2020</b:Year>
    <b:URL>https://www.google.com/intl/es/chrome/</b:URL>
    <b:YearAccessed>2020</b:YearAccessed>
    <b:MonthAccessed>05</b:MonthAccessed>
    <b:DayAccessed>20</b:DayAccessed>
    <b:RefOrder>53</b:RefOrder>
  </b:Source>
  <b:Source>
    <b:Tag>Sof20</b:Tag>
    <b:SourceType>InternetSite</b:SourceType>
    <b:Guid>{78CF0D66-FAFB-4E34-983C-E3ECA8F2C7BF}</b:Guid>
    <b:Author>
      <b:Author>
        <b:Corporate>Lucid Software.</b:Corporate>
      </b:Author>
    </b:Author>
    <b:Title>Lucidchart</b:Title>
    <b:Year>2020</b:Year>
    <b:URL>https://lucidchart.zendesk.com/hc/es-419</b:URL>
    <b:YearAccessed>2020</b:YearAccessed>
    <b:MonthAccessed>05</b:MonthAccessed>
    <b:DayAccessed>20</b:DayAccessed>
    <b:RefOrder>54</b:RefOrder>
  </b:Source>
  <b:Source>
    <b:Tag>Mic20</b:Tag>
    <b:SourceType>InternetSite</b:SourceType>
    <b:Guid>{D4E1B5EE-9DCC-4745-987A-BF29468F3611}</b:Guid>
    <b:Author>
      <b:Author>
        <b:Corporate>Microsoft</b:Corporate>
      </b:Author>
    </b:Author>
    <b:Year>2020</b:Year>
    <b:URL>https://code.visualstudio.com/</b:URL>
    <b:YearAccessed>2020</b:YearAccessed>
    <b:MonthAccessed>05</b:MonthAccessed>
    <b:DayAccessed>20</b:DayAccessed>
    <b:RefOrder>55</b:RefOrder>
  </b:Source>
  <b:Source>
    <b:Tag>The20</b:Tag>
    <b:SourceType>InternetSite</b:SourceType>
    <b:Guid>{8C38E02F-036F-41A4-A9D4-850BEB879226}</b:Guid>
    <b:Author>
      <b:Author>
        <b:Corporate>The jQuery Foundation.</b:Corporate>
      </b:Author>
    </b:Author>
    <b:Title>jQuery</b:Title>
    <b:Year>2020</b:Year>
    <b:URL>https://jquery.com/</b:URL>
    <b:YearAccessed>2020</b:YearAccessed>
    <b:MonthAccessed>05</b:MonthAccessed>
    <b:DayAccessed>20</b:DayAccessed>
    <b:RefOrder>28</b:RefOrder>
  </b:Source>
  <b:Source>
    <b:Tag>Adm19</b:Tag>
    <b:SourceType>InternetSite</b:SourceType>
    <b:Guid>{59E8C56B-3EEA-4E96-8D9A-0A25FD2B156D}</b:Guid>
    <b:Author>
      <b:Author>
        <b:Corporate>AdminLTE</b:Corporate>
      </b:Author>
    </b:Author>
    <b:Title>AdminLTE</b:Title>
    <b:Year>2014-2019</b:Year>
    <b:URL>https://adminlte.io/themes/AdminLTE/index2.html</b:URL>
    <b:YearAccessed>2020</b:YearAccessed>
    <b:MonthAccessed>05</b:MonthAccessed>
    <b:DayAccessed>20</b:DayAccessed>
    <b:RefOrder>29</b:RefOrder>
  </b:Source>
  <b:Source>
    <b:Tag>Apa20</b:Tag>
    <b:SourceType>InternetSite</b:SourceType>
    <b:Guid>{BC60D217-89B1-4CD1-8DC2-481B808919F5}</b:Guid>
    <b:Author>
      <b:Author>
        <b:Corporate>Apache Friends</b:Corporate>
      </b:Author>
    </b:Author>
    <b:Title>Apache Friends</b:Title>
    <b:Year>2020</b:Year>
    <b:URL>https://www.apachefriends.org/es/index.html</b:URL>
    <b:YearAccessed>2020</b:YearAccessed>
    <b:MonthAccessed>05</b:MonthAccessed>
    <b:DayAccessed>20</b:DayAccessed>
    <b:RefOrder>30</b:RefOrder>
  </b:Source>
  <b:Source>
    <b:Tag>neu20</b:Tag>
    <b:SourceType>InternetSite</b:SourceType>
    <b:Guid>{DDC67EF3-DE95-4B93-A224-655667D5EE3E}</b:Guid>
    <b:Author>
      <b:Author>
        <b:Corporate>neuv∞</b:Corporate>
      </b:Author>
    </b:Author>
    <b:Title>neuv∞</b:Title>
    <b:Year>2020</b:Year>
    <b:URL>https://neuvoo.com.mx/salario/</b:URL>
    <b:YearAccessed>2020</b:YearAccessed>
    <b:MonthAccessed>05</b:MonthAccessed>
    <b:DayAccessed>20</b:DayAccessed>
    <b:RefOrder>56</b:RefOrder>
  </b:Source>
  <b:Source>
    <b:Tag>Pas99</b:Tag>
    <b:SourceType>Book</b:SourceType>
    <b:Guid>{031909ED-123B-45D6-80AF-C22C58C929D0}</b:Guid>
    <b:Author>
      <b:Author>
        <b:NameList>
          <b:Person>
            <b:Last>Pascual</b:Last>
            <b:First>Ramón</b:First>
            <b:Middle>Companys</b:Middle>
          </b:Person>
        </b:NameList>
      </b:Author>
    </b:Author>
    <b:Title>Nuevas técnicas de gestión de stocks: MRP y JIT</b:Title>
    <b:Year>1999</b:Year>
    <b:City>Barcelona, España.</b:City>
    <b:Publisher>Marcombo, S.A.</b:Publisher>
    <b:YearAccessed>2020</b:YearAccessed>
    <b:MonthAccessed>05</b:MonthAccessed>
    <b:DayAccessed>24</b:DayAccessed>
    <b:RefOrder>11</b:RefOrder>
  </b:Source>
  <b:Source>
    <b:Tag>Ing18</b:Tag>
    <b:SourceType>InternetSite</b:SourceType>
    <b:Guid>{CA279560-3312-4439-BB5A-56DDCD3CDE54}</b:Guid>
    <b:Title>IngenioEmpresa</b:Title>
    <b:Year>2018</b:Year>
    <b:Author>
      <b:Author>
        <b:Corporate>Ingenio Empresa</b:Corporate>
      </b:Author>
    </b:Author>
    <b:Month>05</b:Month>
    <b:Day>16</b:Day>
    <b:URL>https://ingenioempresa.com/sistema-de-revision-continua/</b:URL>
    <b:YearAccessed>2020</b:YearAccessed>
    <b:MonthAccessed>05</b:MonthAccessed>
    <b:DayAccessed>24</b:DayAccessed>
    <b:ShortTitle>Sistema de inventario de revisión continua.</b:ShortTitle>
    <b:RefOrder>57</b:RefOrder>
  </b:Source>
  <b:Source>
    <b:Tag>Olm17</b:Tag>
    <b:SourceType>InternetSite</b:SourceType>
    <b:Guid>{08FC8841-E669-4DE3-BAB2-7D0FEF93D115}</b:Guid>
    <b:Author>
      <b:Author>
        <b:NameList>
          <b:Person>
            <b:Last>Olmedo</b:Last>
            <b:First>Antonio</b:First>
            <b:Middle>J. Borrego</b:Middle>
          </b:Person>
        </b:NameList>
      </b:Author>
    </b:Author>
    <b:Title>Análisis y Soluciones de Gestión.</b:Title>
    <b:Year>2017</b:Year>
    <b:Month>01</b:Month>
    <b:Day>09</b:Day>
    <b:URL>https://www.asgestion.com/calculo-del-stock-de-seguridad/</b:URL>
    <b:YearAccessed>2020</b:YearAccessed>
    <b:MonthAccessed>05</b:MonthAccessed>
    <b:DayAccessed>24</b:DayAccessed>
    <b:ShortTitle>Cálculo del stock de seguridad </b:ShortTitle>
    <b:RefOrder>58</b:RefOrder>
  </b:Source>
  <b:Source>
    <b:Tag>Mon17</b:Tag>
    <b:SourceType>Book</b:SourceType>
    <b:Guid>{E1DDFA9E-ED81-4AD4-BBE9-F25AB6CE99A3}</b:Guid>
    <b:Title>Gestión de compras en el pequeño comercio</b:Title>
    <b:Year>2017</b:Year>
    <b:Author>
      <b:Author>
        <b:NameList>
          <b:Person>
            <b:Last>Montón</b:Last>
            <b:First>Francisco</b:First>
            <b:Middle>Javier Pérez</b:Middle>
          </b:Person>
        </b:NameList>
      </b:Author>
    </b:Author>
    <b:Publisher>Editorial CEP, S.L.</b:Publisher>
    <b:YearAccessed>2020</b:YearAccessed>
    <b:MonthAccessed>05</b:MonthAccessed>
    <b:DayAccessed>25</b:DayAccessed>
    <b:RefOrder>7</b:RefOrder>
  </b:Source>
  <b:Source>
    <b:Tag>Fer13</b:Tag>
    <b:SourceType>Book</b:SourceType>
    <b:Guid>{D31E2D45-901B-4B9E-8C2D-23F4FD9C2C2F}</b:Guid>
    <b:Author>
      <b:Author>
        <b:NameList>
          <b:Person>
            <b:Last>Ferrer</b:Last>
            <b:First>José</b:First>
            <b:Middle>Rubio</b:Middle>
          </b:Person>
        </b:NameList>
      </b:Author>
    </b:Author>
    <b:Title>Gestión y pedido de stock</b:Title>
    <b:Year>2013</b:Year>
    <b:Publisher>Ministerio de Educación de España</b:Publisher>
    <b:CountryRegion>España</b:CountryRegion>
    <b:YearAccessed>2020</b:YearAccessed>
    <b:MonthAccessed>05</b:MonthAccessed>
    <b:DayAccessed>25</b:DayAccessed>
    <b:RefOrder>10</b:RefOrder>
  </b:Source>
  <b:Source>
    <b:Tag>Lóp19</b:Tag>
    <b:SourceType>InternetSite</b:SourceType>
    <b:Guid>{E3A180F8-953F-40EC-A39A-2D781E70C739}</b:Guid>
    <b:Title>ingenieriaindustrialonline.com</b:Title>
    <b:Year>2019</b:Year>
    <b:Author>
      <b:Author>
        <b:NameList>
          <b:Person>
            <b:Last>López</b:Last>
            <b:First>Byron</b:First>
            <b:Middle>Salazar</b:Middle>
          </b:Person>
        </b:NameList>
      </b:Author>
    </b:Author>
    <b:Month>07</b:Month>
    <b:Day>19</b:Day>
    <b:URL>https://www.ingenieriaindustrialonline.com/gestion-de-inventarios/control-de-inventarios/</b:URL>
    <b:YearAccessed>2020</b:YearAccessed>
    <b:MonthAccessed>05</b:MonthAccessed>
    <b:DayAccessed>25</b:DayAccessed>
    <b:ShortTitle>Control de Inventarios</b:ShortTitle>
    <b:RefOrder>12</b:RefOrder>
  </b:Source>
  <b:Source>
    <b:Tag>Nah07</b:Tag>
    <b:SourceType>Book</b:SourceType>
    <b:Guid>{29E65313-AB8C-4493-BCC7-76970CC51F08}</b:Guid>
    <b:Author>
      <b:Author>
        <b:NameList>
          <b:Person>
            <b:Last>Nahmias</b:Last>
            <b:First>Steven</b:First>
          </b:Person>
        </b:NameList>
      </b:Author>
    </b:Author>
    <b:Title>Análisis de la producción y las operaciones</b:Title>
    <b:Year>2007</b:Year>
    <b:Publisher>McGraw-Hill Interamericana</b:Publisher>
    <b:Edition>Quinta</b:Edition>
    <b:YearAccessed>2020</b:YearAccessed>
    <b:MonthAccessed>05</b:MonthAccessed>
    <b:DayAccessed>25</b:DayAccessed>
    <b:RefOrder>14</b:RefOrder>
  </b:Source>
  <b:Source>
    <b:Tag>Bet17</b:Tag>
    <b:SourceType>InternetSite</b:SourceType>
    <b:Guid>{983CCC89-B9CD-4AF2-AC35-756338479C07}</b:Guid>
    <b:Title>IngenioEmpresa.com</b:Title>
    <b:Year>2017</b:Year>
    <b:Author>
      <b:Author>
        <b:NameList>
          <b:Person>
            <b:Last>Betancourt</b:Last>
          </b:Person>
        </b:NameList>
      </b:Author>
    </b:Author>
    <b:Month>03</b:Month>
    <b:Day>22</b:Day>
    <b:URL>https://ingenioempresa.com/planificacion-requerimientos-material-mrp/#Paso_1_Definiendo_la_lista_de_materiales_BOM</b:URL>
    <b:YearAccessed>2020</b:YearAccessed>
    <b:MonthAccessed>05</b:MonthAccessed>
    <b:DayAccessed>26</b:DayAccessed>
    <b:ShortTitle>Cómo hacer la Planificación de los requerimientos de material (MRP)</b:ShortTitle>
    <b:RefOrder>13</b:RefOrder>
  </b:Source>
  <b:Source>
    <b:Tag>Esq16</b:Tag>
    <b:SourceType>Book</b:SourceType>
    <b:Guid>{502EEA91-63A8-4E37-AFA2-A4FE9D5C5932}</b:Guid>
    <b:Author>
      <b:Author>
        <b:NameList>
          <b:Person>
            <b:Last>Esquit</b:Last>
            <b:First>Manuel</b:First>
            <b:Middle>Elias Muhún</b:Middle>
          </b:Person>
        </b:NameList>
      </b:Author>
    </b:Author>
    <b:Title>SISTEMA PARA EL CONTROL DE SOLICITUDES DE COMPRA DE BIENES, OBRAS Y SERVICIOS DE LAS UNIDADES Y DEPENDENCIAS DEL INSTITUTO NACIONAL DE CIENCIAS FORENSES DE GUATEMALA (INACIF)</b:Title>
    <b:Year>2016</b:Year>
    <b:City>Guatemala</b:City>
    <b:ShortTitle>(Trabajo de Tesis de pregrado)</b:ShortTitle>
    <b:YearAccessed>2020</b:YearAccessed>
    <b:MonthAccessed>02</b:MonthAccessed>
    <b:DayAccessed>25</b:DayAccessed>
    <b:URL>http://www.repositorio.usac.edu.gt/3554/1/Manuel%20Elias%20Muh%C3%BAn%20Esquit.pdf</b:URL>
    <b:RefOrder>59</b:RefOrder>
  </b:Source>
  <b:Source>
    <b:Tag>Bri19</b:Tag>
    <b:SourceType>ConferenceProceedings</b:SourceType>
    <b:Guid>{CCEA4630-C2B9-41F8-BDC7-6C5E29C66C9A}</b:Guid>
    <b:Title>Sistema de Costos Basado En Actividades en la Fabricación de Campanas Industriales: Aplicación del Modelo ABC como herramienta de Gestión</b:Title>
    <b:Pages>33</b:Pages>
    <b:Author>
      <b:Author>
        <b:NameList>
          <b:Person>
            <b:Last>Brito</b:Last>
            <b:First>Janette</b:First>
          </b:Person>
          <b:Person>
            <b:Last>Ferreiro</b:Last>
            <b:First>Velia</b:First>
          </b:Person>
          <b:Person>
            <b:Last>López</b:Last>
            <b:First>Claudia</b:First>
          </b:Person>
        </b:NameList>
      </b:Author>
    </b:Author>
    <b:ConferenceName>XV Congreso Internacional de Contaduría, Administración e Informática.</b:ConferenceName>
    <b:YearAccessed>2020</b:YearAccessed>
    <b:MonthAccessed>04</b:MonthAccessed>
    <b:DayAccessed>19</b:DayAccessed>
    <b:URL>http://congreso.investiga.fca.unam.mx/docs/xv/ponencias/168.pdf</b:URL>
    <b:RefOrder>6</b:RefOrder>
  </b:Source>
  <b:Source>
    <b:Tag>Gai19</b:Tag>
    <b:SourceType>DocumentFromInternetSite</b:SourceType>
    <b:Guid>{FB4301A6-86ED-45BF-B3EB-44B220CBED39}</b:Guid>
    <b:Title>standishgroup</b:Title>
    <b:Year>2019</b:Year>
    <b:URL>https://www.standishgroup.com/sample_research_files/Increase%20the%20success%20of%20Governmental%20IT-projects%20(FINAL).pdf</b:URL>
    <b:Author>
      <b:Author>
        <b:NameList>
          <b:Person>
            <b:Last>Gaikema</b:Last>
            <b:First>Maurice</b:First>
          </b:Person>
          <b:Person>
            <b:Last>Donkerslot</b:Last>
            <b:First>Mark</b:First>
          </b:Person>
          <b:Person>
            <b:Last>Johnson</b:Last>
            <b:First>Jim</b:First>
          </b:Person>
          <b:Person>
            <b:Last>Mulder</b:Last>
            <b:First>Hans</b:First>
          </b:Person>
        </b:NameList>
      </b:Author>
    </b:Author>
    <b:YearAccessed>2020</b:YearAccessed>
    <b:MonthAccessed>05</b:MonthAccessed>
    <b:DayAccessed>19</b:DayAccessed>
    <b:ShortTitle>Increase the success of Governmental IT-proyects</b:ShortTitle>
    <b:RefOrder>23</b:RefOrder>
  </b:Source>
  <b:Source>
    <b:Tag>Var12</b:Tag>
    <b:SourceType>InternetSite</b:SourceType>
    <b:Guid>{7E031BFA-C860-47E0-B115-35C8D8CD9381}</b:Guid>
    <b:Title>RicardoVargas.Me</b:Title>
    <b:Year>2012</b:Year>
    <b:Author>
      <b:Author>
        <b:NameList>
          <b:Person>
            <b:Last>Vargas</b:Last>
            <b:First>Ricardo</b:First>
          </b:Person>
        </b:NameList>
      </b:Author>
    </b:Author>
    <b:Month>09</b:Month>
    <b:Day>02</b:Day>
    <b:URL>https://ricardovargas.me/es/bitacora-web/articulos/item/necesidad-de-una-metodologia</b:URL>
    <b:YearAccessed>2020</b:YearAccessed>
    <b:MonthAccessed>05</b:MonthAccessed>
    <b:DayAccessed>19</b:DayAccessed>
    <b:ShortTitle>Necesidad de una Metodología.</b:ShortTitle>
    <b:RefOrder>25</b:RefOrder>
  </b:Source>
  <b:Source>
    <b:Tag>Man07</b:Tag>
    <b:SourceType>Book</b:SourceType>
    <b:Guid>{B14028C4-EE1B-4AD5-B8CE-62D590226D55}</b:Guid>
    <b:Title>Administración de Bases de Datos Diseño y Desarollo de Aplicaciones.</b:Title>
    <b:Year>2007</b:Year>
    <b:Author>
      <b:Author>
        <b:NameList>
          <b:Person>
            <b:Last>Mannino</b:Last>
            <b:First>Michel</b:First>
            <b:Middle>V.</b:Middle>
          </b:Person>
        </b:NameList>
      </b:Author>
      <b:Editor>
        <b:NameList>
          <b:Person>
            <b:Last>McGRAW-HILL/INTERAMERICANA EDITORES</b:Last>
            <b:First>S.A.</b:First>
            <b:Middle>DE C.V.</b:Middle>
          </b:Person>
        </b:NameList>
      </b:Editor>
    </b:Author>
    <b:City>Distrito Federal</b:City>
    <b:Publisher>McGraw-Hill Interamericana</b:Publisher>
    <b:CountryRegion>México</b:CountryRegion>
    <b:Pages>738</b:Pages>
    <b:Edition>Tercera</b:Edition>
    <b:YearAccessed>2020</b:YearAccessed>
    <b:MonthAccessed>05</b:MonthAccessed>
    <b:DayAccessed>27</b:DayAccessed>
    <b:RefOrder>18</b:RefOrder>
  </b:Source>
  <b:Source>
    <b:Tag>itrsf</b:Tag>
    <b:SourceType>InternetSite</b:SourceType>
    <b:Guid>{862DB6BA-B542-4266-A9FB-C13EEE7410EA}</b:Guid>
    <b:Title>itrionet soluciones web</b:Title>
    <b:Year>s.f.</b:Year>
    <b:Author>
      <b:Author>
        <b:Corporate>itrionet</b:Corporate>
      </b:Author>
    </b:Author>
    <b:URL>http://itrionet.com/servicios/aplicaciones-web</b:URL>
    <b:YearAccessed>2020</b:YearAccessed>
    <b:MonthAccessed>05</b:MonthAccessed>
    <b:DayAccessed>27</b:DayAccessed>
    <b:ShortTitle>Aplicación web a la medida</b:ShortTitle>
    <b:RefOrder>21</b:RefOrder>
  </b:Source>
  <b:Source>
    <b:Tag>Int20</b:Tag>
    <b:SourceType>InternetSite</b:SourceType>
    <b:Guid>{BB93FDB6-870E-48D5-8A8B-4D9A898CEB04}</b:Guid>
    <b:Title>Intelaf.com</b:Title>
    <b:Year>2020</b:Year>
    <b:URL>https://www.intelaf.com/precios_stock_detallado.aspx?codigo=UPS-CEN-600ECO</b:URL>
    <b:Author>
      <b:Author>
        <b:Corporate>Intelaf</b:Corporate>
      </b:Author>
    </b:Author>
    <b:YearAccessed>2020</b:YearAccessed>
    <b:MonthAccessed>05</b:MonthAccessed>
    <b:DayAccessed>29</b:DayAccessed>
    <b:RefOrder>32</b:RefOrder>
  </b:Source>
  <b:Source>
    <b:Tag>Mic201</b:Tag>
    <b:SourceType>InternetSite</b:SourceType>
    <b:Guid>{64B2C8EB-BDA9-4923-8272-95D6289FE817}</b:Guid>
    <b:Author>
      <b:Author>
        <b:Corporate>Microsoft</b:Corporate>
      </b:Author>
    </b:Author>
    <b:Title>Microsoft</b:Title>
    <b:Year>2020</b:Year>
    <b:URL>https://www.microsoft.com/es-es/p/windows-10-pro/df77x4d43rkt?activetab=pivot%3aoverviewtab</b:URL>
    <b:YearAccessed>2020</b:YearAccessed>
    <b:MonthAccessed>05</b:MonthAccessed>
    <b:DayAccessed>29</b:DayAccessed>
    <b:RefOrder>33</b:RefOrder>
  </b:Source>
  <b:Source>
    <b:Tag>Int201</b:Tag>
    <b:SourceType>InternetSite</b:SourceType>
    <b:Guid>{C385E178-D74B-40F6-AE80-24453C2B3E57}</b:Guid>
    <b:Author>
      <b:Author>
        <b:Corporate>Intelaf</b:Corporate>
      </b:Author>
    </b:Author>
    <b:Title>Intelaf.com</b:Title>
    <b:Year>2020</b:Year>
    <b:URL>https://www.intelaf.com/precios_stock_detallado.aspx?codigo=PAP-CHA-500H75G</b:URL>
    <b:RefOrder>60</b:RefOrder>
  </b:Source>
  <b:Source>
    <b:Tag>Int202</b:Tag>
    <b:SourceType>InternetSite</b:SourceType>
    <b:Guid>{F255BE5D-324C-4F1B-BCBF-DB0A7FBA2A59}</b:Guid>
    <b:Author>
      <b:Author>
        <b:Corporate>Intelaf</b:Corporate>
      </b:Author>
    </b:Author>
    <b:Title>Intelaf.com</b:Title>
    <b:Year>2020</b:Year>
    <b:Month>05</b:Month>
    <b:Day>9</b:Day>
    <b:URL>https://www.intelaf.com/precios_stock_detallado.aspx?codigo=REFIL-NKT-KT100</b:URL>
    <b:RefOrder>61</b:RefOrder>
  </b:Source>
</b:Sources>
</file>

<file path=customXml/itemProps1.xml><?xml version="1.0" encoding="utf-8"?>
<ds:datastoreItem xmlns:ds="http://schemas.openxmlformats.org/officeDocument/2006/customXml" ds:itemID="{401E65CF-6564-45AE-832C-6CA963C20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126</Pages>
  <Words>20415</Words>
  <Characters>112283</Characters>
  <Application>Microsoft Office Word</Application>
  <DocSecurity>0</DocSecurity>
  <Lines>935</Lines>
  <Paragraphs>264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Rivera</dc:creator>
  <cp:keywords/>
  <dc:description/>
  <cp:lastModifiedBy>Walter Rivera</cp:lastModifiedBy>
  <cp:revision>14</cp:revision>
  <cp:lastPrinted>2020-05-21T07:07:00Z</cp:lastPrinted>
  <dcterms:created xsi:type="dcterms:W3CDTF">2020-05-30T16:25:00Z</dcterms:created>
  <dcterms:modified xsi:type="dcterms:W3CDTF">2020-06-02T05:55:00Z</dcterms:modified>
</cp:coreProperties>
</file>